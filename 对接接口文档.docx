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77E8" w:rsidRPr="007856FB" w:rsidRDefault="000B77E8" w:rsidP="000B77E8">
      <w:pPr>
        <w:jc w:val="center"/>
        <w:rPr>
          <w:b/>
          <w:sz w:val="44"/>
          <w:szCs w:val="44"/>
        </w:rPr>
      </w:pPr>
      <w:r w:rsidRPr="007856FB">
        <w:rPr>
          <w:rFonts w:hint="eastAsia"/>
          <w:b/>
          <w:sz w:val="44"/>
          <w:szCs w:val="44"/>
        </w:rPr>
        <w:t>社会帮扶</w:t>
      </w:r>
      <w:r w:rsidRPr="007856FB">
        <w:rPr>
          <w:b/>
          <w:sz w:val="44"/>
          <w:szCs w:val="44"/>
        </w:rPr>
        <w:t>接口文档</w:t>
      </w:r>
    </w:p>
    <w:p w:rsidR="000B77E8" w:rsidRDefault="000B77E8" w:rsidP="000B77E8">
      <w:pPr>
        <w:pStyle w:val="1"/>
        <w:numPr>
          <w:ilvl w:val="0"/>
          <w:numId w:val="2"/>
        </w:numPr>
      </w:pPr>
      <w:r>
        <w:rPr>
          <w:rFonts w:hint="eastAsia"/>
        </w:rPr>
        <w:t>版本控制信息</w:t>
      </w:r>
    </w:p>
    <w:tbl>
      <w:tblPr>
        <w:tblW w:w="84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67"/>
        <w:gridCol w:w="1360"/>
        <w:gridCol w:w="1559"/>
        <w:gridCol w:w="4772"/>
      </w:tblGrid>
      <w:tr w:rsidR="000B77E8" w:rsidTr="00A41E9F">
        <w:trPr>
          <w:tblHeader/>
        </w:trPr>
        <w:tc>
          <w:tcPr>
            <w:tcW w:w="767" w:type="dxa"/>
            <w:vAlign w:val="center"/>
          </w:tcPr>
          <w:p w:rsidR="000B77E8" w:rsidRDefault="000B77E8" w:rsidP="00A41E9F">
            <w:pPr>
              <w:pStyle w:val="ae"/>
              <w:rPr>
                <w:rFonts w:eastAsia="宋体" w:hAnsi="宋体"/>
                <w:szCs w:val="21"/>
              </w:rPr>
            </w:pPr>
            <w:r>
              <w:rPr>
                <w:rFonts w:eastAsia="宋体" w:hAnsi="宋体" w:hint="eastAsia"/>
                <w:szCs w:val="21"/>
              </w:rPr>
              <w:t>版本</w:t>
            </w:r>
          </w:p>
        </w:tc>
        <w:tc>
          <w:tcPr>
            <w:tcW w:w="1360" w:type="dxa"/>
            <w:vAlign w:val="center"/>
          </w:tcPr>
          <w:p w:rsidR="000B77E8" w:rsidRDefault="000B77E8" w:rsidP="00A41E9F">
            <w:pPr>
              <w:pStyle w:val="ae"/>
              <w:rPr>
                <w:rFonts w:eastAsia="宋体" w:hAnsi="宋体"/>
                <w:szCs w:val="21"/>
              </w:rPr>
            </w:pPr>
            <w:r>
              <w:rPr>
                <w:rFonts w:eastAsia="宋体" w:hAnsi="宋体" w:hint="eastAsia"/>
                <w:szCs w:val="21"/>
              </w:rPr>
              <w:t>日期</w:t>
            </w:r>
          </w:p>
        </w:tc>
        <w:tc>
          <w:tcPr>
            <w:tcW w:w="1559" w:type="dxa"/>
            <w:vAlign w:val="center"/>
          </w:tcPr>
          <w:p w:rsidR="000B77E8" w:rsidRDefault="000B77E8" w:rsidP="00A41E9F">
            <w:pPr>
              <w:pStyle w:val="ae"/>
              <w:rPr>
                <w:rFonts w:eastAsia="宋体" w:hAnsi="宋体"/>
                <w:szCs w:val="21"/>
              </w:rPr>
            </w:pPr>
            <w:r>
              <w:rPr>
                <w:rFonts w:eastAsia="宋体" w:hAnsi="宋体" w:hint="eastAsia"/>
                <w:szCs w:val="21"/>
              </w:rPr>
              <w:t>拟稿和修改</w:t>
            </w:r>
          </w:p>
        </w:tc>
        <w:tc>
          <w:tcPr>
            <w:tcW w:w="4772" w:type="dxa"/>
            <w:vAlign w:val="center"/>
          </w:tcPr>
          <w:p w:rsidR="000B77E8" w:rsidRDefault="000B77E8" w:rsidP="00A41E9F">
            <w:pPr>
              <w:pStyle w:val="ae"/>
              <w:jc w:val="left"/>
              <w:rPr>
                <w:rFonts w:eastAsia="宋体" w:hAnsi="宋体"/>
                <w:szCs w:val="21"/>
              </w:rPr>
            </w:pPr>
            <w:r>
              <w:rPr>
                <w:rFonts w:eastAsia="宋体" w:hAnsi="宋体" w:hint="eastAsia"/>
                <w:szCs w:val="21"/>
              </w:rPr>
              <w:t>说明</w:t>
            </w:r>
          </w:p>
        </w:tc>
      </w:tr>
      <w:tr w:rsidR="000B77E8" w:rsidTr="00A41E9F">
        <w:trPr>
          <w:trHeight w:val="531"/>
        </w:trPr>
        <w:tc>
          <w:tcPr>
            <w:tcW w:w="767" w:type="dxa"/>
            <w:vAlign w:val="center"/>
          </w:tcPr>
          <w:p w:rsidR="000B77E8" w:rsidRDefault="000B77E8" w:rsidP="00A41E9F">
            <w:pPr>
              <w:pStyle w:val="af"/>
              <w:jc w:val="center"/>
              <w:rPr>
                <w:rFonts w:hAnsi="宋体"/>
                <w:szCs w:val="21"/>
              </w:rPr>
            </w:pPr>
            <w:r>
              <w:rPr>
                <w:rFonts w:hAnsi="宋体" w:hint="eastAsia"/>
                <w:szCs w:val="21"/>
              </w:rPr>
              <w:t>0.1</w:t>
            </w:r>
          </w:p>
        </w:tc>
        <w:tc>
          <w:tcPr>
            <w:tcW w:w="1360" w:type="dxa"/>
            <w:vAlign w:val="center"/>
          </w:tcPr>
          <w:p w:rsidR="000B77E8" w:rsidRDefault="000B77E8" w:rsidP="00A41E9F">
            <w:pPr>
              <w:pStyle w:val="af"/>
              <w:jc w:val="center"/>
              <w:rPr>
                <w:rFonts w:hAnsi="宋体"/>
                <w:szCs w:val="21"/>
              </w:rPr>
            </w:pPr>
            <w:r>
              <w:rPr>
                <w:rFonts w:hAnsi="宋体" w:hint="eastAsia"/>
                <w:szCs w:val="21"/>
              </w:rPr>
              <w:t>2017-4-10</w:t>
            </w:r>
          </w:p>
        </w:tc>
        <w:tc>
          <w:tcPr>
            <w:tcW w:w="1559" w:type="dxa"/>
            <w:vAlign w:val="center"/>
          </w:tcPr>
          <w:p w:rsidR="000B77E8" w:rsidRDefault="000B77E8" w:rsidP="00A41E9F">
            <w:pPr>
              <w:pStyle w:val="af"/>
              <w:jc w:val="center"/>
              <w:rPr>
                <w:rFonts w:hAnsi="宋体"/>
                <w:szCs w:val="21"/>
              </w:rPr>
            </w:pPr>
            <w:r>
              <w:rPr>
                <w:rFonts w:hAnsi="宋体" w:hint="eastAsia"/>
                <w:szCs w:val="21"/>
              </w:rPr>
              <w:t>董丹青</w:t>
            </w:r>
          </w:p>
        </w:tc>
        <w:tc>
          <w:tcPr>
            <w:tcW w:w="4772" w:type="dxa"/>
            <w:vAlign w:val="center"/>
          </w:tcPr>
          <w:p w:rsidR="000B77E8" w:rsidRDefault="000B77E8" w:rsidP="00A41E9F">
            <w:pPr>
              <w:jc w:val="left"/>
              <w:rPr>
                <w:bCs/>
                <w:szCs w:val="21"/>
              </w:rPr>
            </w:pPr>
            <w:r>
              <w:rPr>
                <w:rFonts w:hint="eastAsia"/>
                <w:bCs/>
                <w:szCs w:val="21"/>
              </w:rPr>
              <w:t>初稿</w:t>
            </w:r>
          </w:p>
        </w:tc>
      </w:tr>
      <w:tr w:rsidR="000B77E8" w:rsidTr="00A41E9F">
        <w:trPr>
          <w:trHeight w:val="531"/>
        </w:trPr>
        <w:tc>
          <w:tcPr>
            <w:tcW w:w="767" w:type="dxa"/>
            <w:vAlign w:val="center"/>
          </w:tcPr>
          <w:p w:rsidR="000B77E8" w:rsidRDefault="000B77E8" w:rsidP="00A41E9F">
            <w:pPr>
              <w:pStyle w:val="af"/>
              <w:jc w:val="center"/>
              <w:rPr>
                <w:rFonts w:hAnsi="宋体"/>
                <w:szCs w:val="21"/>
              </w:rPr>
            </w:pPr>
          </w:p>
        </w:tc>
        <w:tc>
          <w:tcPr>
            <w:tcW w:w="1360" w:type="dxa"/>
            <w:vAlign w:val="center"/>
          </w:tcPr>
          <w:p w:rsidR="000B77E8" w:rsidRDefault="000B77E8" w:rsidP="00A41E9F">
            <w:pPr>
              <w:pStyle w:val="af"/>
              <w:jc w:val="center"/>
              <w:rPr>
                <w:rFonts w:hAnsi="宋体"/>
                <w:szCs w:val="21"/>
              </w:rPr>
            </w:pPr>
          </w:p>
        </w:tc>
        <w:tc>
          <w:tcPr>
            <w:tcW w:w="1559" w:type="dxa"/>
            <w:vAlign w:val="center"/>
          </w:tcPr>
          <w:p w:rsidR="000B77E8" w:rsidRDefault="000B77E8" w:rsidP="00A41E9F">
            <w:pPr>
              <w:pStyle w:val="af"/>
              <w:jc w:val="center"/>
              <w:rPr>
                <w:rFonts w:hAnsi="宋体"/>
                <w:szCs w:val="21"/>
              </w:rPr>
            </w:pPr>
          </w:p>
        </w:tc>
        <w:tc>
          <w:tcPr>
            <w:tcW w:w="4772" w:type="dxa"/>
            <w:vAlign w:val="center"/>
          </w:tcPr>
          <w:p w:rsidR="000B77E8" w:rsidRDefault="000B77E8" w:rsidP="00A41E9F">
            <w:pPr>
              <w:jc w:val="left"/>
              <w:rPr>
                <w:bCs/>
                <w:szCs w:val="21"/>
              </w:rPr>
            </w:pPr>
          </w:p>
        </w:tc>
      </w:tr>
    </w:tbl>
    <w:p w:rsidR="000B77E8" w:rsidRDefault="000B77E8" w:rsidP="000B77E8">
      <w:pPr>
        <w:rPr>
          <w:b/>
          <w:szCs w:val="21"/>
        </w:rPr>
      </w:pPr>
    </w:p>
    <w:p w:rsidR="000B77E8" w:rsidRPr="005C672A" w:rsidRDefault="000B77E8" w:rsidP="000B77E8">
      <w:pPr>
        <w:pStyle w:val="1"/>
        <w:numPr>
          <w:ilvl w:val="0"/>
          <w:numId w:val="2"/>
        </w:numPr>
      </w:pPr>
      <w:r>
        <w:t>通讯接口结构</w:t>
      </w:r>
    </w:p>
    <w:p w:rsidR="000B77E8" w:rsidRDefault="000B77E8" w:rsidP="000B77E8">
      <w:pPr>
        <w:pStyle w:val="11"/>
        <w:numPr>
          <w:ilvl w:val="0"/>
          <w:numId w:val="19"/>
        </w:numPr>
        <w:rPr>
          <w:rFonts w:ascii="宋体" w:hAnsi="宋体"/>
          <w:szCs w:val="28"/>
        </w:rPr>
      </w:pPr>
      <w:r>
        <w:rPr>
          <w:rFonts w:ascii="宋体" w:hAnsi="宋体" w:hint="eastAsia"/>
          <w:szCs w:val="28"/>
        </w:rPr>
        <w:t>采用HTTP请求get方式</w:t>
      </w:r>
    </w:p>
    <w:p w:rsidR="000B77E8" w:rsidRDefault="000B77E8" w:rsidP="000B77E8">
      <w:pPr>
        <w:pStyle w:val="11"/>
        <w:numPr>
          <w:ilvl w:val="0"/>
          <w:numId w:val="19"/>
        </w:numPr>
        <w:rPr>
          <w:rFonts w:ascii="宋体" w:hAnsi="宋体"/>
          <w:szCs w:val="28"/>
        </w:rPr>
      </w:pPr>
      <w:r>
        <w:rPr>
          <w:rFonts w:ascii="宋体" w:hAnsi="宋体" w:hint="eastAsia"/>
          <w:szCs w:val="28"/>
        </w:rPr>
        <w:t>参数1 ：</w:t>
      </w:r>
      <w:r>
        <w:rPr>
          <w:rFonts w:ascii="宋体" w:hAnsi="宋体"/>
          <w:szCs w:val="28"/>
        </w:rPr>
        <w:t>marked</w:t>
      </w:r>
      <w:r>
        <w:rPr>
          <w:rFonts w:ascii="宋体" w:hAnsi="宋体" w:hint="eastAsia"/>
          <w:szCs w:val="28"/>
        </w:rPr>
        <w:t>（标识请求操作类型）</w:t>
      </w:r>
    </w:p>
    <w:p w:rsidR="000B77E8" w:rsidRDefault="000B77E8" w:rsidP="000B77E8">
      <w:pPr>
        <w:pStyle w:val="11"/>
        <w:numPr>
          <w:ilvl w:val="0"/>
          <w:numId w:val="19"/>
        </w:numPr>
        <w:rPr>
          <w:sz w:val="21"/>
          <w:szCs w:val="21"/>
        </w:rPr>
      </w:pPr>
      <w:r>
        <w:rPr>
          <w:rFonts w:ascii="宋体" w:hAnsi="宋体" w:hint="eastAsia"/>
          <w:szCs w:val="28"/>
        </w:rPr>
        <w:t>参数2：</w:t>
      </w:r>
      <w:r>
        <w:t>jsonStr</w:t>
      </w:r>
      <w:r>
        <w:rPr>
          <w:rFonts w:hint="eastAsia"/>
        </w:rPr>
        <w:t>（请求数据包）</w:t>
      </w:r>
      <w:r>
        <w:rPr>
          <w:sz w:val="21"/>
          <w:szCs w:val="21"/>
        </w:rPr>
        <w:t>数据包内容原文为</w:t>
      </w:r>
      <w:r>
        <w:rPr>
          <w:sz w:val="21"/>
          <w:szCs w:val="21"/>
        </w:rPr>
        <w:t>json</w:t>
      </w:r>
      <w:r>
        <w:rPr>
          <w:sz w:val="21"/>
          <w:szCs w:val="21"/>
        </w:rPr>
        <w:t>格式</w:t>
      </w:r>
    </w:p>
    <w:p w:rsidR="000B77E8" w:rsidRDefault="000B77E8" w:rsidP="000B77E8">
      <w:pPr>
        <w:pStyle w:val="11"/>
        <w:ind w:left="780" w:firstLine="0"/>
        <w:rPr>
          <w:sz w:val="21"/>
          <w:szCs w:val="21"/>
        </w:rPr>
      </w:pPr>
    </w:p>
    <w:p w:rsidR="000B77E8" w:rsidRDefault="000B77E8" w:rsidP="000B77E8">
      <w:pPr>
        <w:pStyle w:val="11"/>
        <w:ind w:left="780" w:firstLine="0"/>
        <w:rPr>
          <w:sz w:val="21"/>
          <w:szCs w:val="21"/>
        </w:rPr>
      </w:pPr>
    </w:p>
    <w:p w:rsidR="000B77E8" w:rsidRDefault="000B77E8" w:rsidP="000B77E8">
      <w:pPr>
        <w:pStyle w:val="11"/>
        <w:ind w:left="780" w:firstLine="0"/>
        <w:rPr>
          <w:sz w:val="21"/>
          <w:szCs w:val="21"/>
        </w:rPr>
      </w:pPr>
    </w:p>
    <w:p w:rsidR="000B77E8" w:rsidRDefault="000B77E8" w:rsidP="000B77E8">
      <w:pPr>
        <w:pStyle w:val="11"/>
        <w:ind w:left="780" w:firstLine="0"/>
        <w:rPr>
          <w:sz w:val="21"/>
          <w:szCs w:val="21"/>
        </w:rPr>
      </w:pPr>
    </w:p>
    <w:p w:rsidR="000B77E8" w:rsidRDefault="000B77E8" w:rsidP="000B77E8">
      <w:pPr>
        <w:pStyle w:val="11"/>
        <w:ind w:left="780" w:firstLine="0"/>
        <w:rPr>
          <w:sz w:val="21"/>
          <w:szCs w:val="21"/>
        </w:rPr>
      </w:pPr>
    </w:p>
    <w:p w:rsidR="000B77E8" w:rsidRDefault="000B77E8" w:rsidP="000B77E8">
      <w:pPr>
        <w:pStyle w:val="11"/>
        <w:ind w:left="780" w:firstLine="0"/>
        <w:rPr>
          <w:sz w:val="21"/>
          <w:szCs w:val="21"/>
        </w:rPr>
      </w:pPr>
    </w:p>
    <w:p w:rsidR="000B77E8" w:rsidRDefault="000B77E8" w:rsidP="000B77E8">
      <w:pPr>
        <w:pStyle w:val="11"/>
        <w:ind w:left="780" w:firstLine="0"/>
        <w:rPr>
          <w:sz w:val="21"/>
          <w:szCs w:val="21"/>
        </w:rPr>
      </w:pPr>
    </w:p>
    <w:p w:rsidR="000B77E8" w:rsidRDefault="000B77E8" w:rsidP="000B77E8">
      <w:pPr>
        <w:pStyle w:val="2"/>
        <w:numPr>
          <w:ilvl w:val="1"/>
          <w:numId w:val="18"/>
        </w:numPr>
        <w:rPr>
          <w:rFonts w:ascii="Consolas" w:hAnsi="Consolas" w:cs="Consolas"/>
          <w:szCs w:val="21"/>
        </w:rPr>
      </w:pPr>
      <w:r w:rsidRPr="00790E2B">
        <w:t>rspCode</w:t>
      </w:r>
      <w:r>
        <w:rPr>
          <w:rFonts w:hint="eastAsia"/>
        </w:rPr>
        <w:t>和</w:t>
      </w:r>
      <w:r w:rsidRPr="00F64465">
        <w:rPr>
          <w:rFonts w:ascii="Consolas" w:hAnsi="Consolas" w:cs="Consolas" w:hint="eastAsia"/>
          <w:szCs w:val="21"/>
        </w:rPr>
        <w:t>rspDesc</w:t>
      </w:r>
      <w:r>
        <w:rPr>
          <w:rFonts w:ascii="Consolas" w:hAnsi="Consolas" w:cs="Consolas" w:hint="eastAsia"/>
          <w:szCs w:val="21"/>
        </w:rPr>
        <w:t>说明</w:t>
      </w:r>
    </w:p>
    <w:tbl>
      <w:tblPr>
        <w:tblStyle w:val="a7"/>
        <w:tblW w:w="0" w:type="auto"/>
        <w:jc w:val="center"/>
        <w:tblLook w:val="04A0" w:firstRow="1" w:lastRow="0" w:firstColumn="1" w:lastColumn="0" w:noHBand="0" w:noVBand="1"/>
      </w:tblPr>
      <w:tblGrid>
        <w:gridCol w:w="2972"/>
        <w:gridCol w:w="3260"/>
      </w:tblGrid>
      <w:tr w:rsidR="000B77E8" w:rsidTr="00A41E9F">
        <w:trPr>
          <w:jc w:val="center"/>
        </w:trPr>
        <w:tc>
          <w:tcPr>
            <w:tcW w:w="2972" w:type="dxa"/>
          </w:tcPr>
          <w:p w:rsidR="000B77E8" w:rsidRPr="00D1056B" w:rsidRDefault="000B77E8" w:rsidP="00A41E9F">
            <w:pPr>
              <w:rPr>
                <w:sz w:val="21"/>
                <w:szCs w:val="21"/>
              </w:rPr>
            </w:pPr>
            <w:r w:rsidRPr="00D1056B">
              <w:rPr>
                <w:sz w:val="21"/>
                <w:szCs w:val="21"/>
              </w:rPr>
              <w:t>rspCode</w:t>
            </w:r>
          </w:p>
        </w:tc>
        <w:tc>
          <w:tcPr>
            <w:tcW w:w="3260" w:type="dxa"/>
          </w:tcPr>
          <w:p w:rsidR="000B77E8" w:rsidRPr="00D1056B" w:rsidRDefault="000B77E8" w:rsidP="00A41E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sz w:val="21"/>
                <w:szCs w:val="21"/>
              </w:rPr>
            </w:pPr>
            <w:r w:rsidRPr="00D1056B">
              <w:rPr>
                <w:rFonts w:ascii="宋体" w:hAnsi="宋体" w:cs="宋体" w:hint="eastAsia"/>
                <w:bCs/>
                <w:sz w:val="21"/>
                <w:szCs w:val="21"/>
              </w:rPr>
              <w:t>rspDesc</w:t>
            </w:r>
          </w:p>
        </w:tc>
      </w:tr>
      <w:tr w:rsidR="000B77E8" w:rsidTr="00A41E9F">
        <w:trPr>
          <w:jc w:val="center"/>
        </w:trPr>
        <w:tc>
          <w:tcPr>
            <w:tcW w:w="2972" w:type="dxa"/>
          </w:tcPr>
          <w:p w:rsidR="000B77E8" w:rsidRPr="00D1056B" w:rsidRDefault="000B77E8" w:rsidP="00A41E9F">
            <w:pPr>
              <w:rPr>
                <w:sz w:val="21"/>
                <w:szCs w:val="21"/>
              </w:rPr>
            </w:pPr>
            <w:r w:rsidRPr="00D1056B">
              <w:rPr>
                <w:rFonts w:hint="eastAsia"/>
                <w:sz w:val="21"/>
                <w:szCs w:val="21"/>
              </w:rPr>
              <w:t>000</w:t>
            </w:r>
          </w:p>
        </w:tc>
        <w:tc>
          <w:tcPr>
            <w:tcW w:w="3260" w:type="dxa"/>
          </w:tcPr>
          <w:p w:rsidR="000B77E8" w:rsidRPr="00D1056B" w:rsidRDefault="000B77E8" w:rsidP="00A41E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bCs/>
                <w:sz w:val="21"/>
                <w:szCs w:val="21"/>
              </w:rPr>
            </w:pPr>
            <w:r w:rsidRPr="00D1056B">
              <w:rPr>
                <w:rFonts w:ascii="宋体" w:hAnsi="宋体" w:cs="宋体" w:hint="eastAsia"/>
                <w:bCs/>
                <w:sz w:val="21"/>
                <w:szCs w:val="21"/>
              </w:rPr>
              <w:t>成功</w:t>
            </w:r>
          </w:p>
        </w:tc>
      </w:tr>
      <w:tr w:rsidR="000B77E8" w:rsidTr="00A41E9F">
        <w:trPr>
          <w:jc w:val="center"/>
        </w:trPr>
        <w:tc>
          <w:tcPr>
            <w:tcW w:w="2972" w:type="dxa"/>
          </w:tcPr>
          <w:p w:rsidR="000B77E8" w:rsidRPr="00D1056B" w:rsidRDefault="000B77E8" w:rsidP="00A41E9F">
            <w:pPr>
              <w:rPr>
                <w:sz w:val="21"/>
                <w:szCs w:val="21"/>
              </w:rPr>
            </w:pPr>
            <w:r w:rsidRPr="00D1056B">
              <w:rPr>
                <w:rFonts w:ascii="宋体" w:hAnsi="宋体" w:cs="宋体" w:hint="eastAsia"/>
                <w:bCs/>
                <w:sz w:val="21"/>
                <w:szCs w:val="21"/>
              </w:rPr>
              <w:t>-100</w:t>
            </w:r>
          </w:p>
        </w:tc>
        <w:tc>
          <w:tcPr>
            <w:tcW w:w="3260" w:type="dxa"/>
          </w:tcPr>
          <w:p w:rsidR="000B77E8" w:rsidRPr="00D1056B" w:rsidRDefault="000B77E8" w:rsidP="00A41E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sz w:val="21"/>
                <w:szCs w:val="21"/>
              </w:rPr>
            </w:pPr>
            <w:r w:rsidRPr="00D1056B">
              <w:rPr>
                <w:rFonts w:ascii="宋体" w:hAnsi="宋体" w:cs="宋体" w:hint="eastAsia"/>
                <w:bCs/>
                <w:sz w:val="21"/>
                <w:szCs w:val="21"/>
              </w:rPr>
              <w:t>JSONObject格式有误</w:t>
            </w:r>
          </w:p>
        </w:tc>
      </w:tr>
      <w:tr w:rsidR="000B77E8" w:rsidTr="00A41E9F">
        <w:trPr>
          <w:jc w:val="center"/>
        </w:trPr>
        <w:tc>
          <w:tcPr>
            <w:tcW w:w="2972" w:type="dxa"/>
          </w:tcPr>
          <w:p w:rsidR="000B77E8" w:rsidRPr="00D1056B" w:rsidRDefault="000B77E8" w:rsidP="00A41E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sz w:val="21"/>
                <w:szCs w:val="21"/>
              </w:rPr>
            </w:pPr>
            <w:r w:rsidRPr="00D1056B">
              <w:rPr>
                <w:rFonts w:ascii="宋体" w:hAnsi="宋体" w:cs="宋体" w:hint="eastAsia"/>
                <w:bCs/>
                <w:sz w:val="21"/>
                <w:szCs w:val="21"/>
              </w:rPr>
              <w:t>-101</w:t>
            </w:r>
          </w:p>
        </w:tc>
        <w:tc>
          <w:tcPr>
            <w:tcW w:w="3260" w:type="dxa"/>
          </w:tcPr>
          <w:p w:rsidR="000B77E8" w:rsidRPr="00D1056B" w:rsidRDefault="000B77E8" w:rsidP="00A41E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sz w:val="21"/>
                <w:szCs w:val="21"/>
              </w:rPr>
            </w:pPr>
            <w:r w:rsidRPr="00D1056B">
              <w:rPr>
                <w:rFonts w:ascii="宋体" w:hAnsi="宋体" w:cs="宋体" w:hint="eastAsia"/>
                <w:bCs/>
                <w:sz w:val="21"/>
                <w:szCs w:val="21"/>
              </w:rPr>
              <w:t>参数有误</w:t>
            </w:r>
          </w:p>
        </w:tc>
      </w:tr>
      <w:tr w:rsidR="000B77E8" w:rsidTr="00A41E9F">
        <w:trPr>
          <w:jc w:val="center"/>
        </w:trPr>
        <w:tc>
          <w:tcPr>
            <w:tcW w:w="2972" w:type="dxa"/>
          </w:tcPr>
          <w:p w:rsidR="000B77E8" w:rsidRPr="00D1056B" w:rsidRDefault="000B77E8" w:rsidP="00A41E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sz w:val="21"/>
                <w:szCs w:val="21"/>
              </w:rPr>
            </w:pPr>
            <w:r w:rsidRPr="00D1056B">
              <w:rPr>
                <w:rFonts w:ascii="宋体" w:hAnsi="宋体" w:cs="宋体" w:hint="eastAsia"/>
                <w:bCs/>
                <w:sz w:val="21"/>
                <w:szCs w:val="21"/>
              </w:rPr>
              <w:t>-102</w:t>
            </w:r>
          </w:p>
        </w:tc>
        <w:tc>
          <w:tcPr>
            <w:tcW w:w="3260" w:type="dxa"/>
          </w:tcPr>
          <w:p w:rsidR="000B77E8" w:rsidRPr="00D1056B" w:rsidRDefault="000B77E8" w:rsidP="00A41E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sz w:val="21"/>
                <w:szCs w:val="21"/>
              </w:rPr>
            </w:pPr>
            <w:r>
              <w:rPr>
                <w:rFonts w:ascii="宋体" w:hAnsi="宋体" w:cs="宋体" w:hint="eastAsia"/>
                <w:bCs/>
                <w:sz w:val="21"/>
                <w:szCs w:val="21"/>
              </w:rPr>
              <w:t>手机号</w:t>
            </w:r>
            <w:r w:rsidRPr="00D1056B">
              <w:rPr>
                <w:rFonts w:ascii="宋体" w:hAnsi="宋体" w:cs="宋体" w:hint="eastAsia"/>
                <w:bCs/>
                <w:sz w:val="21"/>
                <w:szCs w:val="21"/>
              </w:rPr>
              <w:t>已注册</w:t>
            </w:r>
          </w:p>
        </w:tc>
      </w:tr>
      <w:tr w:rsidR="000B77E8" w:rsidTr="00A41E9F">
        <w:trPr>
          <w:jc w:val="center"/>
        </w:trPr>
        <w:tc>
          <w:tcPr>
            <w:tcW w:w="2972" w:type="dxa"/>
          </w:tcPr>
          <w:p w:rsidR="000B77E8" w:rsidRPr="00D1056B" w:rsidRDefault="000B77E8" w:rsidP="00A41E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sz w:val="21"/>
                <w:szCs w:val="21"/>
              </w:rPr>
            </w:pPr>
            <w:r w:rsidRPr="00D1056B">
              <w:rPr>
                <w:rFonts w:ascii="宋体" w:hAnsi="宋体" w:cs="宋体" w:hint="eastAsia"/>
                <w:bCs/>
                <w:sz w:val="21"/>
                <w:szCs w:val="21"/>
              </w:rPr>
              <w:t>-103"</w:t>
            </w:r>
          </w:p>
        </w:tc>
        <w:tc>
          <w:tcPr>
            <w:tcW w:w="3260" w:type="dxa"/>
          </w:tcPr>
          <w:p w:rsidR="000B77E8" w:rsidRPr="00D1056B" w:rsidRDefault="000B77E8" w:rsidP="00A41E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sz w:val="21"/>
                <w:szCs w:val="21"/>
              </w:rPr>
            </w:pPr>
            <w:r w:rsidRPr="00D1056B">
              <w:rPr>
                <w:rFonts w:ascii="宋体" w:hAnsi="宋体" w:cs="宋体" w:hint="eastAsia"/>
                <w:bCs/>
                <w:sz w:val="21"/>
                <w:szCs w:val="21"/>
              </w:rPr>
              <w:t>查询无数据</w:t>
            </w:r>
          </w:p>
        </w:tc>
      </w:tr>
      <w:tr w:rsidR="000B77E8" w:rsidRPr="000F6227" w:rsidTr="00A41E9F">
        <w:trPr>
          <w:jc w:val="center"/>
        </w:trPr>
        <w:tc>
          <w:tcPr>
            <w:tcW w:w="2972" w:type="dxa"/>
          </w:tcPr>
          <w:p w:rsidR="000B77E8" w:rsidRPr="00D604ED" w:rsidRDefault="000B77E8" w:rsidP="00A41E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bCs/>
                <w:szCs w:val="21"/>
              </w:rPr>
            </w:pPr>
            <w:r w:rsidRPr="00D604ED">
              <w:rPr>
                <w:rFonts w:ascii="宋体" w:hAnsi="宋体" w:cs="宋体" w:hint="eastAsia"/>
                <w:bCs/>
                <w:szCs w:val="21"/>
              </w:rPr>
              <w:t>-</w:t>
            </w:r>
            <w:r w:rsidRPr="00D604ED">
              <w:rPr>
                <w:rFonts w:ascii="宋体" w:hAnsi="宋体" w:cs="宋体"/>
                <w:bCs/>
                <w:szCs w:val="21"/>
              </w:rPr>
              <w:t>1</w:t>
            </w:r>
            <w:r>
              <w:rPr>
                <w:rFonts w:ascii="宋体" w:hAnsi="宋体" w:cs="宋体" w:hint="eastAsia"/>
                <w:bCs/>
                <w:szCs w:val="21"/>
              </w:rPr>
              <w:t>04</w:t>
            </w:r>
          </w:p>
        </w:tc>
        <w:tc>
          <w:tcPr>
            <w:tcW w:w="3260" w:type="dxa"/>
          </w:tcPr>
          <w:p w:rsidR="000B77E8" w:rsidRPr="00D604ED" w:rsidRDefault="000B77E8" w:rsidP="00A41E9F">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1522"/>
              </w:tabs>
              <w:rPr>
                <w:sz w:val="21"/>
                <w:szCs w:val="21"/>
              </w:rPr>
            </w:pPr>
            <w:r>
              <w:t>marked</w:t>
            </w:r>
            <w:r w:rsidRPr="00D604ED">
              <w:rPr>
                <w:rFonts w:hint="eastAsia"/>
                <w:bCs/>
                <w:sz w:val="21"/>
                <w:szCs w:val="21"/>
              </w:rPr>
              <w:t>有误</w:t>
            </w:r>
          </w:p>
        </w:tc>
      </w:tr>
      <w:tr w:rsidR="000B77E8" w:rsidRPr="000F6227" w:rsidTr="00A41E9F">
        <w:trPr>
          <w:jc w:val="center"/>
        </w:trPr>
        <w:tc>
          <w:tcPr>
            <w:tcW w:w="2972" w:type="dxa"/>
          </w:tcPr>
          <w:p w:rsidR="000B77E8" w:rsidRDefault="000B77E8" w:rsidP="00A41E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bCs/>
                <w:szCs w:val="21"/>
              </w:rPr>
            </w:pPr>
            <w:r>
              <w:rPr>
                <w:rFonts w:ascii="宋体" w:hAnsi="宋体" w:cs="宋体" w:hint="eastAsia"/>
                <w:bCs/>
                <w:szCs w:val="21"/>
              </w:rPr>
              <w:t>-105</w:t>
            </w:r>
          </w:p>
        </w:tc>
        <w:tc>
          <w:tcPr>
            <w:tcW w:w="3260" w:type="dxa"/>
          </w:tcPr>
          <w:p w:rsidR="000B77E8" w:rsidRDefault="000B77E8" w:rsidP="00A41E9F">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1522"/>
              </w:tabs>
              <w:rPr>
                <w:bCs/>
                <w:sz w:val="21"/>
                <w:szCs w:val="21"/>
              </w:rPr>
            </w:pPr>
            <w:r>
              <w:rPr>
                <w:rFonts w:hint="eastAsia"/>
                <w:bCs/>
                <w:sz w:val="21"/>
                <w:szCs w:val="21"/>
              </w:rPr>
              <w:t>用</w:t>
            </w:r>
            <w:r>
              <w:rPr>
                <w:bCs/>
                <w:sz w:val="21"/>
                <w:szCs w:val="21"/>
              </w:rPr>
              <w:t>户名或密码错误</w:t>
            </w:r>
          </w:p>
        </w:tc>
      </w:tr>
      <w:tr w:rsidR="000B77E8" w:rsidRPr="000F6227" w:rsidTr="00A41E9F">
        <w:trPr>
          <w:jc w:val="center"/>
        </w:trPr>
        <w:tc>
          <w:tcPr>
            <w:tcW w:w="2972" w:type="dxa"/>
          </w:tcPr>
          <w:p w:rsidR="000B77E8" w:rsidRDefault="000B77E8" w:rsidP="00A41E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bCs/>
                <w:szCs w:val="21"/>
              </w:rPr>
            </w:pPr>
            <w:r>
              <w:rPr>
                <w:rFonts w:ascii="宋体" w:hAnsi="宋体" w:cs="宋体" w:hint="eastAsia"/>
                <w:bCs/>
                <w:szCs w:val="21"/>
              </w:rPr>
              <w:t>-106</w:t>
            </w:r>
          </w:p>
        </w:tc>
        <w:tc>
          <w:tcPr>
            <w:tcW w:w="3260" w:type="dxa"/>
          </w:tcPr>
          <w:p w:rsidR="000B77E8" w:rsidRDefault="000B77E8" w:rsidP="00A41E9F">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1522"/>
              </w:tabs>
              <w:rPr>
                <w:bCs/>
                <w:sz w:val="21"/>
                <w:szCs w:val="21"/>
              </w:rPr>
            </w:pPr>
            <w:r>
              <w:rPr>
                <w:rFonts w:hint="eastAsia"/>
                <w:bCs/>
                <w:sz w:val="21"/>
                <w:szCs w:val="21"/>
              </w:rPr>
              <w:t>验证码已过期</w:t>
            </w:r>
          </w:p>
        </w:tc>
      </w:tr>
    </w:tbl>
    <w:p w:rsidR="000B77E8" w:rsidRDefault="000B77E8" w:rsidP="000B77E8"/>
    <w:p w:rsidR="000B77E8" w:rsidRPr="00B1609F" w:rsidRDefault="000B77E8" w:rsidP="000B77E8"/>
    <w:p w:rsidR="000B77E8" w:rsidRDefault="000B77E8" w:rsidP="000B77E8">
      <w:pPr>
        <w:pStyle w:val="1"/>
        <w:numPr>
          <w:ilvl w:val="0"/>
          <w:numId w:val="2"/>
        </w:numPr>
      </w:pPr>
      <w:r>
        <w:t>接口说明</w:t>
      </w:r>
    </w:p>
    <w:p w:rsidR="000B77E8" w:rsidRDefault="000B77E8" w:rsidP="000B77E8"/>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9"/>
        <w:gridCol w:w="638"/>
        <w:gridCol w:w="1018"/>
        <w:gridCol w:w="1416"/>
        <w:gridCol w:w="993"/>
        <w:gridCol w:w="851"/>
        <w:gridCol w:w="709"/>
        <w:gridCol w:w="2318"/>
      </w:tblGrid>
      <w:tr w:rsidR="000B77E8" w:rsidTr="00A41E9F">
        <w:tc>
          <w:tcPr>
            <w:tcW w:w="1217" w:type="dxa"/>
            <w:gridSpan w:val="2"/>
          </w:tcPr>
          <w:p w:rsidR="000B77E8" w:rsidRDefault="000B77E8" w:rsidP="00A41E9F">
            <w:r>
              <w:rPr>
                <w:rFonts w:hint="eastAsia"/>
              </w:rPr>
              <w:t>接口地址</w:t>
            </w:r>
          </w:p>
        </w:tc>
        <w:tc>
          <w:tcPr>
            <w:tcW w:w="7305" w:type="dxa"/>
            <w:gridSpan w:val="6"/>
          </w:tcPr>
          <w:p w:rsidR="000B77E8" w:rsidRDefault="00413251" w:rsidP="00A41E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color w:val="0070C0"/>
                <w:kern w:val="0"/>
                <w:sz w:val="18"/>
                <w:szCs w:val="18"/>
              </w:rPr>
            </w:pPr>
            <w:r>
              <w:rPr>
                <w:rFonts w:ascii="宋体" w:hAnsi="宋体" w:cs="宋体" w:hint="eastAsia"/>
                <w:i/>
                <w:iCs/>
                <w:color w:val="0070C0"/>
                <w:kern w:val="0"/>
                <w:sz w:val="18"/>
                <w:szCs w:val="18"/>
              </w:rPr>
              <w:t>测试</w:t>
            </w:r>
            <w:r w:rsidR="000B77E8">
              <w:rPr>
                <w:rFonts w:ascii="宋体" w:hAnsi="宋体" w:cs="宋体" w:hint="eastAsia"/>
                <w:i/>
                <w:iCs/>
                <w:color w:val="0070C0"/>
                <w:kern w:val="0"/>
                <w:sz w:val="18"/>
                <w:szCs w:val="18"/>
              </w:rPr>
              <w:t>环境：</w:t>
            </w:r>
          </w:p>
          <w:p w:rsidR="000B77E8" w:rsidRPr="005C672A" w:rsidRDefault="00D14288" w:rsidP="00A41E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 w:val="18"/>
                <w:szCs w:val="18"/>
              </w:rPr>
            </w:pPr>
            <w:hyperlink r:id="rId7" w:history="1">
              <w:r w:rsidR="000B77E8" w:rsidRPr="006C0A23">
                <w:rPr>
                  <w:rStyle w:val="a9"/>
                  <w:rFonts w:ascii="宋体" w:hAnsi="宋体" w:cs="宋体" w:hint="eastAsia"/>
                  <w:i/>
                  <w:iCs/>
                  <w:kern w:val="0"/>
                  <w:sz w:val="18"/>
                  <w:szCs w:val="18"/>
                </w:rPr>
                <w:t>http://</w:t>
              </w:r>
              <w:r w:rsidR="000B77E8">
                <w:rPr>
                  <w:rStyle w:val="a9"/>
                  <w:rFonts w:ascii="宋体" w:hAnsi="宋体" w:cs="宋体" w:hint="eastAsia"/>
                  <w:i/>
                  <w:iCs/>
                  <w:kern w:val="0"/>
                  <w:sz w:val="18"/>
                  <w:szCs w:val="18"/>
                </w:rPr>
                <w:t>192.168.16.153</w:t>
              </w:r>
              <w:r w:rsidR="000B77E8" w:rsidRPr="006C0A23">
                <w:rPr>
                  <w:rStyle w:val="a9"/>
                  <w:rFonts w:ascii="宋体" w:hAnsi="宋体" w:cs="宋体" w:hint="eastAsia"/>
                  <w:i/>
                  <w:iCs/>
                  <w:kern w:val="0"/>
                  <w:sz w:val="18"/>
                  <w:szCs w:val="18"/>
                </w:rPr>
                <w:t>:8080/</w:t>
              </w:r>
              <w:r w:rsidR="000B77E8">
                <w:rPr>
                  <w:rStyle w:val="a9"/>
                  <w:rFonts w:ascii="宋体" w:hAnsi="宋体" w:cs="宋体" w:hint="eastAsia"/>
                  <w:i/>
                  <w:iCs/>
                  <w:kern w:val="0"/>
                  <w:sz w:val="18"/>
                  <w:szCs w:val="18"/>
                </w:rPr>
                <w:t>Server/receiveWebHttp/</w:t>
              </w:r>
              <w:r w:rsidR="000B77E8" w:rsidRPr="006C0A23">
                <w:rPr>
                  <w:rStyle w:val="a9"/>
                  <w:rFonts w:ascii="宋体" w:hAnsi="宋体" w:cs="宋体" w:hint="eastAsia"/>
                  <w:i/>
                  <w:iCs/>
                  <w:kern w:val="0"/>
                  <w:sz w:val="18"/>
                  <w:szCs w:val="18"/>
                </w:rPr>
                <w:t>receive.action</w:t>
              </w:r>
            </w:hyperlink>
          </w:p>
        </w:tc>
      </w:tr>
      <w:tr w:rsidR="000B77E8" w:rsidTr="00A41E9F">
        <w:tc>
          <w:tcPr>
            <w:tcW w:w="1217" w:type="dxa"/>
            <w:gridSpan w:val="2"/>
            <w:tcBorders>
              <w:bottom w:val="single" w:sz="4" w:space="0" w:color="auto"/>
            </w:tcBorders>
          </w:tcPr>
          <w:p w:rsidR="000B77E8" w:rsidRDefault="000B77E8" w:rsidP="00A41E9F">
            <w:r>
              <w:rPr>
                <w:rFonts w:hint="eastAsia"/>
              </w:rPr>
              <w:t>功能说明</w:t>
            </w:r>
          </w:p>
        </w:tc>
        <w:tc>
          <w:tcPr>
            <w:tcW w:w="7305" w:type="dxa"/>
            <w:gridSpan w:val="6"/>
            <w:tcBorders>
              <w:bottom w:val="single" w:sz="4" w:space="0" w:color="auto"/>
            </w:tcBorders>
          </w:tcPr>
          <w:p w:rsidR="000B77E8" w:rsidRDefault="000B77E8" w:rsidP="00A41E9F">
            <w:r>
              <w:rPr>
                <w:rFonts w:hint="eastAsia"/>
              </w:rPr>
              <w:t>所有接口的统一入口</w:t>
            </w:r>
          </w:p>
        </w:tc>
      </w:tr>
      <w:tr w:rsidR="000B77E8" w:rsidTr="00A41E9F">
        <w:tc>
          <w:tcPr>
            <w:tcW w:w="8522" w:type="dxa"/>
            <w:gridSpan w:val="8"/>
            <w:shd w:val="clear" w:color="auto" w:fill="BFBFBF"/>
          </w:tcPr>
          <w:p w:rsidR="000B77E8" w:rsidRDefault="000B77E8" w:rsidP="00A41E9F">
            <w:r>
              <w:rPr>
                <w:rFonts w:hint="eastAsia"/>
              </w:rPr>
              <w:t>一：输入参数说明</w:t>
            </w:r>
          </w:p>
        </w:tc>
      </w:tr>
      <w:tr w:rsidR="000B77E8" w:rsidTr="00A41E9F">
        <w:tc>
          <w:tcPr>
            <w:tcW w:w="579" w:type="dxa"/>
            <w:shd w:val="clear" w:color="auto" w:fill="BFBFBF"/>
          </w:tcPr>
          <w:p w:rsidR="000B77E8" w:rsidRDefault="000B77E8" w:rsidP="00A41E9F">
            <w:r>
              <w:rPr>
                <w:rFonts w:hint="eastAsia"/>
              </w:rPr>
              <w:t>序</w:t>
            </w:r>
          </w:p>
        </w:tc>
        <w:tc>
          <w:tcPr>
            <w:tcW w:w="1656" w:type="dxa"/>
            <w:gridSpan w:val="2"/>
            <w:shd w:val="clear" w:color="auto" w:fill="BFBFBF"/>
          </w:tcPr>
          <w:p w:rsidR="000B77E8" w:rsidRDefault="000B77E8" w:rsidP="00A41E9F">
            <w:r>
              <w:rPr>
                <w:rFonts w:hint="eastAsia"/>
              </w:rPr>
              <w:t>入参字段名</w:t>
            </w:r>
          </w:p>
        </w:tc>
        <w:tc>
          <w:tcPr>
            <w:tcW w:w="1416" w:type="dxa"/>
            <w:shd w:val="clear" w:color="auto" w:fill="BFBFBF"/>
          </w:tcPr>
          <w:p w:rsidR="000B77E8" w:rsidRDefault="000B77E8" w:rsidP="00A41E9F">
            <w:r>
              <w:rPr>
                <w:rFonts w:hint="eastAsia"/>
              </w:rPr>
              <w:t>说明</w:t>
            </w:r>
          </w:p>
        </w:tc>
        <w:tc>
          <w:tcPr>
            <w:tcW w:w="993" w:type="dxa"/>
            <w:shd w:val="clear" w:color="auto" w:fill="BFBFBF"/>
          </w:tcPr>
          <w:p w:rsidR="000B77E8" w:rsidRDefault="000B77E8" w:rsidP="00A41E9F">
            <w:r>
              <w:rPr>
                <w:rFonts w:hint="eastAsia"/>
              </w:rPr>
              <w:t>类型</w:t>
            </w:r>
          </w:p>
        </w:tc>
        <w:tc>
          <w:tcPr>
            <w:tcW w:w="851" w:type="dxa"/>
            <w:shd w:val="clear" w:color="auto" w:fill="BFBFBF"/>
          </w:tcPr>
          <w:p w:rsidR="000B77E8" w:rsidRDefault="000B77E8" w:rsidP="00A41E9F">
            <w:r>
              <w:rPr>
                <w:rFonts w:hint="eastAsia"/>
              </w:rPr>
              <w:t>必填项</w:t>
            </w:r>
          </w:p>
        </w:tc>
        <w:tc>
          <w:tcPr>
            <w:tcW w:w="709" w:type="dxa"/>
            <w:shd w:val="clear" w:color="auto" w:fill="BFBFBF"/>
          </w:tcPr>
          <w:p w:rsidR="000B77E8" w:rsidRDefault="000B77E8" w:rsidP="00A41E9F">
            <w:r>
              <w:rPr>
                <w:rFonts w:hint="eastAsia"/>
              </w:rPr>
              <w:t>长度</w:t>
            </w:r>
          </w:p>
        </w:tc>
        <w:tc>
          <w:tcPr>
            <w:tcW w:w="2318" w:type="dxa"/>
            <w:shd w:val="clear" w:color="auto" w:fill="BFBFBF"/>
          </w:tcPr>
          <w:p w:rsidR="000B77E8" w:rsidRDefault="000B77E8" w:rsidP="00A41E9F">
            <w:r>
              <w:rPr>
                <w:rFonts w:hint="eastAsia"/>
              </w:rPr>
              <w:t>备注</w:t>
            </w:r>
          </w:p>
        </w:tc>
      </w:tr>
      <w:tr w:rsidR="000B77E8" w:rsidTr="00A41E9F">
        <w:tc>
          <w:tcPr>
            <w:tcW w:w="579" w:type="dxa"/>
          </w:tcPr>
          <w:p w:rsidR="000B77E8" w:rsidRDefault="000B77E8" w:rsidP="00A41E9F">
            <w:r>
              <w:rPr>
                <w:rFonts w:hint="eastAsia"/>
              </w:rPr>
              <w:t>1</w:t>
            </w:r>
          </w:p>
        </w:tc>
        <w:tc>
          <w:tcPr>
            <w:tcW w:w="1656" w:type="dxa"/>
            <w:gridSpan w:val="2"/>
          </w:tcPr>
          <w:p w:rsidR="000B77E8" w:rsidRDefault="000B77E8" w:rsidP="00A41E9F">
            <w:r>
              <w:t>marked</w:t>
            </w:r>
          </w:p>
        </w:tc>
        <w:tc>
          <w:tcPr>
            <w:tcW w:w="1416" w:type="dxa"/>
          </w:tcPr>
          <w:p w:rsidR="000B77E8" w:rsidRDefault="000B77E8" w:rsidP="00A41E9F">
            <w:r>
              <w:rPr>
                <w:rFonts w:hint="eastAsia"/>
              </w:rPr>
              <w:t>请求系统的</w:t>
            </w:r>
          </w:p>
          <w:p w:rsidR="000B77E8" w:rsidRDefault="000B77E8" w:rsidP="00A41E9F">
            <w:r>
              <w:rPr>
                <w:rFonts w:hint="eastAsia"/>
              </w:rPr>
              <w:t>编码</w:t>
            </w:r>
          </w:p>
        </w:tc>
        <w:tc>
          <w:tcPr>
            <w:tcW w:w="993" w:type="dxa"/>
          </w:tcPr>
          <w:p w:rsidR="000B77E8" w:rsidRDefault="000B77E8" w:rsidP="00A41E9F">
            <w:r>
              <w:rPr>
                <w:rFonts w:hint="eastAsia"/>
              </w:rPr>
              <w:t>字符串</w:t>
            </w:r>
          </w:p>
        </w:tc>
        <w:tc>
          <w:tcPr>
            <w:tcW w:w="851" w:type="dxa"/>
          </w:tcPr>
          <w:p w:rsidR="000B77E8" w:rsidRDefault="000B77E8" w:rsidP="00A41E9F">
            <w:r>
              <w:rPr>
                <w:rFonts w:hint="eastAsia"/>
              </w:rPr>
              <w:t>必填</w:t>
            </w:r>
          </w:p>
        </w:tc>
        <w:tc>
          <w:tcPr>
            <w:tcW w:w="709" w:type="dxa"/>
          </w:tcPr>
          <w:p w:rsidR="000B77E8" w:rsidRDefault="000B77E8" w:rsidP="00A41E9F"/>
        </w:tc>
        <w:tc>
          <w:tcPr>
            <w:tcW w:w="2318" w:type="dxa"/>
          </w:tcPr>
          <w:p w:rsidR="000B77E8" w:rsidRDefault="000B77E8" w:rsidP="00A41E9F">
            <w:r>
              <w:rPr>
                <w:rFonts w:hint="eastAsia"/>
              </w:rPr>
              <w:t>格式和字段说明如下</w:t>
            </w:r>
          </w:p>
        </w:tc>
      </w:tr>
      <w:tr w:rsidR="000B77E8" w:rsidTr="00A41E9F">
        <w:tc>
          <w:tcPr>
            <w:tcW w:w="579" w:type="dxa"/>
            <w:tcBorders>
              <w:bottom w:val="single" w:sz="4" w:space="0" w:color="auto"/>
            </w:tcBorders>
          </w:tcPr>
          <w:p w:rsidR="000B77E8" w:rsidRDefault="000B77E8" w:rsidP="00A41E9F">
            <w:r>
              <w:rPr>
                <w:rFonts w:hint="eastAsia"/>
              </w:rPr>
              <w:t>2</w:t>
            </w:r>
          </w:p>
        </w:tc>
        <w:tc>
          <w:tcPr>
            <w:tcW w:w="1656" w:type="dxa"/>
            <w:gridSpan w:val="2"/>
            <w:tcBorders>
              <w:bottom w:val="single" w:sz="4" w:space="0" w:color="auto"/>
            </w:tcBorders>
          </w:tcPr>
          <w:p w:rsidR="000B77E8" w:rsidRDefault="000B77E8" w:rsidP="00A41E9F">
            <w:r>
              <w:t>jsonStr</w:t>
            </w:r>
          </w:p>
        </w:tc>
        <w:tc>
          <w:tcPr>
            <w:tcW w:w="1416" w:type="dxa"/>
            <w:tcBorders>
              <w:bottom w:val="single" w:sz="4" w:space="0" w:color="auto"/>
            </w:tcBorders>
          </w:tcPr>
          <w:p w:rsidR="000B77E8" w:rsidRDefault="000B77E8" w:rsidP="00A41E9F">
            <w:r>
              <w:rPr>
                <w:rFonts w:hint="eastAsia"/>
              </w:rPr>
              <w:t>接口参数字</w:t>
            </w:r>
          </w:p>
          <w:p w:rsidR="000B77E8" w:rsidRDefault="000B77E8" w:rsidP="00A41E9F">
            <w:r>
              <w:rPr>
                <w:rFonts w:hint="eastAsia"/>
              </w:rPr>
              <w:t>符串</w:t>
            </w:r>
            <w:r>
              <w:rPr>
                <w:rFonts w:hint="eastAsia"/>
              </w:rPr>
              <w:t>json</w:t>
            </w:r>
          </w:p>
        </w:tc>
        <w:tc>
          <w:tcPr>
            <w:tcW w:w="993" w:type="dxa"/>
            <w:tcBorders>
              <w:bottom w:val="single" w:sz="4" w:space="0" w:color="auto"/>
            </w:tcBorders>
          </w:tcPr>
          <w:p w:rsidR="000B77E8" w:rsidRDefault="000B77E8" w:rsidP="00A41E9F">
            <w:r>
              <w:rPr>
                <w:rFonts w:hint="eastAsia"/>
              </w:rPr>
              <w:t>字符串</w:t>
            </w:r>
          </w:p>
        </w:tc>
        <w:tc>
          <w:tcPr>
            <w:tcW w:w="851" w:type="dxa"/>
            <w:tcBorders>
              <w:bottom w:val="single" w:sz="4" w:space="0" w:color="auto"/>
            </w:tcBorders>
          </w:tcPr>
          <w:p w:rsidR="000B77E8" w:rsidRDefault="000B77E8" w:rsidP="00A41E9F">
            <w:r>
              <w:rPr>
                <w:rFonts w:hint="eastAsia"/>
              </w:rPr>
              <w:t>必填</w:t>
            </w:r>
          </w:p>
        </w:tc>
        <w:tc>
          <w:tcPr>
            <w:tcW w:w="709" w:type="dxa"/>
            <w:tcBorders>
              <w:bottom w:val="single" w:sz="4" w:space="0" w:color="auto"/>
            </w:tcBorders>
          </w:tcPr>
          <w:p w:rsidR="000B77E8" w:rsidRDefault="000B77E8" w:rsidP="00A41E9F"/>
        </w:tc>
        <w:tc>
          <w:tcPr>
            <w:tcW w:w="2318" w:type="dxa"/>
            <w:tcBorders>
              <w:bottom w:val="single" w:sz="4" w:space="0" w:color="auto"/>
            </w:tcBorders>
          </w:tcPr>
          <w:p w:rsidR="000B77E8" w:rsidRDefault="000B77E8" w:rsidP="00A41E9F">
            <w:r>
              <w:rPr>
                <w:rFonts w:hint="eastAsia"/>
              </w:rPr>
              <w:t>格式视不同接口而定，</w:t>
            </w:r>
          </w:p>
          <w:p w:rsidR="000B77E8" w:rsidRDefault="000B77E8" w:rsidP="00A41E9F">
            <w:r>
              <w:rPr>
                <w:rFonts w:hint="eastAsia"/>
              </w:rPr>
              <w:t>在具体的接口中说明</w:t>
            </w:r>
          </w:p>
        </w:tc>
      </w:tr>
      <w:tr w:rsidR="000B77E8" w:rsidTr="00A41E9F">
        <w:trPr>
          <w:ins w:id="0" w:author="liyuanlei" w:date="2017-04-06T16:44:00Z"/>
        </w:trPr>
        <w:tc>
          <w:tcPr>
            <w:tcW w:w="579" w:type="dxa"/>
            <w:tcBorders>
              <w:bottom w:val="single" w:sz="4" w:space="0" w:color="auto"/>
            </w:tcBorders>
          </w:tcPr>
          <w:p w:rsidR="000B77E8" w:rsidRDefault="000B77E8" w:rsidP="00A41E9F">
            <w:pPr>
              <w:rPr>
                <w:ins w:id="1" w:author="liyuanlei" w:date="2017-04-06T16:44:00Z"/>
              </w:rPr>
            </w:pPr>
            <w:ins w:id="2" w:author="liyuanlei" w:date="2017-04-06T16:44:00Z">
              <w:r>
                <w:rPr>
                  <w:rFonts w:hint="eastAsia"/>
                </w:rPr>
                <w:t>3</w:t>
              </w:r>
            </w:ins>
          </w:p>
        </w:tc>
        <w:tc>
          <w:tcPr>
            <w:tcW w:w="1656" w:type="dxa"/>
            <w:gridSpan w:val="2"/>
            <w:tcBorders>
              <w:bottom w:val="single" w:sz="4" w:space="0" w:color="auto"/>
            </w:tcBorders>
          </w:tcPr>
          <w:p w:rsidR="000B77E8" w:rsidRDefault="000B77E8" w:rsidP="00A41E9F">
            <w:pPr>
              <w:rPr>
                <w:ins w:id="3" w:author="liyuanlei" w:date="2017-04-06T16:44:00Z"/>
              </w:rPr>
            </w:pPr>
            <w:ins w:id="4" w:author="liyuanlei" w:date="2017-04-06T16:44:00Z">
              <w:r w:rsidRPr="00762735">
                <w:t>callbackparam</w:t>
              </w:r>
            </w:ins>
          </w:p>
        </w:tc>
        <w:tc>
          <w:tcPr>
            <w:tcW w:w="1416" w:type="dxa"/>
            <w:tcBorders>
              <w:bottom w:val="single" w:sz="4" w:space="0" w:color="auto"/>
            </w:tcBorders>
          </w:tcPr>
          <w:p w:rsidR="000B77E8" w:rsidRDefault="000B77E8" w:rsidP="00A41E9F">
            <w:pPr>
              <w:rPr>
                <w:ins w:id="5" w:author="liyuanlei" w:date="2017-04-06T16:44:00Z"/>
              </w:rPr>
            </w:pPr>
            <w:ins w:id="6" w:author="liyuanlei" w:date="2017-04-06T16:44:00Z">
              <w:r>
                <w:rPr>
                  <w:rFonts w:hint="eastAsia"/>
                </w:rPr>
                <w:t>统一</w:t>
              </w:r>
              <w:r>
                <w:t>回调</w:t>
              </w:r>
              <w:r>
                <w:rPr>
                  <w:rFonts w:hint="eastAsia"/>
                </w:rPr>
                <w:t>函数</w:t>
              </w:r>
              <w:r>
                <w:t>名称</w:t>
              </w:r>
            </w:ins>
          </w:p>
        </w:tc>
        <w:tc>
          <w:tcPr>
            <w:tcW w:w="993" w:type="dxa"/>
            <w:tcBorders>
              <w:bottom w:val="single" w:sz="4" w:space="0" w:color="auto"/>
            </w:tcBorders>
          </w:tcPr>
          <w:p w:rsidR="000B77E8" w:rsidRDefault="000B77E8" w:rsidP="00A41E9F">
            <w:pPr>
              <w:rPr>
                <w:ins w:id="7" w:author="liyuanlei" w:date="2017-04-06T16:44:00Z"/>
              </w:rPr>
            </w:pPr>
            <w:ins w:id="8" w:author="liyuanlei" w:date="2017-04-06T16:44:00Z">
              <w:r>
                <w:rPr>
                  <w:rFonts w:hint="eastAsia"/>
                </w:rPr>
                <w:t>字符</w:t>
              </w:r>
              <w:r>
                <w:t>串</w:t>
              </w:r>
            </w:ins>
          </w:p>
        </w:tc>
        <w:tc>
          <w:tcPr>
            <w:tcW w:w="851" w:type="dxa"/>
            <w:tcBorders>
              <w:bottom w:val="single" w:sz="4" w:space="0" w:color="auto"/>
            </w:tcBorders>
          </w:tcPr>
          <w:p w:rsidR="000B77E8" w:rsidRDefault="000B77E8" w:rsidP="00A41E9F">
            <w:pPr>
              <w:rPr>
                <w:ins w:id="9" w:author="liyuanlei" w:date="2017-04-06T16:44:00Z"/>
              </w:rPr>
            </w:pPr>
            <w:ins w:id="10" w:author="liyuanlei" w:date="2017-04-06T16:44:00Z">
              <w:r>
                <w:rPr>
                  <w:rFonts w:hint="eastAsia"/>
                </w:rPr>
                <w:t>必填</w:t>
              </w:r>
            </w:ins>
          </w:p>
        </w:tc>
        <w:tc>
          <w:tcPr>
            <w:tcW w:w="709" w:type="dxa"/>
            <w:tcBorders>
              <w:bottom w:val="single" w:sz="4" w:space="0" w:color="auto"/>
            </w:tcBorders>
          </w:tcPr>
          <w:p w:rsidR="000B77E8" w:rsidRDefault="000B77E8" w:rsidP="00A41E9F">
            <w:pPr>
              <w:rPr>
                <w:ins w:id="11" w:author="liyuanlei" w:date="2017-04-06T16:44:00Z"/>
              </w:rPr>
            </w:pPr>
          </w:p>
        </w:tc>
        <w:tc>
          <w:tcPr>
            <w:tcW w:w="2318" w:type="dxa"/>
            <w:tcBorders>
              <w:bottom w:val="single" w:sz="4" w:space="0" w:color="auto"/>
            </w:tcBorders>
          </w:tcPr>
          <w:p w:rsidR="000B77E8" w:rsidRDefault="000B77E8" w:rsidP="00A41E9F">
            <w:pPr>
              <w:rPr>
                <w:ins w:id="12" w:author="liyuanlei" w:date="2017-04-06T16:44:00Z"/>
              </w:rPr>
            </w:pPr>
            <w:ins w:id="13" w:author="liyuanlei" w:date="2017-04-06T16:44:00Z">
              <w:r>
                <w:rPr>
                  <w:rFonts w:hint="eastAsia"/>
                </w:rPr>
                <w:t>返回</w:t>
              </w:r>
              <w:r>
                <w:t>参数</w:t>
              </w:r>
            </w:ins>
          </w:p>
        </w:tc>
      </w:tr>
      <w:tr w:rsidR="000B77E8" w:rsidTr="00A41E9F">
        <w:tc>
          <w:tcPr>
            <w:tcW w:w="8522" w:type="dxa"/>
            <w:gridSpan w:val="8"/>
            <w:shd w:val="clear" w:color="auto" w:fill="A6A6A6"/>
          </w:tcPr>
          <w:p w:rsidR="000B77E8" w:rsidRDefault="000B77E8" w:rsidP="00A41E9F">
            <w:r>
              <w:rPr>
                <w:rFonts w:hint="eastAsia"/>
              </w:rPr>
              <w:t>二：返回参数说明</w:t>
            </w:r>
          </w:p>
        </w:tc>
      </w:tr>
      <w:tr w:rsidR="000B77E8" w:rsidTr="00A41E9F">
        <w:tc>
          <w:tcPr>
            <w:tcW w:w="579" w:type="dxa"/>
          </w:tcPr>
          <w:p w:rsidR="000B77E8" w:rsidRDefault="000B77E8" w:rsidP="00A41E9F">
            <w:r>
              <w:rPr>
                <w:rFonts w:hint="eastAsia"/>
              </w:rPr>
              <w:t>1</w:t>
            </w:r>
          </w:p>
        </w:tc>
        <w:tc>
          <w:tcPr>
            <w:tcW w:w="1656" w:type="dxa"/>
            <w:gridSpan w:val="2"/>
          </w:tcPr>
          <w:p w:rsidR="000B77E8" w:rsidRDefault="000B77E8" w:rsidP="00A41E9F">
            <w:r>
              <w:rPr>
                <w:rFonts w:hint="eastAsia"/>
              </w:rPr>
              <w:t>RESULT</w:t>
            </w:r>
          </w:p>
        </w:tc>
        <w:tc>
          <w:tcPr>
            <w:tcW w:w="1416" w:type="dxa"/>
          </w:tcPr>
          <w:p w:rsidR="000B77E8" w:rsidRDefault="000B77E8" w:rsidP="00A41E9F">
            <w:r>
              <w:rPr>
                <w:rFonts w:hint="eastAsia"/>
              </w:rPr>
              <w:t>接口返回值</w:t>
            </w:r>
            <w:r>
              <w:rPr>
                <w:rFonts w:hint="eastAsia"/>
              </w:rPr>
              <w:t>json</w:t>
            </w:r>
          </w:p>
        </w:tc>
        <w:tc>
          <w:tcPr>
            <w:tcW w:w="993" w:type="dxa"/>
          </w:tcPr>
          <w:p w:rsidR="000B77E8" w:rsidRDefault="000B77E8" w:rsidP="00A41E9F">
            <w:r>
              <w:rPr>
                <w:rFonts w:hint="eastAsia"/>
              </w:rPr>
              <w:t>字符串</w:t>
            </w:r>
          </w:p>
        </w:tc>
        <w:tc>
          <w:tcPr>
            <w:tcW w:w="851" w:type="dxa"/>
          </w:tcPr>
          <w:p w:rsidR="000B77E8" w:rsidRDefault="000B77E8" w:rsidP="00A41E9F"/>
        </w:tc>
        <w:tc>
          <w:tcPr>
            <w:tcW w:w="709" w:type="dxa"/>
          </w:tcPr>
          <w:p w:rsidR="000B77E8" w:rsidRDefault="000B77E8" w:rsidP="00A41E9F"/>
        </w:tc>
        <w:tc>
          <w:tcPr>
            <w:tcW w:w="2318" w:type="dxa"/>
          </w:tcPr>
          <w:p w:rsidR="000B77E8" w:rsidRDefault="000B77E8" w:rsidP="00A41E9F">
            <w:r>
              <w:rPr>
                <w:rFonts w:hint="eastAsia"/>
              </w:rPr>
              <w:t>返回值存在以下情况：</w:t>
            </w:r>
          </w:p>
          <w:p w:rsidR="000B77E8" w:rsidRDefault="000B77E8" w:rsidP="00A41E9F">
            <w:r>
              <w:rPr>
                <w:rFonts w:hint="eastAsia"/>
              </w:rPr>
              <w:t xml:space="preserve">1. </w:t>
            </w:r>
            <w:r>
              <w:rPr>
                <w:rFonts w:hint="eastAsia"/>
              </w:rPr>
              <w:t>异常情况：返回编码</w:t>
            </w:r>
          </w:p>
          <w:p w:rsidR="000B77E8" w:rsidRDefault="000B77E8" w:rsidP="00A41E9F">
            <w:r>
              <w:rPr>
                <w:rFonts w:hint="eastAsia"/>
              </w:rPr>
              <w:t>字符串，详见“返回编码标准说明”</w:t>
            </w:r>
          </w:p>
          <w:p w:rsidR="000B77E8" w:rsidRDefault="000B77E8" w:rsidP="00A41E9F">
            <w:r>
              <w:rPr>
                <w:rFonts w:hint="eastAsia"/>
              </w:rPr>
              <w:t xml:space="preserve">2. </w:t>
            </w:r>
            <w:r>
              <w:rPr>
                <w:rFonts w:hint="eastAsia"/>
              </w:rPr>
              <w:t>正常情况：字符串，</w:t>
            </w:r>
          </w:p>
          <w:p w:rsidR="000B77E8" w:rsidRDefault="000B77E8" w:rsidP="00A41E9F">
            <w:r>
              <w:rPr>
                <w:rFonts w:hint="eastAsia"/>
              </w:rPr>
              <w:t>格式视不同接口而定。</w:t>
            </w:r>
          </w:p>
        </w:tc>
      </w:tr>
    </w:tbl>
    <w:p w:rsidR="000B77E8" w:rsidRPr="00F86319" w:rsidRDefault="000B77E8" w:rsidP="000B77E8"/>
    <w:p w:rsidR="000B77E8" w:rsidRPr="000B77E8" w:rsidRDefault="000B77E8" w:rsidP="000B77E8"/>
    <w:p w:rsidR="006A5C6D" w:rsidRDefault="005049C6" w:rsidP="006A5C6D">
      <w:pPr>
        <w:pStyle w:val="2"/>
      </w:pPr>
      <w:r>
        <w:rPr>
          <w:rFonts w:hint="eastAsia"/>
        </w:rPr>
        <w:t>1</w:t>
      </w:r>
      <w:r>
        <w:t>.</w:t>
      </w:r>
      <w:r w:rsidR="006A5C6D">
        <w:rPr>
          <w:rFonts w:hint="eastAsia"/>
        </w:rPr>
        <w:t>爱心人士</w:t>
      </w:r>
    </w:p>
    <w:p w:rsidR="00D803E8" w:rsidRPr="00D803E8" w:rsidRDefault="005049C6" w:rsidP="00D803E8">
      <w:pPr>
        <w:pStyle w:val="3"/>
      </w:pPr>
      <w:r>
        <w:rPr>
          <w:rFonts w:hint="eastAsia"/>
        </w:rPr>
        <w:t>1.1</w:t>
      </w:r>
      <w:r w:rsidR="00D803E8">
        <w:rPr>
          <w:rFonts w:hint="eastAsia"/>
        </w:rPr>
        <w:t>爱心人士个人中心</w:t>
      </w:r>
    </w:p>
    <w:p w:rsidR="00E414B1" w:rsidRDefault="000D1E20" w:rsidP="00D803E8">
      <w:pPr>
        <w:pStyle w:val="4"/>
      </w:pPr>
      <w:r>
        <w:rPr>
          <w:rFonts w:hint="eastAsia"/>
        </w:rPr>
        <w:t>1.1.1</w:t>
      </w:r>
      <w:r w:rsidR="00E414B1">
        <w:rPr>
          <w:rFonts w:hint="eastAsia"/>
        </w:rPr>
        <w:t>我的发布</w:t>
      </w:r>
      <w:r w:rsidR="00DD68A6">
        <w:rPr>
          <w:rFonts w:hint="eastAsia"/>
        </w:rPr>
        <w:t>（爱心人士）</w:t>
      </w:r>
    </w:p>
    <w:p w:rsidR="00FF1211" w:rsidRDefault="00FF1211" w:rsidP="00FF1211">
      <w:pPr>
        <w:pStyle w:val="5"/>
      </w:pPr>
      <w:r>
        <w:rPr>
          <w:rFonts w:hint="eastAsia"/>
        </w:rPr>
        <w:t>1</w:t>
      </w:r>
      <w:r>
        <w:t xml:space="preserve">.1.1.0 </w:t>
      </w:r>
      <w:r>
        <w:rPr>
          <w:rFonts w:hint="eastAsia"/>
        </w:rPr>
        <w:t>我的发布</w:t>
      </w:r>
      <w:r w:rsidR="00401CDE">
        <w:rPr>
          <w:rFonts w:hint="eastAsia"/>
        </w:rPr>
        <w:t>刷新</w:t>
      </w:r>
    </w:p>
    <w:p w:rsidR="00FF1211" w:rsidRPr="00FF1211" w:rsidRDefault="00FF1211" w:rsidP="00FF1211"/>
    <w:tbl>
      <w:tblPr>
        <w:tblStyle w:val="a7"/>
        <w:tblW w:w="9067" w:type="dxa"/>
        <w:tblLayout w:type="fixed"/>
        <w:tblLook w:val="04A0" w:firstRow="1" w:lastRow="0" w:firstColumn="1" w:lastColumn="0" w:noHBand="0" w:noVBand="1"/>
      </w:tblPr>
      <w:tblGrid>
        <w:gridCol w:w="1838"/>
        <w:gridCol w:w="2620"/>
        <w:gridCol w:w="35"/>
        <w:gridCol w:w="2727"/>
        <w:gridCol w:w="1847"/>
      </w:tblGrid>
      <w:tr w:rsidR="00FF1211" w:rsidRPr="00FF1211" w:rsidTr="005B68FD">
        <w:tc>
          <w:tcPr>
            <w:tcW w:w="1838" w:type="dxa"/>
            <w:vAlign w:val="center"/>
          </w:tcPr>
          <w:p w:rsidR="00FF1211" w:rsidRPr="00FF1211" w:rsidRDefault="00FF1211" w:rsidP="00FF1211">
            <w:pPr>
              <w:rPr>
                <w:bCs/>
                <w:kern w:val="2"/>
                <w:sz w:val="21"/>
                <w:szCs w:val="22"/>
              </w:rPr>
            </w:pPr>
            <w:r w:rsidRPr="00FF1211">
              <w:rPr>
                <w:bCs/>
                <w:kern w:val="2"/>
                <w:sz w:val="21"/>
                <w:szCs w:val="22"/>
              </w:rPr>
              <w:t>接口标识：</w:t>
            </w:r>
          </w:p>
        </w:tc>
        <w:tc>
          <w:tcPr>
            <w:tcW w:w="2655" w:type="dxa"/>
            <w:gridSpan w:val="2"/>
            <w:vAlign w:val="center"/>
          </w:tcPr>
          <w:p w:rsidR="00FF1211" w:rsidRPr="00FF1211" w:rsidRDefault="00FF1211" w:rsidP="00FF1211">
            <w:pPr>
              <w:rPr>
                <w:bCs/>
                <w:kern w:val="2"/>
                <w:sz w:val="21"/>
                <w:szCs w:val="22"/>
              </w:rPr>
            </w:pPr>
            <w:r w:rsidRPr="00FF1211">
              <w:rPr>
                <w:bCs/>
                <w:kern w:val="2"/>
                <w:sz w:val="21"/>
                <w:szCs w:val="22"/>
              </w:rPr>
              <w:t>refreshTime</w:t>
            </w:r>
          </w:p>
        </w:tc>
        <w:tc>
          <w:tcPr>
            <w:tcW w:w="2727" w:type="dxa"/>
          </w:tcPr>
          <w:p w:rsidR="00FF1211" w:rsidRPr="00FF1211" w:rsidRDefault="00FF1211" w:rsidP="00FF1211">
            <w:pPr>
              <w:rPr>
                <w:kern w:val="2"/>
                <w:sz w:val="21"/>
                <w:szCs w:val="22"/>
              </w:rPr>
            </w:pPr>
          </w:p>
        </w:tc>
        <w:tc>
          <w:tcPr>
            <w:tcW w:w="1847" w:type="dxa"/>
          </w:tcPr>
          <w:p w:rsidR="00FF1211" w:rsidRPr="00FF1211" w:rsidRDefault="00FF1211" w:rsidP="00FF1211">
            <w:pPr>
              <w:rPr>
                <w:kern w:val="2"/>
                <w:sz w:val="21"/>
                <w:szCs w:val="22"/>
              </w:rPr>
            </w:pPr>
          </w:p>
        </w:tc>
      </w:tr>
      <w:tr w:rsidR="00FF1211" w:rsidRPr="00FF1211" w:rsidTr="005B68FD">
        <w:tc>
          <w:tcPr>
            <w:tcW w:w="1838" w:type="dxa"/>
            <w:shd w:val="clear" w:color="auto" w:fill="A6A6A6" w:themeFill="background1" w:themeFillShade="A6"/>
            <w:vAlign w:val="center"/>
          </w:tcPr>
          <w:p w:rsidR="00FF1211" w:rsidRPr="00FF1211" w:rsidRDefault="00FF1211" w:rsidP="00FF1211">
            <w:pPr>
              <w:rPr>
                <w:bCs/>
                <w:kern w:val="2"/>
                <w:sz w:val="21"/>
                <w:szCs w:val="22"/>
              </w:rPr>
            </w:pPr>
            <w:r w:rsidRPr="00FF1211">
              <w:rPr>
                <w:bCs/>
                <w:kern w:val="2"/>
                <w:sz w:val="21"/>
                <w:szCs w:val="22"/>
              </w:rPr>
              <w:t>参数</w:t>
            </w:r>
            <w:r w:rsidRPr="00FF1211">
              <w:rPr>
                <w:rFonts w:hint="eastAsia"/>
                <w:bCs/>
                <w:kern w:val="2"/>
                <w:sz w:val="21"/>
                <w:szCs w:val="22"/>
              </w:rPr>
              <w:t>marked</w:t>
            </w:r>
            <w:r w:rsidRPr="00FF1211">
              <w:rPr>
                <w:rFonts w:hint="eastAsia"/>
                <w:bCs/>
                <w:kern w:val="2"/>
                <w:sz w:val="21"/>
                <w:szCs w:val="22"/>
              </w:rPr>
              <w:t>：</w:t>
            </w:r>
          </w:p>
        </w:tc>
        <w:tc>
          <w:tcPr>
            <w:tcW w:w="2655" w:type="dxa"/>
            <w:gridSpan w:val="2"/>
            <w:vAlign w:val="center"/>
          </w:tcPr>
          <w:p w:rsidR="00FF1211" w:rsidRPr="00FF1211" w:rsidRDefault="00FF1211" w:rsidP="00FF1211">
            <w:pPr>
              <w:rPr>
                <w:bCs/>
                <w:kern w:val="2"/>
                <w:sz w:val="21"/>
                <w:szCs w:val="22"/>
              </w:rPr>
            </w:pPr>
            <w:r w:rsidRPr="00FF1211">
              <w:rPr>
                <w:bCs/>
                <w:kern w:val="2"/>
                <w:sz w:val="21"/>
                <w:szCs w:val="22"/>
              </w:rPr>
              <w:t>refreshTime</w:t>
            </w:r>
          </w:p>
        </w:tc>
        <w:tc>
          <w:tcPr>
            <w:tcW w:w="2727" w:type="dxa"/>
          </w:tcPr>
          <w:p w:rsidR="00FF1211" w:rsidRPr="00FF1211" w:rsidRDefault="00FF1211" w:rsidP="00FF1211">
            <w:pPr>
              <w:rPr>
                <w:bCs/>
                <w:kern w:val="2"/>
                <w:sz w:val="21"/>
                <w:szCs w:val="22"/>
              </w:rPr>
            </w:pPr>
          </w:p>
        </w:tc>
        <w:tc>
          <w:tcPr>
            <w:tcW w:w="1847" w:type="dxa"/>
          </w:tcPr>
          <w:p w:rsidR="00FF1211" w:rsidRPr="00FF1211" w:rsidRDefault="00FF1211" w:rsidP="00FF1211">
            <w:pPr>
              <w:rPr>
                <w:bCs/>
                <w:kern w:val="2"/>
                <w:sz w:val="21"/>
                <w:szCs w:val="22"/>
              </w:rPr>
            </w:pPr>
          </w:p>
        </w:tc>
      </w:tr>
      <w:tr w:rsidR="00FF1211" w:rsidRPr="00FF1211" w:rsidTr="005B68FD">
        <w:tc>
          <w:tcPr>
            <w:tcW w:w="1838" w:type="dxa"/>
            <w:shd w:val="clear" w:color="auto" w:fill="A6A6A6" w:themeFill="background1" w:themeFillShade="A6"/>
            <w:vAlign w:val="center"/>
          </w:tcPr>
          <w:p w:rsidR="00FF1211" w:rsidRPr="00FF1211" w:rsidRDefault="00FF1211" w:rsidP="00FF1211">
            <w:pPr>
              <w:rPr>
                <w:bCs/>
                <w:kern w:val="2"/>
                <w:sz w:val="21"/>
                <w:szCs w:val="22"/>
              </w:rPr>
            </w:pPr>
            <w:r w:rsidRPr="00FF1211">
              <w:rPr>
                <w:bCs/>
                <w:kern w:val="2"/>
                <w:sz w:val="21"/>
                <w:szCs w:val="22"/>
              </w:rPr>
              <w:t>字段名</w:t>
            </w:r>
          </w:p>
        </w:tc>
        <w:tc>
          <w:tcPr>
            <w:tcW w:w="2655" w:type="dxa"/>
            <w:gridSpan w:val="2"/>
            <w:shd w:val="clear" w:color="auto" w:fill="A6A6A6" w:themeFill="background1" w:themeFillShade="A6"/>
            <w:vAlign w:val="center"/>
          </w:tcPr>
          <w:p w:rsidR="00FF1211" w:rsidRPr="00FF1211" w:rsidRDefault="00FF1211" w:rsidP="00FF1211">
            <w:pPr>
              <w:rPr>
                <w:bCs/>
                <w:kern w:val="2"/>
                <w:sz w:val="21"/>
                <w:szCs w:val="22"/>
              </w:rPr>
            </w:pPr>
            <w:r w:rsidRPr="00FF1211">
              <w:rPr>
                <w:bCs/>
                <w:kern w:val="2"/>
                <w:sz w:val="21"/>
                <w:szCs w:val="22"/>
              </w:rPr>
              <w:t>说明</w:t>
            </w:r>
          </w:p>
        </w:tc>
        <w:tc>
          <w:tcPr>
            <w:tcW w:w="2727" w:type="dxa"/>
            <w:shd w:val="clear" w:color="auto" w:fill="A6A6A6" w:themeFill="background1" w:themeFillShade="A6"/>
          </w:tcPr>
          <w:p w:rsidR="00FF1211" w:rsidRPr="00FF1211" w:rsidRDefault="00FF1211" w:rsidP="00FF1211">
            <w:pPr>
              <w:rPr>
                <w:bCs/>
                <w:kern w:val="2"/>
                <w:sz w:val="21"/>
                <w:szCs w:val="22"/>
              </w:rPr>
            </w:pPr>
            <w:r w:rsidRPr="00FF1211">
              <w:rPr>
                <w:bCs/>
                <w:kern w:val="2"/>
                <w:sz w:val="21"/>
                <w:szCs w:val="22"/>
              </w:rPr>
              <w:t>备注</w:t>
            </w:r>
          </w:p>
        </w:tc>
        <w:tc>
          <w:tcPr>
            <w:tcW w:w="1847" w:type="dxa"/>
            <w:shd w:val="clear" w:color="auto" w:fill="A6A6A6" w:themeFill="background1" w:themeFillShade="A6"/>
          </w:tcPr>
          <w:p w:rsidR="00FF1211" w:rsidRPr="00FF1211" w:rsidRDefault="00FF1211" w:rsidP="00FF1211">
            <w:pPr>
              <w:rPr>
                <w:bCs/>
                <w:kern w:val="2"/>
                <w:sz w:val="21"/>
                <w:szCs w:val="22"/>
              </w:rPr>
            </w:pPr>
            <w:r w:rsidRPr="00FF1211">
              <w:rPr>
                <w:rFonts w:hint="eastAsia"/>
                <w:bCs/>
                <w:kern w:val="2"/>
                <w:sz w:val="21"/>
                <w:szCs w:val="22"/>
              </w:rPr>
              <w:t>是否必填项</w:t>
            </w:r>
          </w:p>
        </w:tc>
      </w:tr>
      <w:tr w:rsidR="00FF1211" w:rsidRPr="00FF1211" w:rsidTr="005B68FD">
        <w:trPr>
          <w:trHeight w:val="413"/>
        </w:trPr>
        <w:tc>
          <w:tcPr>
            <w:tcW w:w="1838" w:type="dxa"/>
            <w:shd w:val="clear" w:color="auto" w:fill="auto"/>
            <w:vAlign w:val="center"/>
          </w:tcPr>
          <w:p w:rsidR="00FF1211" w:rsidRPr="00FF1211" w:rsidRDefault="00FF1211" w:rsidP="00FF1211">
            <w:pPr>
              <w:rPr>
                <w:kern w:val="2"/>
                <w:sz w:val="21"/>
                <w:szCs w:val="22"/>
              </w:rPr>
            </w:pPr>
            <w:r>
              <w:rPr>
                <w:kern w:val="2"/>
                <w:sz w:val="21"/>
                <w:szCs w:val="22"/>
              </w:rPr>
              <w:lastRenderedPageBreak/>
              <w:t>L</w:t>
            </w:r>
            <w:r>
              <w:rPr>
                <w:rFonts w:hint="eastAsia"/>
                <w:kern w:val="2"/>
                <w:sz w:val="21"/>
                <w:szCs w:val="22"/>
              </w:rPr>
              <w:t>ove</w:t>
            </w:r>
            <w:r>
              <w:rPr>
                <w:kern w:val="2"/>
                <w:sz w:val="21"/>
                <w:szCs w:val="22"/>
              </w:rPr>
              <w:t>No</w:t>
            </w:r>
          </w:p>
        </w:tc>
        <w:tc>
          <w:tcPr>
            <w:tcW w:w="2655" w:type="dxa"/>
            <w:gridSpan w:val="2"/>
            <w:shd w:val="clear" w:color="auto" w:fill="auto"/>
            <w:vAlign w:val="center"/>
          </w:tcPr>
          <w:p w:rsidR="00FF1211" w:rsidRPr="00FF1211" w:rsidRDefault="00FF1211" w:rsidP="00FF1211">
            <w:pPr>
              <w:rPr>
                <w:bCs/>
                <w:kern w:val="2"/>
                <w:sz w:val="21"/>
                <w:szCs w:val="22"/>
              </w:rPr>
            </w:pPr>
            <w:r>
              <w:rPr>
                <w:rFonts w:hint="eastAsia"/>
                <w:bCs/>
                <w:kern w:val="2"/>
                <w:sz w:val="21"/>
                <w:szCs w:val="22"/>
              </w:rPr>
              <w:t>爱心单号</w:t>
            </w:r>
          </w:p>
        </w:tc>
        <w:tc>
          <w:tcPr>
            <w:tcW w:w="2727" w:type="dxa"/>
            <w:shd w:val="clear" w:color="auto" w:fill="auto"/>
          </w:tcPr>
          <w:p w:rsidR="00FF1211" w:rsidRPr="00FF1211" w:rsidRDefault="00FF1211" w:rsidP="00FF1211">
            <w:pPr>
              <w:rPr>
                <w:kern w:val="2"/>
                <w:sz w:val="21"/>
                <w:szCs w:val="22"/>
              </w:rPr>
            </w:pPr>
          </w:p>
        </w:tc>
        <w:tc>
          <w:tcPr>
            <w:tcW w:w="1847" w:type="dxa"/>
            <w:shd w:val="clear" w:color="auto" w:fill="auto"/>
          </w:tcPr>
          <w:p w:rsidR="00FF1211" w:rsidRPr="00FF1211" w:rsidRDefault="00FF1211" w:rsidP="00FF1211">
            <w:pPr>
              <w:rPr>
                <w:bCs/>
                <w:kern w:val="2"/>
                <w:sz w:val="21"/>
                <w:szCs w:val="22"/>
              </w:rPr>
            </w:pPr>
            <w:r w:rsidRPr="00FF1211">
              <w:rPr>
                <w:rFonts w:hint="eastAsia"/>
                <w:bCs/>
                <w:kern w:val="2"/>
                <w:sz w:val="21"/>
                <w:szCs w:val="22"/>
              </w:rPr>
              <w:t>是</w:t>
            </w:r>
          </w:p>
        </w:tc>
      </w:tr>
      <w:tr w:rsidR="00FF1211" w:rsidRPr="00FF1211" w:rsidTr="005B68FD">
        <w:tc>
          <w:tcPr>
            <w:tcW w:w="1838" w:type="dxa"/>
            <w:shd w:val="clear" w:color="auto" w:fill="A6A6A6" w:themeFill="background1" w:themeFillShade="A6"/>
            <w:vAlign w:val="center"/>
          </w:tcPr>
          <w:p w:rsidR="00FF1211" w:rsidRPr="00FF1211" w:rsidRDefault="00FF1211" w:rsidP="00FF1211">
            <w:pPr>
              <w:rPr>
                <w:bCs/>
                <w:kern w:val="2"/>
                <w:sz w:val="21"/>
                <w:szCs w:val="22"/>
              </w:rPr>
            </w:pPr>
            <w:r w:rsidRPr="00FF1211">
              <w:rPr>
                <w:rFonts w:hint="eastAsia"/>
                <w:kern w:val="2"/>
                <w:sz w:val="21"/>
                <w:szCs w:val="22"/>
              </w:rPr>
              <w:t>参数</w:t>
            </w:r>
            <w:r w:rsidRPr="00FF1211">
              <w:rPr>
                <w:kern w:val="2"/>
                <w:sz w:val="21"/>
                <w:szCs w:val="22"/>
              </w:rPr>
              <w:t>jsonStr</w:t>
            </w:r>
            <w:r w:rsidRPr="00FF1211">
              <w:rPr>
                <w:rFonts w:hint="eastAsia"/>
                <w:kern w:val="2"/>
                <w:sz w:val="21"/>
                <w:szCs w:val="22"/>
              </w:rPr>
              <w:t>：</w:t>
            </w:r>
          </w:p>
        </w:tc>
        <w:tc>
          <w:tcPr>
            <w:tcW w:w="7229" w:type="dxa"/>
            <w:gridSpan w:val="4"/>
            <w:vAlign w:val="center"/>
          </w:tcPr>
          <w:p w:rsidR="00FF1211" w:rsidRPr="00FF1211" w:rsidRDefault="00FF1211" w:rsidP="00FF1211">
            <w:pPr>
              <w:rPr>
                <w:b/>
                <w:bCs/>
                <w:kern w:val="2"/>
                <w:sz w:val="21"/>
                <w:szCs w:val="22"/>
              </w:rPr>
            </w:pPr>
            <w:r w:rsidRPr="00FF1211">
              <w:rPr>
                <w:b/>
                <w:bCs/>
                <w:kern w:val="2"/>
                <w:sz w:val="21"/>
                <w:szCs w:val="22"/>
              </w:rPr>
              <w:t>{</w:t>
            </w:r>
          </w:p>
          <w:p w:rsidR="00FF1211" w:rsidRPr="00FF1211" w:rsidRDefault="00FF1211" w:rsidP="00FF1211">
            <w:pPr>
              <w:rPr>
                <w:b/>
                <w:bCs/>
                <w:kern w:val="2"/>
                <w:sz w:val="21"/>
                <w:szCs w:val="22"/>
              </w:rPr>
            </w:pPr>
            <w:r w:rsidRPr="00FF1211">
              <w:rPr>
                <w:b/>
                <w:bCs/>
                <w:kern w:val="2"/>
                <w:sz w:val="21"/>
                <w:szCs w:val="22"/>
              </w:rPr>
              <w:t xml:space="preserve">    "loveno": 20170406055041</w:t>
            </w:r>
          </w:p>
          <w:p w:rsidR="00FF1211" w:rsidRPr="00FF1211" w:rsidRDefault="00FF1211" w:rsidP="00FF1211">
            <w:pPr>
              <w:rPr>
                <w:b/>
                <w:kern w:val="2"/>
                <w:sz w:val="21"/>
                <w:szCs w:val="22"/>
              </w:rPr>
            </w:pPr>
            <w:r w:rsidRPr="00FF1211">
              <w:rPr>
                <w:b/>
                <w:bCs/>
                <w:kern w:val="2"/>
                <w:sz w:val="21"/>
                <w:szCs w:val="22"/>
              </w:rPr>
              <w:t>}</w:t>
            </w:r>
          </w:p>
        </w:tc>
      </w:tr>
      <w:tr w:rsidR="00FF1211" w:rsidRPr="00FF1211" w:rsidTr="005B68FD">
        <w:tc>
          <w:tcPr>
            <w:tcW w:w="1838" w:type="dxa"/>
            <w:shd w:val="clear" w:color="auto" w:fill="A6A6A6" w:themeFill="background1" w:themeFillShade="A6"/>
            <w:vAlign w:val="center"/>
          </w:tcPr>
          <w:p w:rsidR="00FF1211" w:rsidRPr="00FF1211" w:rsidRDefault="00FF1211" w:rsidP="00FF1211">
            <w:pPr>
              <w:rPr>
                <w:kern w:val="2"/>
                <w:sz w:val="21"/>
                <w:szCs w:val="22"/>
                <w:u w:val="single"/>
              </w:rPr>
            </w:pPr>
            <w:r w:rsidRPr="00FF1211">
              <w:rPr>
                <w:rFonts w:hint="eastAsia"/>
                <w:kern w:val="2"/>
                <w:sz w:val="21"/>
                <w:szCs w:val="22"/>
                <w:u w:val="single"/>
              </w:rPr>
              <w:t>后台返回码</w:t>
            </w:r>
          </w:p>
        </w:tc>
        <w:tc>
          <w:tcPr>
            <w:tcW w:w="2620" w:type="dxa"/>
            <w:shd w:val="clear" w:color="auto" w:fill="A6A6A6" w:themeFill="background1" w:themeFillShade="A6"/>
            <w:vAlign w:val="center"/>
          </w:tcPr>
          <w:p w:rsidR="00FF1211" w:rsidRPr="00FF1211" w:rsidRDefault="00FF1211" w:rsidP="00FF1211">
            <w:pPr>
              <w:rPr>
                <w:bCs/>
                <w:kern w:val="2"/>
                <w:sz w:val="21"/>
                <w:szCs w:val="22"/>
              </w:rPr>
            </w:pPr>
          </w:p>
        </w:tc>
        <w:tc>
          <w:tcPr>
            <w:tcW w:w="2762" w:type="dxa"/>
            <w:gridSpan w:val="2"/>
            <w:shd w:val="clear" w:color="auto" w:fill="A6A6A6" w:themeFill="background1" w:themeFillShade="A6"/>
          </w:tcPr>
          <w:p w:rsidR="00FF1211" w:rsidRPr="00FF1211" w:rsidRDefault="00FF1211" w:rsidP="00FF1211">
            <w:pPr>
              <w:rPr>
                <w:bCs/>
                <w:kern w:val="2"/>
                <w:sz w:val="21"/>
                <w:szCs w:val="22"/>
              </w:rPr>
            </w:pPr>
          </w:p>
        </w:tc>
        <w:tc>
          <w:tcPr>
            <w:tcW w:w="1847" w:type="dxa"/>
            <w:shd w:val="clear" w:color="auto" w:fill="A6A6A6" w:themeFill="background1" w:themeFillShade="A6"/>
          </w:tcPr>
          <w:p w:rsidR="00FF1211" w:rsidRPr="00FF1211" w:rsidRDefault="00FF1211" w:rsidP="00FF1211">
            <w:pPr>
              <w:rPr>
                <w:bCs/>
                <w:kern w:val="2"/>
                <w:sz w:val="21"/>
                <w:szCs w:val="22"/>
              </w:rPr>
            </w:pPr>
          </w:p>
        </w:tc>
      </w:tr>
      <w:tr w:rsidR="00FF1211" w:rsidRPr="00FF1211" w:rsidTr="005B68FD">
        <w:tc>
          <w:tcPr>
            <w:tcW w:w="1838" w:type="dxa"/>
            <w:shd w:val="clear" w:color="auto" w:fill="FFFFFF" w:themeFill="background1"/>
            <w:vAlign w:val="center"/>
          </w:tcPr>
          <w:p w:rsidR="00FF1211" w:rsidRPr="00FF1211" w:rsidRDefault="00FF1211" w:rsidP="00FF1211">
            <w:pPr>
              <w:rPr>
                <w:kern w:val="2"/>
                <w:sz w:val="21"/>
                <w:szCs w:val="22"/>
              </w:rPr>
            </w:pPr>
            <w:r w:rsidRPr="00FF1211">
              <w:rPr>
                <w:rFonts w:hint="eastAsia"/>
                <w:kern w:val="2"/>
                <w:sz w:val="21"/>
                <w:szCs w:val="22"/>
              </w:rPr>
              <w:t>rspCode</w:t>
            </w:r>
          </w:p>
        </w:tc>
        <w:tc>
          <w:tcPr>
            <w:tcW w:w="2620" w:type="dxa"/>
            <w:shd w:val="clear" w:color="auto" w:fill="FFFFFF" w:themeFill="background1"/>
          </w:tcPr>
          <w:p w:rsidR="00FF1211" w:rsidRPr="00FF1211" w:rsidRDefault="00FF1211" w:rsidP="00FF1211">
            <w:pPr>
              <w:rPr>
                <w:kern w:val="2"/>
                <w:sz w:val="21"/>
                <w:szCs w:val="22"/>
              </w:rPr>
            </w:pPr>
            <w:r w:rsidRPr="00FF1211">
              <w:rPr>
                <w:rFonts w:hint="eastAsia"/>
                <w:bCs/>
                <w:kern w:val="2"/>
                <w:sz w:val="21"/>
                <w:szCs w:val="22"/>
              </w:rPr>
              <w:t>返回的状态码</w:t>
            </w:r>
          </w:p>
        </w:tc>
        <w:tc>
          <w:tcPr>
            <w:tcW w:w="2762" w:type="dxa"/>
            <w:gridSpan w:val="2"/>
            <w:shd w:val="clear" w:color="auto" w:fill="FFFFFF" w:themeFill="background1"/>
            <w:vAlign w:val="center"/>
          </w:tcPr>
          <w:p w:rsidR="00FF1211" w:rsidRPr="00FF1211" w:rsidRDefault="00FF1211" w:rsidP="00FF1211">
            <w:pPr>
              <w:rPr>
                <w:bCs/>
                <w:kern w:val="2"/>
                <w:sz w:val="21"/>
                <w:szCs w:val="22"/>
              </w:rPr>
            </w:pPr>
            <w:r w:rsidRPr="00FF1211">
              <w:rPr>
                <w:rFonts w:hint="eastAsia"/>
                <w:bCs/>
                <w:kern w:val="2"/>
                <w:sz w:val="21"/>
                <w:szCs w:val="22"/>
              </w:rPr>
              <w:t xml:space="preserve">000 </w:t>
            </w:r>
            <w:r w:rsidRPr="00FF1211">
              <w:rPr>
                <w:rFonts w:hint="eastAsia"/>
                <w:bCs/>
                <w:kern w:val="2"/>
                <w:sz w:val="21"/>
                <w:szCs w:val="22"/>
              </w:rPr>
              <w:t>为正常返回</w:t>
            </w:r>
            <w:r w:rsidRPr="00FF1211">
              <w:rPr>
                <w:rFonts w:hint="eastAsia"/>
                <w:bCs/>
                <w:kern w:val="2"/>
                <w:sz w:val="21"/>
                <w:szCs w:val="22"/>
              </w:rPr>
              <w:t>,</w:t>
            </w:r>
            <w:r w:rsidRPr="00FF1211">
              <w:rPr>
                <w:rFonts w:hint="eastAsia"/>
                <w:bCs/>
                <w:kern w:val="2"/>
                <w:sz w:val="21"/>
                <w:szCs w:val="22"/>
              </w:rPr>
              <w:t>其他为异常返回</w:t>
            </w:r>
          </w:p>
        </w:tc>
        <w:tc>
          <w:tcPr>
            <w:tcW w:w="1847" w:type="dxa"/>
            <w:shd w:val="clear" w:color="auto" w:fill="FFFFFF" w:themeFill="background1"/>
            <w:vAlign w:val="center"/>
          </w:tcPr>
          <w:p w:rsidR="00FF1211" w:rsidRPr="00FF1211" w:rsidRDefault="00FF1211" w:rsidP="00FF1211">
            <w:pPr>
              <w:rPr>
                <w:kern w:val="2"/>
                <w:sz w:val="21"/>
                <w:szCs w:val="22"/>
              </w:rPr>
            </w:pPr>
          </w:p>
        </w:tc>
      </w:tr>
      <w:tr w:rsidR="00FF1211" w:rsidRPr="00FF1211" w:rsidTr="005B68FD">
        <w:tc>
          <w:tcPr>
            <w:tcW w:w="1838" w:type="dxa"/>
            <w:shd w:val="clear" w:color="auto" w:fill="FFFFFF" w:themeFill="background1"/>
            <w:vAlign w:val="center"/>
          </w:tcPr>
          <w:p w:rsidR="00FF1211" w:rsidRPr="00FF1211" w:rsidRDefault="00FF1211" w:rsidP="00FF1211">
            <w:pPr>
              <w:rPr>
                <w:kern w:val="2"/>
                <w:sz w:val="21"/>
                <w:szCs w:val="22"/>
              </w:rPr>
            </w:pPr>
            <w:r w:rsidRPr="00FF1211">
              <w:rPr>
                <w:rFonts w:hint="eastAsia"/>
                <w:kern w:val="2"/>
                <w:sz w:val="21"/>
                <w:szCs w:val="22"/>
              </w:rPr>
              <w:t>rspDesc</w:t>
            </w:r>
          </w:p>
        </w:tc>
        <w:tc>
          <w:tcPr>
            <w:tcW w:w="2620" w:type="dxa"/>
            <w:shd w:val="clear" w:color="auto" w:fill="FFFFFF" w:themeFill="background1"/>
          </w:tcPr>
          <w:p w:rsidR="00FF1211" w:rsidRPr="00FF1211" w:rsidRDefault="00FF1211" w:rsidP="00FF1211">
            <w:pPr>
              <w:rPr>
                <w:kern w:val="2"/>
                <w:sz w:val="21"/>
                <w:szCs w:val="22"/>
              </w:rPr>
            </w:pPr>
            <w:r w:rsidRPr="00FF1211">
              <w:rPr>
                <w:rFonts w:hint="eastAsia"/>
                <w:bCs/>
                <w:kern w:val="2"/>
                <w:sz w:val="21"/>
                <w:szCs w:val="22"/>
              </w:rPr>
              <w:t>返回的状态码</w:t>
            </w:r>
            <w:r w:rsidRPr="00FF1211">
              <w:rPr>
                <w:rFonts w:hint="eastAsia"/>
                <w:kern w:val="2"/>
                <w:sz w:val="21"/>
                <w:szCs w:val="22"/>
              </w:rPr>
              <w:t>描述</w:t>
            </w:r>
          </w:p>
        </w:tc>
        <w:tc>
          <w:tcPr>
            <w:tcW w:w="2762" w:type="dxa"/>
            <w:gridSpan w:val="2"/>
            <w:shd w:val="clear" w:color="auto" w:fill="FFFFFF" w:themeFill="background1"/>
            <w:vAlign w:val="center"/>
          </w:tcPr>
          <w:p w:rsidR="00FF1211" w:rsidRPr="00FF1211" w:rsidRDefault="00FF1211" w:rsidP="00FF1211">
            <w:pPr>
              <w:rPr>
                <w:bCs/>
                <w:kern w:val="2"/>
                <w:sz w:val="21"/>
                <w:szCs w:val="22"/>
              </w:rPr>
            </w:pPr>
            <w:r w:rsidRPr="00FF1211">
              <w:rPr>
                <w:rFonts w:hint="eastAsia"/>
                <w:bCs/>
                <w:kern w:val="2"/>
                <w:sz w:val="21"/>
                <w:szCs w:val="22"/>
              </w:rPr>
              <w:t>异常返回时的异常说明</w:t>
            </w:r>
          </w:p>
        </w:tc>
        <w:tc>
          <w:tcPr>
            <w:tcW w:w="1847" w:type="dxa"/>
            <w:shd w:val="clear" w:color="auto" w:fill="FFFFFF" w:themeFill="background1"/>
            <w:vAlign w:val="center"/>
          </w:tcPr>
          <w:p w:rsidR="00FF1211" w:rsidRPr="00FF1211" w:rsidRDefault="00FF1211" w:rsidP="00FF1211">
            <w:pPr>
              <w:rPr>
                <w:kern w:val="2"/>
                <w:sz w:val="21"/>
                <w:szCs w:val="22"/>
              </w:rPr>
            </w:pPr>
          </w:p>
        </w:tc>
      </w:tr>
      <w:tr w:rsidR="00FF1211" w:rsidRPr="00FF1211" w:rsidTr="005B68FD">
        <w:tc>
          <w:tcPr>
            <w:tcW w:w="1838" w:type="dxa"/>
            <w:shd w:val="clear" w:color="auto" w:fill="A6A6A6" w:themeFill="background1" w:themeFillShade="A6"/>
            <w:vAlign w:val="center"/>
          </w:tcPr>
          <w:p w:rsidR="00FF1211" w:rsidRPr="00FF1211" w:rsidRDefault="00FF1211" w:rsidP="00FF1211">
            <w:pPr>
              <w:rPr>
                <w:kern w:val="2"/>
                <w:sz w:val="21"/>
                <w:szCs w:val="22"/>
              </w:rPr>
            </w:pPr>
            <w:r w:rsidRPr="00FF1211">
              <w:rPr>
                <w:kern w:val="2"/>
                <w:sz w:val="21"/>
                <w:szCs w:val="22"/>
              </w:rPr>
              <w:t>返回码示例：</w:t>
            </w:r>
          </w:p>
        </w:tc>
        <w:tc>
          <w:tcPr>
            <w:tcW w:w="7229" w:type="dxa"/>
            <w:gridSpan w:val="4"/>
            <w:shd w:val="clear" w:color="auto" w:fill="FFFFFF" w:themeFill="background1"/>
            <w:vAlign w:val="center"/>
          </w:tcPr>
          <w:p w:rsidR="00FF1211" w:rsidRPr="00FF1211" w:rsidRDefault="00FF1211" w:rsidP="00FF1211">
            <w:pPr>
              <w:rPr>
                <w:bCs/>
                <w:kern w:val="2"/>
                <w:sz w:val="21"/>
                <w:szCs w:val="22"/>
              </w:rPr>
            </w:pPr>
            <w:r w:rsidRPr="00FF1211">
              <w:rPr>
                <w:bCs/>
                <w:kern w:val="2"/>
                <w:sz w:val="21"/>
                <w:szCs w:val="22"/>
              </w:rPr>
              <w:t>success_jsonpCallback022925555111142126({</w:t>
            </w:r>
          </w:p>
          <w:p w:rsidR="00FF1211" w:rsidRPr="00FF1211" w:rsidRDefault="00FF1211" w:rsidP="00FF1211">
            <w:pPr>
              <w:rPr>
                <w:bCs/>
                <w:kern w:val="2"/>
                <w:sz w:val="21"/>
                <w:szCs w:val="22"/>
              </w:rPr>
            </w:pPr>
            <w:r w:rsidRPr="00FF1211">
              <w:rPr>
                <w:bCs/>
                <w:kern w:val="2"/>
                <w:sz w:val="21"/>
                <w:szCs w:val="22"/>
              </w:rPr>
              <w:t xml:space="preserve">    "rspCode": "000",</w:t>
            </w:r>
          </w:p>
          <w:p w:rsidR="00FF1211" w:rsidRPr="00FF1211" w:rsidRDefault="00FF1211" w:rsidP="00FF1211">
            <w:pPr>
              <w:rPr>
                <w:bCs/>
                <w:kern w:val="2"/>
                <w:sz w:val="21"/>
                <w:szCs w:val="22"/>
              </w:rPr>
            </w:pPr>
            <w:r w:rsidRPr="00FF1211">
              <w:rPr>
                <w:rFonts w:hint="eastAsia"/>
                <w:bCs/>
                <w:kern w:val="2"/>
                <w:sz w:val="21"/>
                <w:szCs w:val="22"/>
              </w:rPr>
              <w:t xml:space="preserve">    "rspDesc": "</w:t>
            </w:r>
            <w:r w:rsidRPr="00FF1211">
              <w:rPr>
                <w:rFonts w:hint="eastAsia"/>
                <w:bCs/>
                <w:kern w:val="2"/>
                <w:sz w:val="21"/>
                <w:szCs w:val="22"/>
              </w:rPr>
              <w:t>刷新成功</w:t>
            </w:r>
            <w:r w:rsidRPr="00FF1211">
              <w:rPr>
                <w:rFonts w:hint="eastAsia"/>
                <w:bCs/>
                <w:kern w:val="2"/>
                <w:sz w:val="21"/>
                <w:szCs w:val="22"/>
              </w:rPr>
              <w:t>"</w:t>
            </w:r>
          </w:p>
          <w:p w:rsidR="00FF1211" w:rsidRPr="00FF1211" w:rsidRDefault="00FF1211" w:rsidP="00FF1211">
            <w:pPr>
              <w:rPr>
                <w:bCs/>
                <w:kern w:val="2"/>
                <w:sz w:val="21"/>
                <w:szCs w:val="22"/>
              </w:rPr>
            </w:pPr>
            <w:r w:rsidRPr="00FF1211">
              <w:rPr>
                <w:bCs/>
                <w:kern w:val="2"/>
                <w:sz w:val="21"/>
                <w:szCs w:val="22"/>
              </w:rPr>
              <w:t>})</w:t>
            </w:r>
          </w:p>
        </w:tc>
      </w:tr>
    </w:tbl>
    <w:p w:rsidR="00FF1211" w:rsidRPr="00FF1211" w:rsidRDefault="00FF1211" w:rsidP="00FF1211"/>
    <w:p w:rsidR="00E414B1" w:rsidRDefault="00757144" w:rsidP="00D803E8">
      <w:pPr>
        <w:pStyle w:val="5"/>
      </w:pPr>
      <w:r>
        <w:rPr>
          <w:rFonts w:hint="eastAsia"/>
        </w:rPr>
        <w:t>1.1.1.1</w:t>
      </w:r>
      <w:r w:rsidR="00E414B1">
        <w:rPr>
          <w:rFonts w:hint="eastAsia"/>
        </w:rPr>
        <w:t>我的</w:t>
      </w:r>
      <w:r w:rsidR="00E414B1">
        <w:t>发布</w:t>
      </w:r>
      <w:r w:rsidR="00146996">
        <w:rPr>
          <w:rFonts w:hint="eastAsia"/>
        </w:rPr>
        <w:t>全部</w:t>
      </w:r>
      <w:r w:rsidR="00E414B1">
        <w:t>列表（盲捐记录）</w:t>
      </w:r>
    </w:p>
    <w:p w:rsidR="00FF1211" w:rsidRPr="00FF1211" w:rsidRDefault="00FF1211" w:rsidP="00FF1211"/>
    <w:tbl>
      <w:tblPr>
        <w:tblStyle w:val="a7"/>
        <w:tblW w:w="9067" w:type="dxa"/>
        <w:tblLayout w:type="fixed"/>
        <w:tblLook w:val="04A0" w:firstRow="1" w:lastRow="0" w:firstColumn="1" w:lastColumn="0" w:noHBand="0" w:noVBand="1"/>
      </w:tblPr>
      <w:tblGrid>
        <w:gridCol w:w="1838"/>
        <w:gridCol w:w="2620"/>
        <w:gridCol w:w="35"/>
        <w:gridCol w:w="2727"/>
        <w:gridCol w:w="1847"/>
      </w:tblGrid>
      <w:tr w:rsidR="00E414B1" w:rsidTr="00091328">
        <w:tc>
          <w:tcPr>
            <w:tcW w:w="1838" w:type="dxa"/>
            <w:vAlign w:val="center"/>
          </w:tcPr>
          <w:p w:rsidR="00E414B1" w:rsidRDefault="00E414B1" w:rsidP="00091328">
            <w:pPr>
              <w:jc w:val="center"/>
              <w:rPr>
                <w:bCs/>
                <w:szCs w:val="21"/>
              </w:rPr>
            </w:pPr>
            <w:r>
              <w:rPr>
                <w:bCs/>
                <w:szCs w:val="21"/>
              </w:rPr>
              <w:t>接口标识：</w:t>
            </w:r>
          </w:p>
        </w:tc>
        <w:tc>
          <w:tcPr>
            <w:tcW w:w="2655" w:type="dxa"/>
            <w:gridSpan w:val="2"/>
            <w:vAlign w:val="center"/>
          </w:tcPr>
          <w:p w:rsidR="00E414B1" w:rsidRDefault="00E414B1" w:rsidP="00091328">
            <w:pPr>
              <w:jc w:val="center"/>
              <w:rPr>
                <w:bCs/>
                <w:szCs w:val="21"/>
              </w:rPr>
            </w:pPr>
            <w:r>
              <w:rPr>
                <w:rFonts w:hint="eastAsia"/>
                <w:bCs/>
                <w:szCs w:val="21"/>
              </w:rPr>
              <w:t>mydonate</w:t>
            </w:r>
            <w:r>
              <w:rPr>
                <w:bCs/>
                <w:szCs w:val="21"/>
              </w:rPr>
              <w:t>List</w:t>
            </w:r>
          </w:p>
        </w:tc>
        <w:tc>
          <w:tcPr>
            <w:tcW w:w="2727" w:type="dxa"/>
          </w:tcPr>
          <w:p w:rsidR="00E414B1" w:rsidRDefault="00E414B1" w:rsidP="00091328">
            <w:pPr>
              <w:jc w:val="left"/>
            </w:pPr>
          </w:p>
        </w:tc>
        <w:tc>
          <w:tcPr>
            <w:tcW w:w="1847" w:type="dxa"/>
          </w:tcPr>
          <w:p w:rsidR="00E414B1" w:rsidRDefault="00E414B1" w:rsidP="00091328">
            <w:pPr>
              <w:jc w:val="left"/>
            </w:pPr>
          </w:p>
        </w:tc>
      </w:tr>
      <w:tr w:rsidR="00E414B1" w:rsidTr="00091328">
        <w:tc>
          <w:tcPr>
            <w:tcW w:w="1838" w:type="dxa"/>
            <w:shd w:val="clear" w:color="auto" w:fill="A6A6A6" w:themeFill="background1" w:themeFillShade="A6"/>
            <w:vAlign w:val="center"/>
          </w:tcPr>
          <w:p w:rsidR="00E414B1" w:rsidRDefault="00E414B1" w:rsidP="00091328">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E414B1" w:rsidRDefault="00E414B1" w:rsidP="00091328">
            <w:pPr>
              <w:jc w:val="center"/>
              <w:rPr>
                <w:bCs/>
                <w:szCs w:val="21"/>
              </w:rPr>
            </w:pPr>
            <w:r>
              <w:rPr>
                <w:rFonts w:hint="eastAsia"/>
                <w:bCs/>
                <w:szCs w:val="21"/>
              </w:rPr>
              <w:t>mydonate</w:t>
            </w:r>
            <w:r>
              <w:rPr>
                <w:bCs/>
                <w:szCs w:val="21"/>
              </w:rPr>
              <w:t>List</w:t>
            </w:r>
          </w:p>
        </w:tc>
        <w:tc>
          <w:tcPr>
            <w:tcW w:w="2727" w:type="dxa"/>
          </w:tcPr>
          <w:p w:rsidR="00E414B1" w:rsidRDefault="00E414B1" w:rsidP="00091328">
            <w:pPr>
              <w:jc w:val="center"/>
              <w:rPr>
                <w:bCs/>
                <w:szCs w:val="21"/>
              </w:rPr>
            </w:pPr>
          </w:p>
        </w:tc>
        <w:tc>
          <w:tcPr>
            <w:tcW w:w="1847" w:type="dxa"/>
          </w:tcPr>
          <w:p w:rsidR="00E414B1" w:rsidRDefault="00E414B1" w:rsidP="00091328">
            <w:pPr>
              <w:jc w:val="center"/>
              <w:rPr>
                <w:bCs/>
                <w:szCs w:val="21"/>
              </w:rPr>
            </w:pPr>
          </w:p>
        </w:tc>
      </w:tr>
      <w:tr w:rsidR="00E414B1" w:rsidTr="00091328">
        <w:tc>
          <w:tcPr>
            <w:tcW w:w="1838" w:type="dxa"/>
            <w:shd w:val="clear" w:color="auto" w:fill="A6A6A6" w:themeFill="background1" w:themeFillShade="A6"/>
            <w:vAlign w:val="center"/>
          </w:tcPr>
          <w:p w:rsidR="00E414B1" w:rsidRDefault="00E414B1" w:rsidP="00091328">
            <w:pPr>
              <w:jc w:val="center"/>
              <w:rPr>
                <w:bCs/>
                <w:szCs w:val="21"/>
              </w:rPr>
            </w:pPr>
            <w:r>
              <w:rPr>
                <w:bCs/>
                <w:szCs w:val="21"/>
              </w:rPr>
              <w:t>字段名</w:t>
            </w:r>
          </w:p>
        </w:tc>
        <w:tc>
          <w:tcPr>
            <w:tcW w:w="2655" w:type="dxa"/>
            <w:gridSpan w:val="2"/>
            <w:shd w:val="clear" w:color="auto" w:fill="A6A6A6" w:themeFill="background1" w:themeFillShade="A6"/>
            <w:vAlign w:val="center"/>
          </w:tcPr>
          <w:p w:rsidR="00E414B1" w:rsidRDefault="00E414B1" w:rsidP="00091328">
            <w:pPr>
              <w:jc w:val="center"/>
              <w:rPr>
                <w:bCs/>
                <w:szCs w:val="21"/>
              </w:rPr>
            </w:pPr>
            <w:r>
              <w:rPr>
                <w:bCs/>
                <w:szCs w:val="21"/>
              </w:rPr>
              <w:t>说明</w:t>
            </w:r>
          </w:p>
        </w:tc>
        <w:tc>
          <w:tcPr>
            <w:tcW w:w="2727" w:type="dxa"/>
            <w:shd w:val="clear" w:color="auto" w:fill="A6A6A6" w:themeFill="background1" w:themeFillShade="A6"/>
          </w:tcPr>
          <w:p w:rsidR="00E414B1" w:rsidRDefault="00E414B1" w:rsidP="00091328">
            <w:pPr>
              <w:jc w:val="center"/>
              <w:rPr>
                <w:bCs/>
                <w:szCs w:val="21"/>
              </w:rPr>
            </w:pPr>
            <w:r>
              <w:rPr>
                <w:bCs/>
                <w:szCs w:val="21"/>
              </w:rPr>
              <w:t>备注</w:t>
            </w:r>
          </w:p>
        </w:tc>
        <w:tc>
          <w:tcPr>
            <w:tcW w:w="1847" w:type="dxa"/>
            <w:shd w:val="clear" w:color="auto" w:fill="A6A6A6" w:themeFill="background1" w:themeFillShade="A6"/>
          </w:tcPr>
          <w:p w:rsidR="00E414B1" w:rsidRDefault="00E414B1" w:rsidP="00091328">
            <w:pPr>
              <w:jc w:val="center"/>
              <w:rPr>
                <w:bCs/>
                <w:szCs w:val="21"/>
              </w:rPr>
            </w:pPr>
            <w:r>
              <w:rPr>
                <w:rFonts w:hint="eastAsia"/>
                <w:bCs/>
                <w:szCs w:val="21"/>
              </w:rPr>
              <w:t>是否必填项</w:t>
            </w:r>
          </w:p>
        </w:tc>
      </w:tr>
      <w:tr w:rsidR="00E414B1" w:rsidTr="00091328">
        <w:trPr>
          <w:trHeight w:val="413"/>
        </w:trPr>
        <w:tc>
          <w:tcPr>
            <w:tcW w:w="1838" w:type="dxa"/>
            <w:shd w:val="clear" w:color="auto" w:fill="auto"/>
            <w:vAlign w:val="center"/>
          </w:tcPr>
          <w:p w:rsidR="00E414B1" w:rsidRDefault="00E414B1" w:rsidP="00091328">
            <w:pPr>
              <w:jc w:val="center"/>
            </w:pPr>
            <w:r>
              <w:rPr>
                <w:rFonts w:hint="eastAsia"/>
              </w:rPr>
              <w:t>userId</w:t>
            </w:r>
          </w:p>
        </w:tc>
        <w:tc>
          <w:tcPr>
            <w:tcW w:w="2655" w:type="dxa"/>
            <w:gridSpan w:val="2"/>
            <w:shd w:val="clear" w:color="auto" w:fill="auto"/>
            <w:vAlign w:val="center"/>
          </w:tcPr>
          <w:p w:rsidR="00E414B1" w:rsidRDefault="00E414B1" w:rsidP="00091328">
            <w:pPr>
              <w:jc w:val="center"/>
              <w:rPr>
                <w:bCs/>
                <w:szCs w:val="21"/>
              </w:rPr>
            </w:pPr>
            <w:r>
              <w:rPr>
                <w:rFonts w:hint="eastAsia"/>
                <w:bCs/>
                <w:szCs w:val="21"/>
              </w:rPr>
              <w:t>用户</w:t>
            </w:r>
            <w:r>
              <w:rPr>
                <w:rFonts w:hint="eastAsia"/>
                <w:bCs/>
                <w:szCs w:val="21"/>
              </w:rPr>
              <w:t>Id</w:t>
            </w:r>
          </w:p>
        </w:tc>
        <w:tc>
          <w:tcPr>
            <w:tcW w:w="2727" w:type="dxa"/>
            <w:shd w:val="clear" w:color="auto" w:fill="auto"/>
          </w:tcPr>
          <w:p w:rsidR="00E414B1" w:rsidRDefault="00E414B1" w:rsidP="00091328">
            <w:pPr>
              <w:jc w:val="center"/>
              <w:rPr>
                <w:rFonts w:ascii="Consolas" w:hAnsi="Consolas" w:cs="Consolas"/>
                <w:szCs w:val="21"/>
              </w:rPr>
            </w:pPr>
          </w:p>
        </w:tc>
        <w:tc>
          <w:tcPr>
            <w:tcW w:w="1847" w:type="dxa"/>
            <w:shd w:val="clear" w:color="auto" w:fill="auto"/>
          </w:tcPr>
          <w:p w:rsidR="00E414B1" w:rsidRDefault="00E414B1" w:rsidP="00091328">
            <w:pPr>
              <w:jc w:val="center"/>
              <w:rPr>
                <w:bCs/>
                <w:szCs w:val="21"/>
              </w:rPr>
            </w:pPr>
            <w:r>
              <w:rPr>
                <w:rFonts w:hint="eastAsia"/>
                <w:bCs/>
                <w:szCs w:val="21"/>
              </w:rPr>
              <w:t>是</w:t>
            </w:r>
          </w:p>
        </w:tc>
      </w:tr>
      <w:tr w:rsidR="00E414B1" w:rsidTr="00091328">
        <w:trPr>
          <w:trHeight w:val="413"/>
        </w:trPr>
        <w:tc>
          <w:tcPr>
            <w:tcW w:w="1838" w:type="dxa"/>
            <w:shd w:val="clear" w:color="auto" w:fill="auto"/>
            <w:vAlign w:val="center"/>
          </w:tcPr>
          <w:p w:rsidR="00E414B1" w:rsidRPr="001112AF" w:rsidRDefault="00E414B1" w:rsidP="00091328">
            <w:pPr>
              <w:jc w:val="center"/>
            </w:pPr>
            <w:r>
              <w:t>pageNow</w:t>
            </w:r>
          </w:p>
        </w:tc>
        <w:tc>
          <w:tcPr>
            <w:tcW w:w="2655" w:type="dxa"/>
            <w:gridSpan w:val="2"/>
            <w:shd w:val="clear" w:color="auto" w:fill="auto"/>
            <w:vAlign w:val="center"/>
          </w:tcPr>
          <w:p w:rsidR="00E414B1" w:rsidRPr="001112AF" w:rsidRDefault="00E414B1" w:rsidP="00091328">
            <w:pPr>
              <w:jc w:val="center"/>
              <w:rPr>
                <w:bCs/>
                <w:szCs w:val="21"/>
              </w:rPr>
            </w:pPr>
            <w:r>
              <w:rPr>
                <w:rFonts w:hint="eastAsia"/>
                <w:bCs/>
                <w:szCs w:val="21"/>
              </w:rPr>
              <w:t>当前页码</w:t>
            </w:r>
          </w:p>
        </w:tc>
        <w:tc>
          <w:tcPr>
            <w:tcW w:w="2727" w:type="dxa"/>
            <w:shd w:val="clear" w:color="auto" w:fill="auto"/>
          </w:tcPr>
          <w:p w:rsidR="00E414B1" w:rsidRDefault="00E414B1" w:rsidP="00091328">
            <w:pPr>
              <w:jc w:val="center"/>
              <w:rPr>
                <w:bCs/>
                <w:szCs w:val="21"/>
              </w:rPr>
            </w:pPr>
            <w:r>
              <w:rPr>
                <w:rFonts w:ascii="Consolas" w:hAnsi="Consolas" w:cs="Consolas" w:hint="eastAsia"/>
                <w:szCs w:val="21"/>
              </w:rPr>
              <w:t>起始</w:t>
            </w:r>
            <w:r>
              <w:rPr>
                <w:rFonts w:ascii="Consolas" w:hAnsi="Consolas" w:cs="Consolas"/>
                <w:szCs w:val="21"/>
              </w:rPr>
              <w:t>页</w:t>
            </w:r>
            <w:r>
              <w:rPr>
                <w:rFonts w:ascii="Consolas" w:hAnsi="Consolas" w:cs="Consolas" w:hint="eastAsia"/>
                <w:szCs w:val="21"/>
              </w:rPr>
              <w:t>:</w:t>
            </w:r>
            <w:r>
              <w:rPr>
                <w:rFonts w:ascii="Consolas" w:hAnsi="Consolas" w:cs="Consolas"/>
                <w:szCs w:val="21"/>
              </w:rPr>
              <w:t>1</w:t>
            </w:r>
          </w:p>
        </w:tc>
        <w:tc>
          <w:tcPr>
            <w:tcW w:w="1847" w:type="dxa"/>
            <w:shd w:val="clear" w:color="auto" w:fill="auto"/>
          </w:tcPr>
          <w:p w:rsidR="00E414B1" w:rsidRDefault="00E414B1" w:rsidP="00091328">
            <w:pPr>
              <w:jc w:val="center"/>
              <w:rPr>
                <w:bCs/>
                <w:szCs w:val="21"/>
              </w:rPr>
            </w:pPr>
            <w:r>
              <w:rPr>
                <w:rFonts w:hint="eastAsia"/>
                <w:bCs/>
                <w:szCs w:val="21"/>
              </w:rPr>
              <w:t>是</w:t>
            </w:r>
          </w:p>
        </w:tc>
      </w:tr>
      <w:tr w:rsidR="00E414B1" w:rsidTr="00091328">
        <w:trPr>
          <w:trHeight w:val="405"/>
        </w:trPr>
        <w:tc>
          <w:tcPr>
            <w:tcW w:w="1838" w:type="dxa"/>
            <w:vAlign w:val="center"/>
          </w:tcPr>
          <w:p w:rsidR="00E414B1" w:rsidRPr="001112AF" w:rsidRDefault="00E414B1" w:rsidP="00091328">
            <w:pPr>
              <w:jc w:val="center"/>
            </w:pPr>
            <w:r>
              <w:t>sort</w:t>
            </w:r>
          </w:p>
        </w:tc>
        <w:tc>
          <w:tcPr>
            <w:tcW w:w="2655" w:type="dxa"/>
            <w:gridSpan w:val="2"/>
            <w:vAlign w:val="center"/>
          </w:tcPr>
          <w:p w:rsidR="00E414B1" w:rsidRPr="001112AF" w:rsidRDefault="00E414B1" w:rsidP="00091328">
            <w:pPr>
              <w:jc w:val="center"/>
              <w:rPr>
                <w:bCs/>
                <w:szCs w:val="21"/>
              </w:rPr>
            </w:pPr>
            <w:r>
              <w:rPr>
                <w:rFonts w:hint="eastAsia"/>
                <w:bCs/>
                <w:szCs w:val="21"/>
              </w:rPr>
              <w:t>排序方式</w:t>
            </w:r>
          </w:p>
        </w:tc>
        <w:tc>
          <w:tcPr>
            <w:tcW w:w="2727" w:type="dxa"/>
            <w:vAlign w:val="center"/>
          </w:tcPr>
          <w:p w:rsidR="00E414B1" w:rsidRPr="00FE77C3" w:rsidRDefault="00E414B1" w:rsidP="00091328">
            <w:pPr>
              <w:jc w:val="left"/>
              <w:rPr>
                <w:rFonts w:ascii="微软雅黑" w:eastAsia="微软雅黑" w:hAnsi="微软雅黑"/>
                <w:color w:val="333333"/>
              </w:rPr>
            </w:pPr>
            <w:r>
              <w:rPr>
                <w:rFonts w:ascii="微软雅黑" w:eastAsia="微软雅黑" w:hAnsi="微软雅黑" w:hint="eastAsia"/>
                <w:color w:val="333333"/>
              </w:rPr>
              <w:t>默认发布时间降序排列</w:t>
            </w:r>
          </w:p>
        </w:tc>
        <w:tc>
          <w:tcPr>
            <w:tcW w:w="1847" w:type="dxa"/>
            <w:vAlign w:val="center"/>
          </w:tcPr>
          <w:p w:rsidR="00E414B1" w:rsidRDefault="00E414B1" w:rsidP="00091328">
            <w:pPr>
              <w:jc w:val="center"/>
              <w:rPr>
                <w:bCs/>
                <w:szCs w:val="21"/>
              </w:rPr>
            </w:pPr>
            <w:r>
              <w:rPr>
                <w:rFonts w:hint="eastAsia"/>
                <w:bCs/>
                <w:szCs w:val="21"/>
              </w:rPr>
              <w:t>否</w:t>
            </w:r>
          </w:p>
        </w:tc>
      </w:tr>
      <w:tr w:rsidR="00E414B1" w:rsidTr="00091328">
        <w:trPr>
          <w:trHeight w:val="405"/>
        </w:trPr>
        <w:tc>
          <w:tcPr>
            <w:tcW w:w="1838" w:type="dxa"/>
            <w:vAlign w:val="center"/>
          </w:tcPr>
          <w:p w:rsidR="00E414B1" w:rsidRDefault="00E414B1" w:rsidP="00091328">
            <w:pPr>
              <w:jc w:val="center"/>
            </w:pPr>
            <w:r w:rsidRPr="00BD161A">
              <w:t>loveType</w:t>
            </w:r>
          </w:p>
        </w:tc>
        <w:tc>
          <w:tcPr>
            <w:tcW w:w="2655" w:type="dxa"/>
            <w:gridSpan w:val="2"/>
            <w:vAlign w:val="center"/>
          </w:tcPr>
          <w:p w:rsidR="00E414B1" w:rsidRDefault="00E414B1" w:rsidP="00091328">
            <w:pPr>
              <w:jc w:val="center"/>
              <w:rPr>
                <w:bCs/>
                <w:szCs w:val="21"/>
              </w:rPr>
            </w:pPr>
            <w:r>
              <w:rPr>
                <w:rFonts w:hint="eastAsia"/>
                <w:bCs/>
                <w:szCs w:val="21"/>
              </w:rPr>
              <w:t>发布方式</w:t>
            </w:r>
          </w:p>
        </w:tc>
        <w:tc>
          <w:tcPr>
            <w:tcW w:w="2727" w:type="dxa"/>
            <w:vAlign w:val="center"/>
          </w:tcPr>
          <w:p w:rsidR="00E414B1" w:rsidRPr="00FE77C3" w:rsidRDefault="00E414B1" w:rsidP="00091328">
            <w:pPr>
              <w:jc w:val="left"/>
              <w:rPr>
                <w:rFonts w:ascii="微软雅黑" w:eastAsia="微软雅黑" w:hAnsi="微软雅黑"/>
                <w:color w:val="333333"/>
              </w:rPr>
            </w:pPr>
            <w:r w:rsidRPr="00510F0E">
              <w:rPr>
                <w:rFonts w:ascii="微软雅黑" w:eastAsia="微软雅黑" w:hAnsi="微软雅黑" w:hint="eastAsia"/>
                <w:color w:val="333333"/>
              </w:rPr>
              <w:t>0：明捐，1：盲捐</w:t>
            </w:r>
          </w:p>
        </w:tc>
        <w:tc>
          <w:tcPr>
            <w:tcW w:w="1847" w:type="dxa"/>
            <w:vAlign w:val="center"/>
          </w:tcPr>
          <w:p w:rsidR="00E414B1" w:rsidRDefault="00E414B1" w:rsidP="00091328">
            <w:pPr>
              <w:jc w:val="center"/>
              <w:rPr>
                <w:bCs/>
                <w:szCs w:val="21"/>
              </w:rPr>
            </w:pPr>
            <w:r>
              <w:rPr>
                <w:rFonts w:hint="eastAsia"/>
                <w:bCs/>
                <w:szCs w:val="21"/>
              </w:rPr>
              <w:t>是</w:t>
            </w:r>
          </w:p>
        </w:tc>
      </w:tr>
      <w:tr w:rsidR="00146996" w:rsidTr="00091328">
        <w:trPr>
          <w:trHeight w:val="405"/>
        </w:trPr>
        <w:tc>
          <w:tcPr>
            <w:tcW w:w="1838" w:type="dxa"/>
            <w:vAlign w:val="center"/>
          </w:tcPr>
          <w:p w:rsidR="00146996" w:rsidRPr="001112AF" w:rsidRDefault="00146996" w:rsidP="00091328">
            <w:pPr>
              <w:jc w:val="center"/>
            </w:pPr>
            <w:r>
              <w:t>pageCount</w:t>
            </w:r>
          </w:p>
        </w:tc>
        <w:tc>
          <w:tcPr>
            <w:tcW w:w="2655" w:type="dxa"/>
            <w:gridSpan w:val="2"/>
            <w:vAlign w:val="center"/>
          </w:tcPr>
          <w:p w:rsidR="00146996" w:rsidRDefault="00146996" w:rsidP="00091328">
            <w:pPr>
              <w:jc w:val="center"/>
              <w:rPr>
                <w:bCs/>
                <w:szCs w:val="21"/>
              </w:rPr>
            </w:pPr>
            <w:r>
              <w:rPr>
                <w:rFonts w:hint="eastAsia"/>
                <w:bCs/>
                <w:szCs w:val="21"/>
              </w:rPr>
              <w:t>每页显示条数</w:t>
            </w:r>
          </w:p>
        </w:tc>
        <w:tc>
          <w:tcPr>
            <w:tcW w:w="2727" w:type="dxa"/>
            <w:vAlign w:val="center"/>
          </w:tcPr>
          <w:p w:rsidR="00146996" w:rsidRPr="00FE77C3" w:rsidRDefault="00146996" w:rsidP="00091328">
            <w:pPr>
              <w:jc w:val="left"/>
              <w:rPr>
                <w:rFonts w:ascii="微软雅黑" w:eastAsia="微软雅黑" w:hAnsi="微软雅黑"/>
                <w:color w:val="333333"/>
              </w:rPr>
            </w:pPr>
            <w:r>
              <w:rPr>
                <w:rFonts w:ascii="Consolas" w:hAnsi="Consolas" w:cs="Consolas" w:hint="eastAsia"/>
                <w:szCs w:val="21"/>
              </w:rPr>
              <w:t>分页</w:t>
            </w:r>
          </w:p>
        </w:tc>
        <w:tc>
          <w:tcPr>
            <w:tcW w:w="1847" w:type="dxa"/>
            <w:vAlign w:val="center"/>
          </w:tcPr>
          <w:p w:rsidR="00146996" w:rsidRDefault="00146996" w:rsidP="00091328">
            <w:pPr>
              <w:jc w:val="center"/>
              <w:rPr>
                <w:bCs/>
                <w:szCs w:val="21"/>
              </w:rPr>
            </w:pPr>
            <w:r>
              <w:rPr>
                <w:rFonts w:hint="eastAsia"/>
                <w:bCs/>
                <w:szCs w:val="21"/>
              </w:rPr>
              <w:t>是</w:t>
            </w:r>
          </w:p>
        </w:tc>
      </w:tr>
      <w:tr w:rsidR="00146996" w:rsidTr="00091328">
        <w:trPr>
          <w:trHeight w:val="405"/>
        </w:trPr>
        <w:tc>
          <w:tcPr>
            <w:tcW w:w="1838" w:type="dxa"/>
            <w:vAlign w:val="center"/>
          </w:tcPr>
          <w:p w:rsidR="00146996" w:rsidRPr="001112AF" w:rsidRDefault="00146996" w:rsidP="00091328">
            <w:pPr>
              <w:jc w:val="center"/>
            </w:pPr>
            <w:r w:rsidRPr="00146996">
              <w:t>isDorZ</w:t>
            </w:r>
          </w:p>
        </w:tc>
        <w:tc>
          <w:tcPr>
            <w:tcW w:w="2655" w:type="dxa"/>
            <w:gridSpan w:val="2"/>
            <w:vAlign w:val="center"/>
          </w:tcPr>
          <w:p w:rsidR="00146996" w:rsidRDefault="00146996" w:rsidP="00091328">
            <w:pPr>
              <w:jc w:val="center"/>
              <w:rPr>
                <w:bCs/>
                <w:szCs w:val="21"/>
              </w:rPr>
            </w:pPr>
            <w:r>
              <w:rPr>
                <w:rFonts w:hint="eastAsia"/>
                <w:bCs/>
                <w:szCs w:val="21"/>
              </w:rPr>
              <w:t>爱心人士标志</w:t>
            </w:r>
          </w:p>
        </w:tc>
        <w:tc>
          <w:tcPr>
            <w:tcW w:w="2727" w:type="dxa"/>
            <w:vAlign w:val="center"/>
          </w:tcPr>
          <w:p w:rsidR="00146996" w:rsidRPr="00FE77C3" w:rsidRDefault="003E54C0" w:rsidP="00091328">
            <w:pPr>
              <w:jc w:val="left"/>
              <w:rPr>
                <w:rFonts w:ascii="微软雅黑" w:eastAsia="微软雅黑" w:hAnsi="微软雅黑"/>
                <w:color w:val="333333"/>
              </w:rPr>
            </w:pPr>
            <w:r>
              <w:rPr>
                <w:rFonts w:ascii="Consolas" w:hAnsi="Consolas" w:cs="Consolas" w:hint="eastAsia"/>
                <w:szCs w:val="21"/>
              </w:rPr>
              <w:t>默认：</w:t>
            </w:r>
            <w:r>
              <w:rPr>
                <w:rFonts w:ascii="Consolas" w:hAnsi="Consolas" w:cs="Consolas" w:hint="eastAsia"/>
                <w:szCs w:val="21"/>
              </w:rPr>
              <w:t>1</w:t>
            </w:r>
          </w:p>
        </w:tc>
        <w:tc>
          <w:tcPr>
            <w:tcW w:w="1847" w:type="dxa"/>
            <w:vAlign w:val="center"/>
          </w:tcPr>
          <w:p w:rsidR="00146996" w:rsidRDefault="00146996" w:rsidP="00091328">
            <w:pPr>
              <w:jc w:val="center"/>
              <w:rPr>
                <w:bCs/>
                <w:szCs w:val="21"/>
              </w:rPr>
            </w:pPr>
            <w:r>
              <w:rPr>
                <w:rFonts w:hint="eastAsia"/>
                <w:bCs/>
                <w:szCs w:val="21"/>
              </w:rPr>
              <w:t>是</w:t>
            </w:r>
          </w:p>
        </w:tc>
      </w:tr>
      <w:tr w:rsidR="00E414B1" w:rsidTr="00091328">
        <w:tc>
          <w:tcPr>
            <w:tcW w:w="1838" w:type="dxa"/>
            <w:shd w:val="clear" w:color="auto" w:fill="A6A6A6" w:themeFill="background1" w:themeFillShade="A6"/>
            <w:vAlign w:val="center"/>
          </w:tcPr>
          <w:p w:rsidR="00E414B1" w:rsidRDefault="00E414B1" w:rsidP="00091328">
            <w:pPr>
              <w:jc w:val="center"/>
              <w:rPr>
                <w:bCs/>
                <w:szCs w:val="21"/>
              </w:rPr>
            </w:pPr>
            <w:r>
              <w:rPr>
                <w:rFonts w:hint="eastAsia"/>
              </w:rPr>
              <w:t>参数</w:t>
            </w:r>
            <w:r>
              <w:t>jsonStr</w:t>
            </w:r>
            <w:r>
              <w:rPr>
                <w:rFonts w:hint="eastAsia"/>
              </w:rPr>
              <w:t>：</w:t>
            </w:r>
          </w:p>
        </w:tc>
        <w:tc>
          <w:tcPr>
            <w:tcW w:w="7229" w:type="dxa"/>
            <w:gridSpan w:val="4"/>
            <w:vAlign w:val="center"/>
          </w:tcPr>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w:t>
            </w:r>
          </w:p>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 xml:space="preserve">    "userId": "663809",</w:t>
            </w:r>
          </w:p>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 xml:space="preserve">    "pageNow": 1,</w:t>
            </w:r>
          </w:p>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 xml:space="preserve">    "sort": "",</w:t>
            </w:r>
          </w:p>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 xml:space="preserve">    "loveType": "1",</w:t>
            </w:r>
          </w:p>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 xml:space="preserve">    "pageCount": "5",</w:t>
            </w:r>
          </w:p>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 xml:space="preserve">    "isDorZ": "1"</w:t>
            </w:r>
          </w:p>
          <w:p w:rsidR="00E414B1" w:rsidRPr="007856FB" w:rsidRDefault="00FE5ED2" w:rsidP="00FE5ED2">
            <w:pPr>
              <w:ind w:left="120" w:hangingChars="50" w:hanging="120"/>
              <w:jc w:val="left"/>
              <w:rPr>
                <w:rFonts w:ascii="Consolas" w:hAnsi="Consolas" w:cs="Consolas"/>
                <w:b/>
                <w:color w:val="0070C0"/>
                <w:szCs w:val="21"/>
              </w:rPr>
            </w:pPr>
            <w:r w:rsidRPr="00FE5ED2">
              <w:rPr>
                <w:rFonts w:ascii="Consolas" w:hAnsi="Consolas" w:cs="Consolas"/>
                <w:b/>
                <w:bCs/>
                <w:color w:val="0070C0"/>
                <w:sz w:val="24"/>
                <w:szCs w:val="24"/>
              </w:rPr>
              <w:t>}</w:t>
            </w:r>
          </w:p>
        </w:tc>
      </w:tr>
      <w:tr w:rsidR="00E414B1" w:rsidTr="00091328">
        <w:tc>
          <w:tcPr>
            <w:tcW w:w="1838" w:type="dxa"/>
            <w:shd w:val="clear" w:color="auto" w:fill="A6A6A6" w:themeFill="background1" w:themeFillShade="A6"/>
            <w:vAlign w:val="center"/>
          </w:tcPr>
          <w:p w:rsidR="00E414B1" w:rsidRDefault="00E414B1" w:rsidP="00091328">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E414B1" w:rsidRDefault="00E414B1" w:rsidP="00091328">
            <w:pPr>
              <w:ind w:firstLine="210"/>
              <w:jc w:val="center"/>
              <w:rPr>
                <w:rFonts w:ascii="宋体" w:hAnsi="宋体"/>
                <w:bCs/>
                <w:szCs w:val="21"/>
              </w:rPr>
            </w:pPr>
          </w:p>
        </w:tc>
        <w:tc>
          <w:tcPr>
            <w:tcW w:w="2762" w:type="dxa"/>
            <w:gridSpan w:val="2"/>
            <w:shd w:val="clear" w:color="auto" w:fill="A6A6A6" w:themeFill="background1" w:themeFillShade="A6"/>
          </w:tcPr>
          <w:p w:rsidR="00E414B1" w:rsidRDefault="00E414B1" w:rsidP="00091328">
            <w:pPr>
              <w:ind w:firstLine="210"/>
              <w:jc w:val="center"/>
              <w:rPr>
                <w:rFonts w:ascii="宋体" w:hAnsi="宋体"/>
                <w:bCs/>
                <w:szCs w:val="21"/>
              </w:rPr>
            </w:pPr>
          </w:p>
        </w:tc>
        <w:tc>
          <w:tcPr>
            <w:tcW w:w="1847" w:type="dxa"/>
            <w:shd w:val="clear" w:color="auto" w:fill="A6A6A6" w:themeFill="background1" w:themeFillShade="A6"/>
          </w:tcPr>
          <w:p w:rsidR="00E414B1" w:rsidRDefault="00E414B1" w:rsidP="00091328">
            <w:pPr>
              <w:ind w:firstLine="210"/>
              <w:jc w:val="center"/>
              <w:rPr>
                <w:rFonts w:ascii="宋体" w:hAnsi="宋体"/>
                <w:bCs/>
                <w:szCs w:val="21"/>
              </w:rPr>
            </w:pPr>
          </w:p>
        </w:tc>
      </w:tr>
      <w:tr w:rsidR="00E414B1" w:rsidTr="00091328">
        <w:tc>
          <w:tcPr>
            <w:tcW w:w="1838" w:type="dxa"/>
            <w:shd w:val="clear" w:color="auto" w:fill="auto"/>
            <w:vAlign w:val="center"/>
          </w:tcPr>
          <w:p w:rsidR="00E414B1" w:rsidRPr="001112AF" w:rsidRDefault="00E414B1" w:rsidP="00091328">
            <w:pPr>
              <w:jc w:val="center"/>
            </w:pPr>
            <w:r>
              <w:t>total</w:t>
            </w:r>
          </w:p>
        </w:tc>
        <w:tc>
          <w:tcPr>
            <w:tcW w:w="2620" w:type="dxa"/>
            <w:shd w:val="clear" w:color="auto" w:fill="auto"/>
            <w:vAlign w:val="center"/>
          </w:tcPr>
          <w:p w:rsidR="00E414B1" w:rsidRPr="001112AF" w:rsidRDefault="00E414B1" w:rsidP="00091328">
            <w:pPr>
              <w:jc w:val="center"/>
              <w:rPr>
                <w:bCs/>
                <w:szCs w:val="21"/>
              </w:rPr>
            </w:pPr>
            <w:r>
              <w:rPr>
                <w:rFonts w:hint="eastAsia"/>
                <w:bCs/>
                <w:szCs w:val="21"/>
              </w:rPr>
              <w:t>总数量</w:t>
            </w:r>
          </w:p>
        </w:tc>
        <w:tc>
          <w:tcPr>
            <w:tcW w:w="2762" w:type="dxa"/>
            <w:gridSpan w:val="2"/>
            <w:shd w:val="clear" w:color="auto" w:fill="auto"/>
          </w:tcPr>
          <w:p w:rsidR="00E414B1" w:rsidRDefault="00E414B1" w:rsidP="00091328">
            <w:pPr>
              <w:ind w:firstLine="210"/>
              <w:jc w:val="center"/>
              <w:rPr>
                <w:rFonts w:ascii="宋体" w:hAnsi="宋体"/>
                <w:bCs/>
                <w:szCs w:val="21"/>
              </w:rPr>
            </w:pPr>
          </w:p>
        </w:tc>
        <w:tc>
          <w:tcPr>
            <w:tcW w:w="1847" w:type="dxa"/>
            <w:shd w:val="clear" w:color="auto" w:fill="auto"/>
          </w:tcPr>
          <w:p w:rsidR="00E414B1" w:rsidRDefault="00E414B1" w:rsidP="00091328">
            <w:pPr>
              <w:ind w:firstLine="210"/>
              <w:jc w:val="center"/>
              <w:rPr>
                <w:rFonts w:ascii="宋体" w:hAnsi="宋体"/>
                <w:bCs/>
                <w:szCs w:val="21"/>
              </w:rPr>
            </w:pPr>
          </w:p>
        </w:tc>
      </w:tr>
      <w:tr w:rsidR="00E414B1" w:rsidTr="00091328">
        <w:tc>
          <w:tcPr>
            <w:tcW w:w="1838" w:type="dxa"/>
            <w:shd w:val="clear" w:color="auto" w:fill="auto"/>
            <w:vAlign w:val="center"/>
          </w:tcPr>
          <w:p w:rsidR="00E414B1" w:rsidRPr="001112AF" w:rsidRDefault="00E414B1" w:rsidP="00091328">
            <w:pPr>
              <w:jc w:val="center"/>
              <w:rPr>
                <w:b/>
                <w:bCs/>
                <w:szCs w:val="21"/>
              </w:rPr>
            </w:pPr>
            <w:r>
              <w:rPr>
                <w:rFonts w:ascii="Courier New" w:hAnsi="Courier New" w:cs="Courier New"/>
              </w:rPr>
              <w:t>sort</w:t>
            </w:r>
          </w:p>
        </w:tc>
        <w:tc>
          <w:tcPr>
            <w:tcW w:w="2620" w:type="dxa"/>
            <w:shd w:val="clear" w:color="auto" w:fill="auto"/>
            <w:vAlign w:val="center"/>
          </w:tcPr>
          <w:p w:rsidR="00E414B1" w:rsidRPr="001112AF" w:rsidRDefault="00E414B1" w:rsidP="00091328">
            <w:pPr>
              <w:jc w:val="center"/>
              <w:rPr>
                <w:rFonts w:ascii="Courier New" w:hAnsi="Courier New" w:cs="Courier New"/>
              </w:rPr>
            </w:pPr>
            <w:r>
              <w:rPr>
                <w:rFonts w:hint="eastAsia"/>
                <w:bCs/>
                <w:szCs w:val="21"/>
              </w:rPr>
              <w:t>排序方式</w:t>
            </w:r>
          </w:p>
        </w:tc>
        <w:tc>
          <w:tcPr>
            <w:tcW w:w="2762" w:type="dxa"/>
            <w:gridSpan w:val="2"/>
            <w:shd w:val="clear" w:color="auto" w:fill="auto"/>
          </w:tcPr>
          <w:p w:rsidR="00E414B1" w:rsidRDefault="00E414B1" w:rsidP="00091328">
            <w:pPr>
              <w:ind w:firstLine="210"/>
              <w:jc w:val="center"/>
              <w:rPr>
                <w:rFonts w:ascii="宋体" w:hAnsi="宋体"/>
                <w:bCs/>
                <w:szCs w:val="21"/>
              </w:rPr>
            </w:pPr>
          </w:p>
        </w:tc>
        <w:tc>
          <w:tcPr>
            <w:tcW w:w="1847" w:type="dxa"/>
            <w:shd w:val="clear" w:color="auto" w:fill="auto"/>
          </w:tcPr>
          <w:p w:rsidR="00E414B1" w:rsidRDefault="00E414B1" w:rsidP="00091328">
            <w:pPr>
              <w:ind w:firstLine="210"/>
              <w:jc w:val="center"/>
              <w:rPr>
                <w:rFonts w:ascii="宋体" w:hAnsi="宋体"/>
                <w:bCs/>
                <w:szCs w:val="21"/>
              </w:rPr>
            </w:pPr>
          </w:p>
        </w:tc>
      </w:tr>
      <w:tr w:rsidR="00E414B1" w:rsidTr="00091328">
        <w:tc>
          <w:tcPr>
            <w:tcW w:w="1838" w:type="dxa"/>
            <w:shd w:val="clear" w:color="auto" w:fill="auto"/>
            <w:vAlign w:val="center"/>
          </w:tcPr>
          <w:p w:rsidR="00E414B1" w:rsidRDefault="00E414B1" w:rsidP="00091328">
            <w:pPr>
              <w:jc w:val="center"/>
              <w:rPr>
                <w:rFonts w:ascii="Courier New" w:hAnsi="Courier New" w:cs="Courier New"/>
              </w:rPr>
            </w:pPr>
            <w:r>
              <w:rPr>
                <w:rFonts w:ascii="Courier New" w:hAnsi="Courier New" w:cs="Courier New" w:hint="eastAsia"/>
              </w:rPr>
              <w:t>rows</w:t>
            </w:r>
          </w:p>
        </w:tc>
        <w:tc>
          <w:tcPr>
            <w:tcW w:w="2620" w:type="dxa"/>
            <w:shd w:val="clear" w:color="auto" w:fill="auto"/>
            <w:vAlign w:val="center"/>
          </w:tcPr>
          <w:p w:rsidR="00E414B1" w:rsidRDefault="00E414B1" w:rsidP="00091328">
            <w:pPr>
              <w:jc w:val="center"/>
              <w:rPr>
                <w:bCs/>
                <w:szCs w:val="21"/>
              </w:rPr>
            </w:pPr>
            <w:r>
              <w:rPr>
                <w:rFonts w:hint="eastAsia"/>
                <w:bCs/>
                <w:szCs w:val="21"/>
              </w:rPr>
              <w:t>每页显示条数</w:t>
            </w:r>
          </w:p>
        </w:tc>
        <w:tc>
          <w:tcPr>
            <w:tcW w:w="2762" w:type="dxa"/>
            <w:gridSpan w:val="2"/>
            <w:shd w:val="clear" w:color="auto" w:fill="auto"/>
          </w:tcPr>
          <w:p w:rsidR="00E414B1" w:rsidRDefault="00E414B1" w:rsidP="00091328">
            <w:pPr>
              <w:ind w:firstLine="210"/>
              <w:jc w:val="center"/>
              <w:rPr>
                <w:rFonts w:ascii="宋体" w:hAnsi="宋体"/>
                <w:bCs/>
                <w:szCs w:val="21"/>
              </w:rPr>
            </w:pPr>
          </w:p>
        </w:tc>
        <w:tc>
          <w:tcPr>
            <w:tcW w:w="1847" w:type="dxa"/>
            <w:shd w:val="clear" w:color="auto" w:fill="auto"/>
          </w:tcPr>
          <w:p w:rsidR="00E414B1" w:rsidRDefault="00E414B1" w:rsidP="00091328">
            <w:pPr>
              <w:ind w:firstLine="210"/>
              <w:jc w:val="center"/>
              <w:rPr>
                <w:rFonts w:ascii="宋体" w:hAnsi="宋体"/>
                <w:bCs/>
                <w:szCs w:val="21"/>
              </w:rPr>
            </w:pPr>
          </w:p>
        </w:tc>
      </w:tr>
      <w:tr w:rsidR="00DC31F1" w:rsidTr="00091328">
        <w:tc>
          <w:tcPr>
            <w:tcW w:w="1838" w:type="dxa"/>
            <w:vMerge w:val="restart"/>
            <w:shd w:val="clear" w:color="auto" w:fill="auto"/>
            <w:vAlign w:val="center"/>
          </w:tcPr>
          <w:p w:rsidR="00DC31F1" w:rsidRDefault="00DC31F1" w:rsidP="00091328">
            <w:pPr>
              <w:jc w:val="center"/>
              <w:rPr>
                <w:rFonts w:ascii="Courier New" w:hAnsi="Courier New" w:cs="Courier New"/>
              </w:rPr>
            </w:pPr>
            <w:r>
              <w:rPr>
                <w:rFonts w:hint="eastAsia"/>
                <w:bCs/>
                <w:szCs w:val="21"/>
              </w:rPr>
              <w:t>myDonate</w:t>
            </w:r>
            <w:r>
              <w:rPr>
                <w:bCs/>
                <w:szCs w:val="21"/>
              </w:rPr>
              <w:t>List</w:t>
            </w:r>
          </w:p>
        </w:tc>
        <w:tc>
          <w:tcPr>
            <w:tcW w:w="2620" w:type="dxa"/>
            <w:shd w:val="clear" w:color="auto" w:fill="auto"/>
            <w:vAlign w:val="center"/>
          </w:tcPr>
          <w:p w:rsidR="00DC31F1" w:rsidRDefault="00DC31F1" w:rsidP="00091328">
            <w:pPr>
              <w:jc w:val="center"/>
              <w:rPr>
                <w:bCs/>
                <w:szCs w:val="21"/>
              </w:rPr>
            </w:pPr>
            <w:r>
              <w:rPr>
                <w:bCs/>
                <w:szCs w:val="21"/>
              </w:rPr>
              <w:t>i</w:t>
            </w:r>
            <w:r>
              <w:rPr>
                <w:rFonts w:hint="eastAsia"/>
                <w:bCs/>
                <w:szCs w:val="21"/>
              </w:rPr>
              <w:t>d</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记录的Id</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Default="00DC31F1" w:rsidP="00091328">
            <w:pPr>
              <w:jc w:val="center"/>
              <w:rPr>
                <w:bCs/>
                <w:szCs w:val="21"/>
              </w:rPr>
            </w:pPr>
            <w:r>
              <w:rPr>
                <w:rFonts w:hint="eastAsia"/>
                <w:bCs/>
                <w:szCs w:val="21"/>
              </w:rPr>
              <w:t>loveNo</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爱心单号</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Default="00DC31F1" w:rsidP="00091328">
            <w:pPr>
              <w:jc w:val="center"/>
              <w:rPr>
                <w:bCs/>
                <w:szCs w:val="21"/>
              </w:rPr>
            </w:pPr>
            <w:r w:rsidRPr="00CF52EF">
              <w:rPr>
                <w:bCs/>
                <w:szCs w:val="21"/>
              </w:rPr>
              <w:t>itemsName</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物品名称</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CF52EF" w:rsidRDefault="00DC31F1" w:rsidP="00091328">
            <w:pPr>
              <w:jc w:val="center"/>
              <w:rPr>
                <w:bCs/>
                <w:szCs w:val="21"/>
              </w:rPr>
            </w:pPr>
            <w:r w:rsidRPr="004A78BE">
              <w:rPr>
                <w:bCs/>
                <w:szCs w:val="21"/>
              </w:rPr>
              <w:t>userId</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用户</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CF52EF" w:rsidRDefault="00DC31F1" w:rsidP="00091328">
            <w:pPr>
              <w:jc w:val="center"/>
              <w:rPr>
                <w:bCs/>
                <w:szCs w:val="21"/>
              </w:rPr>
            </w:pPr>
            <w:r w:rsidRPr="00CF52EF">
              <w:rPr>
                <w:bCs/>
                <w:szCs w:val="21"/>
              </w:rPr>
              <w:t>itemsDesc</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物品描述</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CF52EF" w:rsidRDefault="00DC31F1" w:rsidP="00091328">
            <w:pPr>
              <w:jc w:val="center"/>
              <w:rPr>
                <w:bCs/>
                <w:szCs w:val="21"/>
              </w:rPr>
            </w:pPr>
            <w:r w:rsidRPr="00CF52EF">
              <w:rPr>
                <w:bCs/>
                <w:szCs w:val="21"/>
              </w:rPr>
              <w:t>reason</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申请原因</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CF52EF" w:rsidRDefault="00DC31F1" w:rsidP="00091328">
            <w:pPr>
              <w:jc w:val="center"/>
              <w:rPr>
                <w:bCs/>
                <w:szCs w:val="21"/>
              </w:rPr>
            </w:pPr>
            <w:r>
              <w:rPr>
                <w:bCs/>
                <w:szCs w:val="21"/>
              </w:rPr>
              <w:t>itid</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物品类别</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4A78BE" w:rsidRDefault="00DC31F1" w:rsidP="00091328">
            <w:pPr>
              <w:jc w:val="center"/>
              <w:rPr>
                <w:bCs/>
                <w:szCs w:val="21"/>
              </w:rPr>
            </w:pPr>
            <w:r w:rsidRPr="00787F24">
              <w:rPr>
                <w:bCs/>
                <w:szCs w:val="21"/>
              </w:rPr>
              <w:t>picUrl</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图片路径</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CF52EF" w:rsidRDefault="00DC31F1" w:rsidP="00091328">
            <w:pPr>
              <w:jc w:val="center"/>
              <w:rPr>
                <w:bCs/>
                <w:szCs w:val="21"/>
              </w:rPr>
            </w:pPr>
            <w:r>
              <w:rPr>
                <w:bCs/>
                <w:szCs w:val="21"/>
              </w:rPr>
              <w:t>isHide</w:t>
            </w:r>
          </w:p>
        </w:tc>
        <w:tc>
          <w:tcPr>
            <w:tcW w:w="2762" w:type="dxa"/>
            <w:gridSpan w:val="2"/>
            <w:shd w:val="clear" w:color="auto" w:fill="auto"/>
          </w:tcPr>
          <w:p w:rsidR="00DC31F1" w:rsidRDefault="00DC31F1" w:rsidP="00091328">
            <w:pPr>
              <w:ind w:firstLine="210"/>
              <w:jc w:val="center"/>
              <w:rPr>
                <w:rFonts w:ascii="宋体" w:hAnsi="宋体"/>
                <w:bCs/>
                <w:szCs w:val="21"/>
              </w:rPr>
            </w:pPr>
            <w:r w:rsidRPr="008163CC">
              <w:rPr>
                <w:rFonts w:ascii="宋体" w:hAnsi="宋体" w:hint="eastAsia"/>
                <w:bCs/>
                <w:szCs w:val="21"/>
              </w:rPr>
              <w:t>0：不匿名，1：匿名</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Default="00DC31F1" w:rsidP="00091328">
            <w:pPr>
              <w:jc w:val="center"/>
              <w:rPr>
                <w:bCs/>
                <w:szCs w:val="21"/>
              </w:rPr>
            </w:pPr>
            <w:r w:rsidRPr="00190D1C">
              <w:rPr>
                <w:rFonts w:ascii="Tahoma" w:hAnsi="Tahoma" w:cs="Tahoma"/>
                <w:color w:val="434343"/>
                <w:sz w:val="18"/>
                <w:szCs w:val="18"/>
                <w:shd w:val="clear" w:color="auto" w:fill="F2F2F2"/>
              </w:rPr>
              <w:t>appliyCount</w:t>
            </w:r>
          </w:p>
        </w:tc>
        <w:tc>
          <w:tcPr>
            <w:tcW w:w="2762" w:type="dxa"/>
            <w:gridSpan w:val="2"/>
            <w:shd w:val="clear" w:color="auto" w:fill="auto"/>
          </w:tcPr>
          <w:p w:rsidR="00DC31F1" w:rsidRPr="008163CC" w:rsidRDefault="00DC31F1" w:rsidP="00091328">
            <w:pPr>
              <w:ind w:firstLine="210"/>
              <w:jc w:val="center"/>
              <w:rPr>
                <w:rFonts w:ascii="宋体" w:hAnsi="宋体"/>
                <w:bCs/>
                <w:szCs w:val="21"/>
              </w:rPr>
            </w:pPr>
            <w:r>
              <w:rPr>
                <w:rFonts w:ascii="宋体" w:hAnsi="宋体" w:hint="eastAsia"/>
                <w:bCs/>
                <w:szCs w:val="21"/>
              </w:rPr>
              <w:t>申请者数量</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Default="00DC31F1" w:rsidP="00091328">
            <w:pPr>
              <w:jc w:val="center"/>
              <w:rPr>
                <w:rFonts w:ascii="Tahoma" w:hAnsi="Tahoma" w:cs="Tahoma"/>
                <w:color w:val="434343"/>
                <w:sz w:val="18"/>
                <w:szCs w:val="18"/>
                <w:shd w:val="clear" w:color="auto" w:fill="F2F2F2"/>
              </w:rPr>
            </w:pPr>
            <w:r w:rsidRPr="00F06381">
              <w:rPr>
                <w:rFonts w:ascii="Tahoma" w:hAnsi="Tahoma" w:cs="Tahoma"/>
                <w:color w:val="434343"/>
                <w:sz w:val="18"/>
                <w:szCs w:val="18"/>
                <w:shd w:val="clear" w:color="auto" w:fill="F2F2F2"/>
              </w:rPr>
              <w:t>loveStatus</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爱心状态</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751675" w:rsidRDefault="00DC31F1" w:rsidP="00091328">
            <w:pPr>
              <w:jc w:val="center"/>
              <w:rPr>
                <w:rFonts w:ascii="Tahoma" w:hAnsi="Tahoma" w:cs="Tahoma"/>
                <w:sz w:val="18"/>
                <w:szCs w:val="18"/>
                <w:shd w:val="clear" w:color="auto" w:fill="F2F2F2"/>
              </w:rPr>
            </w:pPr>
            <w:r w:rsidRPr="00751675">
              <w:rPr>
                <w:rFonts w:ascii="Tahoma" w:hAnsi="Tahoma" w:cs="Tahoma"/>
                <w:sz w:val="18"/>
                <w:szCs w:val="18"/>
                <w:shd w:val="clear" w:color="auto" w:fill="F2F2F2"/>
              </w:rPr>
              <w:t>love</w:t>
            </w:r>
            <w:r>
              <w:rPr>
                <w:rFonts w:ascii="Tahoma" w:hAnsi="Tahoma" w:cs="Tahoma"/>
                <w:sz w:val="18"/>
                <w:szCs w:val="18"/>
                <w:shd w:val="clear" w:color="auto" w:fill="F2F2F2"/>
              </w:rPr>
              <w:t>Type</w:t>
            </w:r>
          </w:p>
        </w:tc>
        <w:tc>
          <w:tcPr>
            <w:tcW w:w="2762" w:type="dxa"/>
            <w:gridSpan w:val="2"/>
            <w:shd w:val="clear" w:color="auto" w:fill="auto"/>
          </w:tcPr>
          <w:p w:rsidR="00DC31F1" w:rsidRPr="00751675" w:rsidRDefault="00DC31F1" w:rsidP="00091328">
            <w:pPr>
              <w:ind w:firstLine="210"/>
              <w:jc w:val="center"/>
              <w:rPr>
                <w:rFonts w:ascii="宋体" w:hAnsi="宋体"/>
                <w:bCs/>
                <w:szCs w:val="21"/>
              </w:rPr>
            </w:pPr>
            <w:r>
              <w:rPr>
                <w:rFonts w:ascii="宋体" w:hAnsi="宋体" w:hint="eastAsia"/>
                <w:bCs/>
                <w:szCs w:val="21"/>
              </w:rPr>
              <w:t>0:明捐，1：盲捐</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751675" w:rsidRDefault="00DC31F1" w:rsidP="00091328">
            <w:pPr>
              <w:jc w:val="center"/>
              <w:rPr>
                <w:rFonts w:ascii="Tahoma" w:hAnsi="Tahoma" w:cs="Tahoma"/>
                <w:sz w:val="18"/>
                <w:szCs w:val="18"/>
                <w:shd w:val="clear" w:color="auto" w:fill="F2F2F2"/>
              </w:rPr>
            </w:pPr>
            <w:r w:rsidRPr="001252C7">
              <w:rPr>
                <w:rFonts w:ascii="Tahoma" w:hAnsi="Tahoma" w:cs="Tahoma"/>
                <w:sz w:val="18"/>
                <w:szCs w:val="18"/>
                <w:shd w:val="clear" w:color="auto" w:fill="F2F2F2"/>
              </w:rPr>
              <w:t>nowday</w:t>
            </w:r>
          </w:p>
        </w:tc>
        <w:tc>
          <w:tcPr>
            <w:tcW w:w="2762" w:type="dxa"/>
            <w:gridSpan w:val="2"/>
            <w:shd w:val="clear" w:color="auto" w:fill="auto"/>
          </w:tcPr>
          <w:p w:rsidR="00DC31F1" w:rsidRPr="00751675" w:rsidRDefault="00DC31F1" w:rsidP="00091328">
            <w:pPr>
              <w:ind w:firstLine="210"/>
              <w:jc w:val="center"/>
              <w:rPr>
                <w:rFonts w:ascii="宋体" w:hAnsi="宋体"/>
                <w:bCs/>
                <w:szCs w:val="21"/>
              </w:rPr>
            </w:pPr>
            <w:r>
              <w:rPr>
                <w:rFonts w:ascii="宋体" w:hAnsi="宋体" w:hint="eastAsia"/>
                <w:bCs/>
                <w:szCs w:val="21"/>
              </w:rPr>
              <w:t>当前服务器时间</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1252C7">
            <w:pPr>
              <w:jc w:val="center"/>
              <w:rPr>
                <w:rFonts w:ascii="Courier New" w:hAnsi="Courier New" w:cs="Courier New"/>
              </w:rPr>
            </w:pPr>
          </w:p>
        </w:tc>
        <w:tc>
          <w:tcPr>
            <w:tcW w:w="2620" w:type="dxa"/>
            <w:shd w:val="clear" w:color="auto" w:fill="auto"/>
            <w:vAlign w:val="center"/>
          </w:tcPr>
          <w:p w:rsidR="00DC31F1" w:rsidRPr="00751675" w:rsidRDefault="00DC31F1" w:rsidP="001252C7">
            <w:pPr>
              <w:jc w:val="center"/>
              <w:rPr>
                <w:rFonts w:ascii="Tahoma" w:hAnsi="Tahoma" w:cs="Tahoma"/>
                <w:sz w:val="18"/>
                <w:szCs w:val="18"/>
                <w:shd w:val="clear" w:color="auto" w:fill="F2F2F2"/>
              </w:rPr>
            </w:pPr>
            <w:r w:rsidRPr="001252C7">
              <w:rPr>
                <w:rFonts w:ascii="Tahoma" w:hAnsi="Tahoma" w:cs="Tahoma"/>
                <w:sz w:val="18"/>
                <w:szCs w:val="18"/>
                <w:shd w:val="clear" w:color="auto" w:fill="F2F2F2"/>
              </w:rPr>
              <w:t>publishTime</w:t>
            </w:r>
          </w:p>
        </w:tc>
        <w:tc>
          <w:tcPr>
            <w:tcW w:w="2762" w:type="dxa"/>
            <w:gridSpan w:val="2"/>
            <w:shd w:val="clear" w:color="auto" w:fill="auto"/>
          </w:tcPr>
          <w:p w:rsidR="00DC31F1" w:rsidRPr="00751675" w:rsidRDefault="00DC31F1" w:rsidP="001252C7">
            <w:pPr>
              <w:ind w:firstLine="210"/>
              <w:jc w:val="center"/>
              <w:rPr>
                <w:rFonts w:ascii="宋体" w:hAnsi="宋体"/>
                <w:bCs/>
                <w:szCs w:val="21"/>
              </w:rPr>
            </w:pPr>
            <w:r>
              <w:rPr>
                <w:rFonts w:ascii="宋体" w:hAnsi="宋体" w:hint="eastAsia"/>
                <w:bCs/>
                <w:szCs w:val="21"/>
              </w:rPr>
              <w:t>此条信息发布时间</w:t>
            </w:r>
          </w:p>
        </w:tc>
        <w:tc>
          <w:tcPr>
            <w:tcW w:w="1847" w:type="dxa"/>
            <w:shd w:val="clear" w:color="auto" w:fill="auto"/>
          </w:tcPr>
          <w:p w:rsidR="00DC31F1" w:rsidRDefault="00DC31F1" w:rsidP="001252C7">
            <w:pPr>
              <w:ind w:firstLine="210"/>
              <w:jc w:val="center"/>
              <w:rPr>
                <w:rFonts w:ascii="宋体" w:hAnsi="宋体"/>
                <w:bCs/>
                <w:szCs w:val="21"/>
              </w:rPr>
            </w:pPr>
          </w:p>
        </w:tc>
      </w:tr>
      <w:tr w:rsidR="00E414B1" w:rsidRPr="00F64465" w:rsidTr="00091328">
        <w:tc>
          <w:tcPr>
            <w:tcW w:w="1838" w:type="dxa"/>
            <w:shd w:val="clear" w:color="auto" w:fill="FFFFFF" w:themeFill="background1"/>
            <w:vAlign w:val="center"/>
          </w:tcPr>
          <w:p w:rsidR="00E414B1" w:rsidRPr="00F64465" w:rsidRDefault="00E414B1" w:rsidP="00091328">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E414B1" w:rsidRPr="00F64465" w:rsidRDefault="00E414B1" w:rsidP="00091328">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E414B1" w:rsidRPr="00F64465" w:rsidRDefault="00E414B1" w:rsidP="00091328">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E414B1" w:rsidRPr="00F64465" w:rsidRDefault="00E414B1" w:rsidP="00091328">
            <w:pPr>
              <w:widowControl/>
              <w:jc w:val="center"/>
              <w:rPr>
                <w:rFonts w:ascii="Consolas" w:hAnsi="Consolas" w:cs="Consolas"/>
                <w:szCs w:val="21"/>
              </w:rPr>
            </w:pPr>
          </w:p>
        </w:tc>
      </w:tr>
      <w:tr w:rsidR="00E414B1" w:rsidRPr="00F64465" w:rsidTr="00091328">
        <w:tc>
          <w:tcPr>
            <w:tcW w:w="1838" w:type="dxa"/>
            <w:shd w:val="clear" w:color="auto" w:fill="FFFFFF" w:themeFill="background1"/>
            <w:vAlign w:val="center"/>
          </w:tcPr>
          <w:p w:rsidR="00E414B1" w:rsidRPr="00F64465" w:rsidRDefault="00E414B1" w:rsidP="00091328">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E414B1" w:rsidRPr="00F64465" w:rsidRDefault="00E414B1" w:rsidP="00091328">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E414B1" w:rsidRPr="00F64465" w:rsidRDefault="00E414B1" w:rsidP="00091328">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E414B1" w:rsidRPr="00F64465" w:rsidRDefault="00E414B1" w:rsidP="00091328">
            <w:pPr>
              <w:widowControl/>
              <w:jc w:val="center"/>
              <w:rPr>
                <w:rFonts w:ascii="Consolas" w:hAnsi="Consolas" w:cs="Consolas"/>
                <w:szCs w:val="21"/>
              </w:rPr>
            </w:pPr>
          </w:p>
        </w:tc>
      </w:tr>
      <w:tr w:rsidR="00E414B1" w:rsidTr="00091328">
        <w:tc>
          <w:tcPr>
            <w:tcW w:w="1838" w:type="dxa"/>
            <w:shd w:val="clear" w:color="auto" w:fill="A6A6A6" w:themeFill="background1" w:themeFillShade="A6"/>
            <w:vAlign w:val="center"/>
          </w:tcPr>
          <w:p w:rsidR="00E414B1" w:rsidRDefault="00E414B1" w:rsidP="00091328">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success_jsonpCallback035590811411448353({</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"rspCode": "000",</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hint="eastAsia"/>
                <w:bCs/>
                <w:color w:val="5B9BD5" w:themeColor="accent1"/>
                <w:sz w:val="24"/>
                <w:szCs w:val="24"/>
              </w:rPr>
              <w:t xml:space="preserve">    "rspDesc": "</w:t>
            </w:r>
            <w:r w:rsidRPr="00FE5ED2">
              <w:rPr>
                <w:rFonts w:ascii="Consolas" w:hAnsi="Consolas" w:cs="Consolas" w:hint="eastAsia"/>
                <w:bCs/>
                <w:color w:val="5B9BD5" w:themeColor="accent1"/>
                <w:sz w:val="24"/>
                <w:szCs w:val="24"/>
              </w:rPr>
              <w:t>正常</w:t>
            </w:r>
            <w:r w:rsidRPr="00FE5ED2">
              <w:rPr>
                <w:rFonts w:ascii="Consolas" w:hAnsi="Consolas" w:cs="Consolas" w:hint="eastAsia"/>
                <w:bCs/>
                <w:color w:val="5B9BD5" w:themeColor="accent1"/>
                <w:sz w:val="24"/>
                <w:szCs w:val="24"/>
              </w:rPr>
              <w:t>",</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"total": 13,</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"rows": 5,</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"myDonateList": [</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"nowday": "2017-04-02 13:14:47",</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"id": 717,</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"loveNo": "20170401192041",</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"appliyCount": 2,</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hint="eastAsia"/>
                <w:bCs/>
                <w:color w:val="5B9BD5" w:themeColor="accent1"/>
                <w:sz w:val="24"/>
                <w:szCs w:val="24"/>
              </w:rPr>
              <w:t xml:space="preserve">            "itemsName": "</w:t>
            </w:r>
            <w:r w:rsidRPr="00FE5ED2">
              <w:rPr>
                <w:rFonts w:ascii="Consolas" w:hAnsi="Consolas" w:cs="Consolas" w:hint="eastAsia"/>
                <w:bCs/>
                <w:color w:val="5B9BD5" w:themeColor="accent1"/>
                <w:sz w:val="24"/>
                <w:szCs w:val="24"/>
              </w:rPr>
              <w:t>测试测试</w:t>
            </w:r>
            <w:r w:rsidRPr="00FE5ED2">
              <w:rPr>
                <w:rFonts w:ascii="Consolas" w:hAnsi="Consolas" w:cs="Consolas" w:hint="eastAsia"/>
                <w:bCs/>
                <w:color w:val="5B9BD5" w:themeColor="accent1"/>
                <w:sz w:val="24"/>
                <w:szCs w:val="24"/>
              </w:rPr>
              <w:t>",</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"loveType": 1,</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"userId": "663809",</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hint="eastAsia"/>
                <w:bCs/>
                <w:color w:val="5B9BD5" w:themeColor="accent1"/>
                <w:sz w:val="24"/>
                <w:szCs w:val="24"/>
              </w:rPr>
              <w:t xml:space="preserve">            "itemsDesc": "</w:t>
            </w:r>
            <w:r w:rsidRPr="00FE5ED2">
              <w:rPr>
                <w:rFonts w:ascii="Consolas" w:hAnsi="Consolas" w:cs="Consolas" w:hint="eastAsia"/>
                <w:bCs/>
                <w:color w:val="5B9BD5" w:themeColor="accent1"/>
                <w:sz w:val="24"/>
                <w:szCs w:val="24"/>
              </w:rPr>
              <w:t>物品描述</w:t>
            </w:r>
            <w:r w:rsidRPr="00FE5ED2">
              <w:rPr>
                <w:rFonts w:ascii="Consolas" w:hAnsi="Consolas" w:cs="Consolas" w:hint="eastAsia"/>
                <w:bCs/>
                <w:color w:val="5B9BD5" w:themeColor="accent1"/>
                <w:sz w:val="24"/>
                <w:szCs w:val="24"/>
              </w:rPr>
              <w:t>",</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"picurl": "bbs691944309.jpg",</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hint="eastAsia"/>
                <w:bCs/>
                <w:color w:val="5B9BD5" w:themeColor="accent1"/>
                <w:sz w:val="24"/>
                <w:szCs w:val="24"/>
              </w:rPr>
              <w:t xml:space="preserve">            "reason": "</w:t>
            </w:r>
            <w:r w:rsidRPr="00FE5ED2">
              <w:rPr>
                <w:rFonts w:ascii="Consolas" w:hAnsi="Consolas" w:cs="Consolas" w:hint="eastAsia"/>
                <w:bCs/>
                <w:color w:val="5B9BD5" w:themeColor="accent1"/>
                <w:sz w:val="24"/>
                <w:szCs w:val="24"/>
              </w:rPr>
              <w:t>申请理由</w:t>
            </w:r>
            <w:r w:rsidRPr="00FE5ED2">
              <w:rPr>
                <w:rFonts w:ascii="Consolas" w:hAnsi="Consolas" w:cs="Consolas" w:hint="eastAsia"/>
                <w:bCs/>
                <w:color w:val="5B9BD5" w:themeColor="accent1"/>
                <w:sz w:val="24"/>
                <w:szCs w:val="24"/>
              </w:rPr>
              <w:t>",</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"isHide": 0,</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"loveStatus": 3,</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"publishTime": "2017-04-01 19:20:41",</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"itid": 10</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w:t>
            </w:r>
          </w:p>
          <w:p w:rsidR="00E414B1" w:rsidRPr="00751675" w:rsidRDefault="00FE5ED2" w:rsidP="00FE5ED2">
            <w:pPr>
              <w:jc w:val="left"/>
              <w:rPr>
                <w:rFonts w:ascii="Consolas" w:hAnsi="Consolas" w:cs="Consolas"/>
                <w:bCs/>
                <w:color w:val="5B9BD5" w:themeColor="accent1"/>
                <w:szCs w:val="21"/>
              </w:rPr>
            </w:pPr>
            <w:r w:rsidRPr="00FE5ED2">
              <w:rPr>
                <w:rFonts w:ascii="Consolas" w:hAnsi="Consolas" w:cs="Consolas"/>
                <w:bCs/>
                <w:color w:val="5B9BD5" w:themeColor="accent1"/>
                <w:sz w:val="24"/>
                <w:szCs w:val="24"/>
              </w:rPr>
              <w:t>}</w:t>
            </w:r>
          </w:p>
        </w:tc>
      </w:tr>
    </w:tbl>
    <w:p w:rsidR="00933871" w:rsidRDefault="009F4168" w:rsidP="00D803E8">
      <w:pPr>
        <w:pStyle w:val="5"/>
      </w:pPr>
      <w:r>
        <w:rPr>
          <w:rFonts w:hint="eastAsia"/>
        </w:rPr>
        <w:lastRenderedPageBreak/>
        <w:t>1.1.1.2</w:t>
      </w:r>
      <w:r w:rsidR="00933871">
        <w:rPr>
          <w:rFonts w:hint="eastAsia"/>
        </w:rPr>
        <w:t>我的</w:t>
      </w:r>
      <w:r w:rsidR="00933871">
        <w:t>发布</w:t>
      </w:r>
      <w:r w:rsidR="00DC31F1">
        <w:rPr>
          <w:rFonts w:hint="eastAsia"/>
        </w:rPr>
        <w:t>-</w:t>
      </w:r>
      <w:r w:rsidR="00933871">
        <w:rPr>
          <w:rFonts w:hint="eastAsia"/>
        </w:rPr>
        <w:t>发布中，待发送，已送出列表</w:t>
      </w:r>
      <w:r w:rsidR="00933871">
        <w:t>（盲捐记录）</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933871" w:rsidTr="00091328">
        <w:tc>
          <w:tcPr>
            <w:tcW w:w="1838" w:type="dxa"/>
            <w:vAlign w:val="center"/>
          </w:tcPr>
          <w:p w:rsidR="00933871" w:rsidRDefault="00933871" w:rsidP="00091328">
            <w:pPr>
              <w:jc w:val="center"/>
              <w:rPr>
                <w:bCs/>
                <w:szCs w:val="21"/>
              </w:rPr>
            </w:pPr>
            <w:r>
              <w:rPr>
                <w:bCs/>
                <w:szCs w:val="21"/>
              </w:rPr>
              <w:t>接口标识：</w:t>
            </w:r>
          </w:p>
        </w:tc>
        <w:tc>
          <w:tcPr>
            <w:tcW w:w="2655" w:type="dxa"/>
            <w:gridSpan w:val="2"/>
            <w:vAlign w:val="center"/>
          </w:tcPr>
          <w:p w:rsidR="00933871" w:rsidRDefault="00933871" w:rsidP="00091328">
            <w:pPr>
              <w:jc w:val="center"/>
              <w:rPr>
                <w:bCs/>
                <w:szCs w:val="21"/>
              </w:rPr>
            </w:pPr>
            <w:r>
              <w:rPr>
                <w:rFonts w:hint="eastAsia"/>
                <w:bCs/>
                <w:szCs w:val="21"/>
              </w:rPr>
              <w:t>mydonate</w:t>
            </w:r>
            <w:r>
              <w:rPr>
                <w:bCs/>
                <w:szCs w:val="21"/>
              </w:rPr>
              <w:t>List</w:t>
            </w:r>
          </w:p>
        </w:tc>
        <w:tc>
          <w:tcPr>
            <w:tcW w:w="2727" w:type="dxa"/>
          </w:tcPr>
          <w:p w:rsidR="00933871" w:rsidRDefault="00933871" w:rsidP="00091328">
            <w:pPr>
              <w:jc w:val="left"/>
            </w:pPr>
          </w:p>
        </w:tc>
        <w:tc>
          <w:tcPr>
            <w:tcW w:w="1847" w:type="dxa"/>
          </w:tcPr>
          <w:p w:rsidR="00933871" w:rsidRDefault="00933871" w:rsidP="00091328">
            <w:pPr>
              <w:jc w:val="left"/>
            </w:pPr>
          </w:p>
        </w:tc>
      </w:tr>
      <w:tr w:rsidR="00933871" w:rsidTr="00091328">
        <w:tc>
          <w:tcPr>
            <w:tcW w:w="1838" w:type="dxa"/>
            <w:shd w:val="clear" w:color="auto" w:fill="A6A6A6" w:themeFill="background1" w:themeFillShade="A6"/>
            <w:vAlign w:val="center"/>
          </w:tcPr>
          <w:p w:rsidR="00933871" w:rsidRDefault="00933871" w:rsidP="00091328">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933871" w:rsidRDefault="00933871" w:rsidP="00091328">
            <w:pPr>
              <w:jc w:val="center"/>
              <w:rPr>
                <w:bCs/>
                <w:szCs w:val="21"/>
              </w:rPr>
            </w:pPr>
            <w:r>
              <w:rPr>
                <w:rFonts w:hint="eastAsia"/>
                <w:bCs/>
                <w:szCs w:val="21"/>
              </w:rPr>
              <w:t>mydonate</w:t>
            </w:r>
            <w:r>
              <w:rPr>
                <w:bCs/>
                <w:szCs w:val="21"/>
              </w:rPr>
              <w:t>List</w:t>
            </w:r>
          </w:p>
        </w:tc>
        <w:tc>
          <w:tcPr>
            <w:tcW w:w="2727" w:type="dxa"/>
          </w:tcPr>
          <w:p w:rsidR="00933871" w:rsidRDefault="00933871" w:rsidP="00091328">
            <w:pPr>
              <w:jc w:val="center"/>
              <w:rPr>
                <w:bCs/>
                <w:szCs w:val="21"/>
              </w:rPr>
            </w:pPr>
          </w:p>
        </w:tc>
        <w:tc>
          <w:tcPr>
            <w:tcW w:w="1847" w:type="dxa"/>
          </w:tcPr>
          <w:p w:rsidR="00933871" w:rsidRDefault="00933871" w:rsidP="00091328">
            <w:pPr>
              <w:jc w:val="center"/>
              <w:rPr>
                <w:bCs/>
                <w:szCs w:val="21"/>
              </w:rPr>
            </w:pPr>
          </w:p>
        </w:tc>
      </w:tr>
      <w:tr w:rsidR="00933871" w:rsidTr="00091328">
        <w:tc>
          <w:tcPr>
            <w:tcW w:w="1838" w:type="dxa"/>
            <w:shd w:val="clear" w:color="auto" w:fill="A6A6A6" w:themeFill="background1" w:themeFillShade="A6"/>
            <w:vAlign w:val="center"/>
          </w:tcPr>
          <w:p w:rsidR="00933871" w:rsidRDefault="00933871" w:rsidP="00091328">
            <w:pPr>
              <w:jc w:val="center"/>
              <w:rPr>
                <w:bCs/>
                <w:szCs w:val="21"/>
              </w:rPr>
            </w:pPr>
            <w:r>
              <w:rPr>
                <w:bCs/>
                <w:szCs w:val="21"/>
              </w:rPr>
              <w:t>字段名</w:t>
            </w:r>
          </w:p>
        </w:tc>
        <w:tc>
          <w:tcPr>
            <w:tcW w:w="2655" w:type="dxa"/>
            <w:gridSpan w:val="2"/>
            <w:shd w:val="clear" w:color="auto" w:fill="A6A6A6" w:themeFill="background1" w:themeFillShade="A6"/>
            <w:vAlign w:val="center"/>
          </w:tcPr>
          <w:p w:rsidR="00933871" w:rsidRDefault="00933871" w:rsidP="00091328">
            <w:pPr>
              <w:jc w:val="center"/>
              <w:rPr>
                <w:bCs/>
                <w:szCs w:val="21"/>
              </w:rPr>
            </w:pPr>
            <w:r>
              <w:rPr>
                <w:bCs/>
                <w:szCs w:val="21"/>
              </w:rPr>
              <w:t>说明</w:t>
            </w:r>
          </w:p>
        </w:tc>
        <w:tc>
          <w:tcPr>
            <w:tcW w:w="2727" w:type="dxa"/>
            <w:shd w:val="clear" w:color="auto" w:fill="A6A6A6" w:themeFill="background1" w:themeFillShade="A6"/>
          </w:tcPr>
          <w:p w:rsidR="00933871" w:rsidRDefault="00933871" w:rsidP="00091328">
            <w:pPr>
              <w:jc w:val="center"/>
              <w:rPr>
                <w:bCs/>
                <w:szCs w:val="21"/>
              </w:rPr>
            </w:pPr>
            <w:r>
              <w:rPr>
                <w:bCs/>
                <w:szCs w:val="21"/>
              </w:rPr>
              <w:t>备注</w:t>
            </w:r>
          </w:p>
        </w:tc>
        <w:tc>
          <w:tcPr>
            <w:tcW w:w="1847" w:type="dxa"/>
            <w:shd w:val="clear" w:color="auto" w:fill="A6A6A6" w:themeFill="background1" w:themeFillShade="A6"/>
          </w:tcPr>
          <w:p w:rsidR="00933871" w:rsidRDefault="00933871" w:rsidP="00091328">
            <w:pPr>
              <w:jc w:val="center"/>
              <w:rPr>
                <w:bCs/>
                <w:szCs w:val="21"/>
              </w:rPr>
            </w:pPr>
            <w:r>
              <w:rPr>
                <w:rFonts w:hint="eastAsia"/>
                <w:bCs/>
                <w:szCs w:val="21"/>
              </w:rPr>
              <w:t>是否必填项</w:t>
            </w:r>
          </w:p>
        </w:tc>
      </w:tr>
      <w:tr w:rsidR="00933871" w:rsidTr="00091328">
        <w:trPr>
          <w:trHeight w:val="413"/>
        </w:trPr>
        <w:tc>
          <w:tcPr>
            <w:tcW w:w="1838" w:type="dxa"/>
            <w:shd w:val="clear" w:color="auto" w:fill="auto"/>
            <w:vAlign w:val="center"/>
          </w:tcPr>
          <w:p w:rsidR="00933871" w:rsidRDefault="00933871" w:rsidP="00091328">
            <w:pPr>
              <w:jc w:val="center"/>
            </w:pPr>
            <w:r>
              <w:rPr>
                <w:rFonts w:hint="eastAsia"/>
              </w:rPr>
              <w:t>userId</w:t>
            </w:r>
          </w:p>
        </w:tc>
        <w:tc>
          <w:tcPr>
            <w:tcW w:w="2655" w:type="dxa"/>
            <w:gridSpan w:val="2"/>
            <w:shd w:val="clear" w:color="auto" w:fill="auto"/>
            <w:vAlign w:val="center"/>
          </w:tcPr>
          <w:p w:rsidR="00933871" w:rsidRDefault="00933871" w:rsidP="00091328">
            <w:pPr>
              <w:jc w:val="center"/>
              <w:rPr>
                <w:bCs/>
                <w:szCs w:val="21"/>
              </w:rPr>
            </w:pPr>
            <w:r>
              <w:rPr>
                <w:rFonts w:hint="eastAsia"/>
                <w:bCs/>
                <w:szCs w:val="21"/>
              </w:rPr>
              <w:t>用户</w:t>
            </w:r>
            <w:r>
              <w:rPr>
                <w:rFonts w:hint="eastAsia"/>
                <w:bCs/>
                <w:szCs w:val="21"/>
              </w:rPr>
              <w:t>Id</w:t>
            </w:r>
          </w:p>
        </w:tc>
        <w:tc>
          <w:tcPr>
            <w:tcW w:w="2727" w:type="dxa"/>
            <w:shd w:val="clear" w:color="auto" w:fill="auto"/>
          </w:tcPr>
          <w:p w:rsidR="00933871" w:rsidRDefault="00933871" w:rsidP="00091328">
            <w:pPr>
              <w:jc w:val="center"/>
              <w:rPr>
                <w:rFonts w:ascii="Consolas" w:hAnsi="Consolas" w:cs="Consolas"/>
                <w:szCs w:val="21"/>
              </w:rPr>
            </w:pPr>
          </w:p>
        </w:tc>
        <w:tc>
          <w:tcPr>
            <w:tcW w:w="1847" w:type="dxa"/>
            <w:shd w:val="clear" w:color="auto" w:fill="auto"/>
          </w:tcPr>
          <w:p w:rsidR="00933871" w:rsidRDefault="00933871" w:rsidP="00091328">
            <w:pPr>
              <w:jc w:val="center"/>
              <w:rPr>
                <w:bCs/>
                <w:szCs w:val="21"/>
              </w:rPr>
            </w:pPr>
            <w:r>
              <w:rPr>
                <w:rFonts w:hint="eastAsia"/>
                <w:bCs/>
                <w:szCs w:val="21"/>
              </w:rPr>
              <w:t>是</w:t>
            </w:r>
          </w:p>
        </w:tc>
      </w:tr>
      <w:tr w:rsidR="00933871" w:rsidTr="00091328">
        <w:trPr>
          <w:trHeight w:val="413"/>
        </w:trPr>
        <w:tc>
          <w:tcPr>
            <w:tcW w:w="1838" w:type="dxa"/>
            <w:shd w:val="clear" w:color="auto" w:fill="auto"/>
            <w:vAlign w:val="center"/>
          </w:tcPr>
          <w:p w:rsidR="00933871" w:rsidRPr="001112AF" w:rsidRDefault="00933871" w:rsidP="00091328">
            <w:pPr>
              <w:jc w:val="center"/>
            </w:pPr>
            <w:r>
              <w:t>pageNow</w:t>
            </w:r>
          </w:p>
        </w:tc>
        <w:tc>
          <w:tcPr>
            <w:tcW w:w="2655" w:type="dxa"/>
            <w:gridSpan w:val="2"/>
            <w:shd w:val="clear" w:color="auto" w:fill="auto"/>
            <w:vAlign w:val="center"/>
          </w:tcPr>
          <w:p w:rsidR="00933871" w:rsidRPr="001112AF" w:rsidRDefault="00933871" w:rsidP="00091328">
            <w:pPr>
              <w:jc w:val="center"/>
              <w:rPr>
                <w:bCs/>
                <w:szCs w:val="21"/>
              </w:rPr>
            </w:pPr>
            <w:r>
              <w:rPr>
                <w:rFonts w:hint="eastAsia"/>
                <w:bCs/>
                <w:szCs w:val="21"/>
              </w:rPr>
              <w:t>当前页码</w:t>
            </w:r>
          </w:p>
        </w:tc>
        <w:tc>
          <w:tcPr>
            <w:tcW w:w="2727" w:type="dxa"/>
            <w:shd w:val="clear" w:color="auto" w:fill="auto"/>
          </w:tcPr>
          <w:p w:rsidR="00933871" w:rsidRDefault="00933871" w:rsidP="00091328">
            <w:pPr>
              <w:jc w:val="center"/>
              <w:rPr>
                <w:bCs/>
                <w:szCs w:val="21"/>
              </w:rPr>
            </w:pPr>
            <w:r>
              <w:rPr>
                <w:rFonts w:ascii="Consolas" w:hAnsi="Consolas" w:cs="Consolas" w:hint="eastAsia"/>
                <w:szCs w:val="21"/>
              </w:rPr>
              <w:t>起始</w:t>
            </w:r>
            <w:r>
              <w:rPr>
                <w:rFonts w:ascii="Consolas" w:hAnsi="Consolas" w:cs="Consolas"/>
                <w:szCs w:val="21"/>
              </w:rPr>
              <w:t>页</w:t>
            </w:r>
            <w:r>
              <w:rPr>
                <w:rFonts w:ascii="Consolas" w:hAnsi="Consolas" w:cs="Consolas" w:hint="eastAsia"/>
                <w:szCs w:val="21"/>
              </w:rPr>
              <w:t>:</w:t>
            </w:r>
            <w:r>
              <w:rPr>
                <w:rFonts w:ascii="Consolas" w:hAnsi="Consolas" w:cs="Consolas"/>
                <w:szCs w:val="21"/>
              </w:rPr>
              <w:t>1</w:t>
            </w:r>
          </w:p>
        </w:tc>
        <w:tc>
          <w:tcPr>
            <w:tcW w:w="1847" w:type="dxa"/>
            <w:shd w:val="clear" w:color="auto" w:fill="auto"/>
          </w:tcPr>
          <w:p w:rsidR="00933871" w:rsidRDefault="00933871" w:rsidP="00091328">
            <w:pPr>
              <w:jc w:val="center"/>
              <w:rPr>
                <w:bCs/>
                <w:szCs w:val="21"/>
              </w:rPr>
            </w:pPr>
            <w:r>
              <w:rPr>
                <w:rFonts w:hint="eastAsia"/>
                <w:bCs/>
                <w:szCs w:val="21"/>
              </w:rPr>
              <w:t>是</w:t>
            </w:r>
          </w:p>
        </w:tc>
      </w:tr>
      <w:tr w:rsidR="00933871" w:rsidTr="00091328">
        <w:trPr>
          <w:trHeight w:val="405"/>
        </w:trPr>
        <w:tc>
          <w:tcPr>
            <w:tcW w:w="1838" w:type="dxa"/>
            <w:vAlign w:val="center"/>
          </w:tcPr>
          <w:p w:rsidR="00933871" w:rsidRPr="001112AF" w:rsidRDefault="00933871" w:rsidP="00091328">
            <w:pPr>
              <w:jc w:val="center"/>
            </w:pPr>
            <w:r>
              <w:t>sort</w:t>
            </w:r>
          </w:p>
        </w:tc>
        <w:tc>
          <w:tcPr>
            <w:tcW w:w="2655" w:type="dxa"/>
            <w:gridSpan w:val="2"/>
            <w:vAlign w:val="center"/>
          </w:tcPr>
          <w:p w:rsidR="00933871" w:rsidRPr="001112AF" w:rsidRDefault="00933871" w:rsidP="00091328">
            <w:pPr>
              <w:jc w:val="center"/>
              <w:rPr>
                <w:bCs/>
                <w:szCs w:val="21"/>
              </w:rPr>
            </w:pPr>
            <w:r>
              <w:rPr>
                <w:rFonts w:hint="eastAsia"/>
                <w:bCs/>
                <w:szCs w:val="21"/>
              </w:rPr>
              <w:t>排序方式</w:t>
            </w:r>
          </w:p>
        </w:tc>
        <w:tc>
          <w:tcPr>
            <w:tcW w:w="2727" w:type="dxa"/>
            <w:vAlign w:val="center"/>
          </w:tcPr>
          <w:p w:rsidR="00933871" w:rsidRPr="00FE77C3" w:rsidRDefault="00933871" w:rsidP="00091328">
            <w:pPr>
              <w:jc w:val="left"/>
              <w:rPr>
                <w:rFonts w:ascii="微软雅黑" w:eastAsia="微软雅黑" w:hAnsi="微软雅黑"/>
                <w:color w:val="333333"/>
              </w:rPr>
            </w:pPr>
            <w:r>
              <w:rPr>
                <w:rFonts w:ascii="微软雅黑" w:eastAsia="微软雅黑" w:hAnsi="微软雅黑" w:hint="eastAsia"/>
                <w:color w:val="333333"/>
              </w:rPr>
              <w:t>默认发布时间降序排列</w:t>
            </w:r>
          </w:p>
        </w:tc>
        <w:tc>
          <w:tcPr>
            <w:tcW w:w="1847" w:type="dxa"/>
            <w:vAlign w:val="center"/>
          </w:tcPr>
          <w:p w:rsidR="00933871" w:rsidRDefault="00933871" w:rsidP="00091328">
            <w:pPr>
              <w:jc w:val="center"/>
              <w:rPr>
                <w:bCs/>
                <w:szCs w:val="21"/>
              </w:rPr>
            </w:pPr>
            <w:r>
              <w:rPr>
                <w:rFonts w:hint="eastAsia"/>
                <w:bCs/>
                <w:szCs w:val="21"/>
              </w:rPr>
              <w:t>否</w:t>
            </w:r>
          </w:p>
        </w:tc>
      </w:tr>
      <w:tr w:rsidR="00933871" w:rsidTr="00091328">
        <w:trPr>
          <w:trHeight w:val="405"/>
        </w:trPr>
        <w:tc>
          <w:tcPr>
            <w:tcW w:w="1838" w:type="dxa"/>
            <w:vAlign w:val="center"/>
          </w:tcPr>
          <w:p w:rsidR="00933871" w:rsidRDefault="00933871" w:rsidP="00091328">
            <w:pPr>
              <w:jc w:val="center"/>
            </w:pPr>
            <w:r w:rsidRPr="00BD161A">
              <w:t>loveType</w:t>
            </w:r>
          </w:p>
        </w:tc>
        <w:tc>
          <w:tcPr>
            <w:tcW w:w="2655" w:type="dxa"/>
            <w:gridSpan w:val="2"/>
            <w:vAlign w:val="center"/>
          </w:tcPr>
          <w:p w:rsidR="00933871" w:rsidRDefault="00933871" w:rsidP="00091328">
            <w:pPr>
              <w:jc w:val="center"/>
              <w:rPr>
                <w:bCs/>
                <w:szCs w:val="21"/>
              </w:rPr>
            </w:pPr>
            <w:r>
              <w:rPr>
                <w:rFonts w:hint="eastAsia"/>
                <w:bCs/>
                <w:szCs w:val="21"/>
              </w:rPr>
              <w:t>发布方式</w:t>
            </w:r>
          </w:p>
        </w:tc>
        <w:tc>
          <w:tcPr>
            <w:tcW w:w="2727" w:type="dxa"/>
            <w:vAlign w:val="center"/>
          </w:tcPr>
          <w:p w:rsidR="00933871" w:rsidRPr="00FE77C3" w:rsidRDefault="00933871" w:rsidP="00091328">
            <w:pPr>
              <w:jc w:val="left"/>
              <w:rPr>
                <w:rFonts w:ascii="微软雅黑" w:eastAsia="微软雅黑" w:hAnsi="微软雅黑"/>
                <w:color w:val="333333"/>
              </w:rPr>
            </w:pPr>
            <w:r w:rsidRPr="00510F0E">
              <w:rPr>
                <w:rFonts w:ascii="微软雅黑" w:eastAsia="微软雅黑" w:hAnsi="微软雅黑" w:hint="eastAsia"/>
                <w:color w:val="333333"/>
              </w:rPr>
              <w:t>0：明捐，1：盲捐</w:t>
            </w:r>
          </w:p>
        </w:tc>
        <w:tc>
          <w:tcPr>
            <w:tcW w:w="1847" w:type="dxa"/>
            <w:vAlign w:val="center"/>
          </w:tcPr>
          <w:p w:rsidR="00933871" w:rsidRDefault="00933871" w:rsidP="00091328">
            <w:pPr>
              <w:jc w:val="center"/>
              <w:rPr>
                <w:bCs/>
                <w:szCs w:val="21"/>
              </w:rPr>
            </w:pPr>
            <w:r>
              <w:rPr>
                <w:rFonts w:hint="eastAsia"/>
                <w:bCs/>
                <w:szCs w:val="21"/>
              </w:rPr>
              <w:t>是</w:t>
            </w:r>
          </w:p>
        </w:tc>
      </w:tr>
      <w:tr w:rsidR="00933871" w:rsidTr="00091328">
        <w:trPr>
          <w:trHeight w:val="405"/>
        </w:trPr>
        <w:tc>
          <w:tcPr>
            <w:tcW w:w="1838" w:type="dxa"/>
            <w:vAlign w:val="center"/>
          </w:tcPr>
          <w:p w:rsidR="00933871" w:rsidRPr="001112AF" w:rsidRDefault="00933871" w:rsidP="00091328">
            <w:pPr>
              <w:jc w:val="center"/>
            </w:pPr>
            <w:r>
              <w:t>pageCount</w:t>
            </w:r>
          </w:p>
        </w:tc>
        <w:tc>
          <w:tcPr>
            <w:tcW w:w="2655" w:type="dxa"/>
            <w:gridSpan w:val="2"/>
            <w:vAlign w:val="center"/>
          </w:tcPr>
          <w:p w:rsidR="00933871" w:rsidRDefault="00933871" w:rsidP="00091328">
            <w:pPr>
              <w:jc w:val="center"/>
              <w:rPr>
                <w:bCs/>
                <w:szCs w:val="21"/>
              </w:rPr>
            </w:pPr>
            <w:r>
              <w:rPr>
                <w:rFonts w:hint="eastAsia"/>
                <w:bCs/>
                <w:szCs w:val="21"/>
              </w:rPr>
              <w:t>每页显示条数</w:t>
            </w:r>
          </w:p>
        </w:tc>
        <w:tc>
          <w:tcPr>
            <w:tcW w:w="2727" w:type="dxa"/>
            <w:vAlign w:val="center"/>
          </w:tcPr>
          <w:p w:rsidR="00933871" w:rsidRPr="00FE77C3" w:rsidRDefault="00933871" w:rsidP="00091328">
            <w:pPr>
              <w:jc w:val="left"/>
              <w:rPr>
                <w:rFonts w:ascii="微软雅黑" w:eastAsia="微软雅黑" w:hAnsi="微软雅黑"/>
                <w:color w:val="333333"/>
              </w:rPr>
            </w:pPr>
            <w:r>
              <w:rPr>
                <w:rFonts w:ascii="Consolas" w:hAnsi="Consolas" w:cs="Consolas" w:hint="eastAsia"/>
                <w:szCs w:val="21"/>
              </w:rPr>
              <w:t>分页</w:t>
            </w:r>
          </w:p>
        </w:tc>
        <w:tc>
          <w:tcPr>
            <w:tcW w:w="1847" w:type="dxa"/>
            <w:vAlign w:val="center"/>
          </w:tcPr>
          <w:p w:rsidR="00933871" w:rsidRDefault="00933871" w:rsidP="00091328">
            <w:pPr>
              <w:jc w:val="center"/>
              <w:rPr>
                <w:bCs/>
                <w:szCs w:val="21"/>
              </w:rPr>
            </w:pPr>
            <w:r>
              <w:rPr>
                <w:rFonts w:hint="eastAsia"/>
                <w:bCs/>
                <w:szCs w:val="21"/>
              </w:rPr>
              <w:t>是</w:t>
            </w:r>
          </w:p>
        </w:tc>
      </w:tr>
      <w:tr w:rsidR="00933871" w:rsidTr="00091328">
        <w:trPr>
          <w:trHeight w:val="405"/>
        </w:trPr>
        <w:tc>
          <w:tcPr>
            <w:tcW w:w="1838" w:type="dxa"/>
            <w:vAlign w:val="center"/>
          </w:tcPr>
          <w:p w:rsidR="00933871" w:rsidRPr="001112AF" w:rsidRDefault="00933871" w:rsidP="00091328">
            <w:pPr>
              <w:jc w:val="center"/>
            </w:pPr>
            <w:r w:rsidRPr="00933871">
              <w:t>lovestatus</w:t>
            </w:r>
          </w:p>
        </w:tc>
        <w:tc>
          <w:tcPr>
            <w:tcW w:w="2655" w:type="dxa"/>
            <w:gridSpan w:val="2"/>
            <w:vAlign w:val="center"/>
          </w:tcPr>
          <w:p w:rsidR="00933871" w:rsidRDefault="00933871" w:rsidP="00091328">
            <w:pPr>
              <w:jc w:val="center"/>
              <w:rPr>
                <w:bCs/>
                <w:szCs w:val="21"/>
              </w:rPr>
            </w:pPr>
            <w:r>
              <w:rPr>
                <w:rFonts w:hint="eastAsia"/>
                <w:bCs/>
                <w:szCs w:val="21"/>
              </w:rPr>
              <w:t>物品状态</w:t>
            </w:r>
          </w:p>
        </w:tc>
        <w:tc>
          <w:tcPr>
            <w:tcW w:w="2727" w:type="dxa"/>
            <w:vAlign w:val="center"/>
          </w:tcPr>
          <w:p w:rsidR="00933871" w:rsidRPr="00FE77C3" w:rsidRDefault="00933871" w:rsidP="00091328">
            <w:pPr>
              <w:jc w:val="left"/>
              <w:rPr>
                <w:rFonts w:ascii="微软雅黑" w:eastAsia="微软雅黑" w:hAnsi="微软雅黑"/>
                <w:color w:val="333333"/>
              </w:rPr>
            </w:pPr>
            <w:r>
              <w:rPr>
                <w:rFonts w:ascii="Consolas" w:hAnsi="Consolas" w:cs="Consolas" w:hint="eastAsia"/>
                <w:szCs w:val="21"/>
              </w:rPr>
              <w:t>0</w:t>
            </w:r>
            <w:r>
              <w:rPr>
                <w:rFonts w:ascii="Consolas" w:hAnsi="Consolas" w:cs="Consolas" w:hint="eastAsia"/>
                <w:szCs w:val="21"/>
              </w:rPr>
              <w:t>：发布中，</w:t>
            </w:r>
            <w:r>
              <w:rPr>
                <w:rFonts w:ascii="Consolas" w:hAnsi="Consolas" w:cs="Consolas" w:hint="eastAsia"/>
                <w:szCs w:val="21"/>
              </w:rPr>
              <w:t>1</w:t>
            </w:r>
            <w:r>
              <w:rPr>
                <w:rFonts w:ascii="Consolas" w:hAnsi="Consolas" w:cs="Consolas" w:hint="eastAsia"/>
                <w:szCs w:val="21"/>
              </w:rPr>
              <w:t>：待发送，</w:t>
            </w:r>
            <w:r>
              <w:rPr>
                <w:rFonts w:ascii="Consolas" w:hAnsi="Consolas" w:cs="Consolas" w:hint="eastAsia"/>
                <w:szCs w:val="21"/>
              </w:rPr>
              <w:t>2</w:t>
            </w:r>
            <w:r>
              <w:rPr>
                <w:rFonts w:ascii="Consolas" w:hAnsi="Consolas" w:cs="Consolas" w:hint="eastAsia"/>
                <w:szCs w:val="21"/>
              </w:rPr>
              <w:t>：已送出，</w:t>
            </w:r>
            <w:r>
              <w:rPr>
                <w:rFonts w:ascii="Consolas" w:hAnsi="Consolas" w:cs="Consolas" w:hint="eastAsia"/>
                <w:szCs w:val="21"/>
              </w:rPr>
              <w:t>3</w:t>
            </w:r>
            <w:r>
              <w:rPr>
                <w:rFonts w:ascii="Consolas" w:hAnsi="Consolas" w:cs="Consolas" w:hint="eastAsia"/>
                <w:szCs w:val="21"/>
              </w:rPr>
              <w:t>：已成功</w:t>
            </w:r>
          </w:p>
        </w:tc>
        <w:tc>
          <w:tcPr>
            <w:tcW w:w="1847" w:type="dxa"/>
            <w:vAlign w:val="center"/>
          </w:tcPr>
          <w:p w:rsidR="00933871" w:rsidRDefault="00933871" w:rsidP="00091328">
            <w:pPr>
              <w:jc w:val="center"/>
              <w:rPr>
                <w:bCs/>
                <w:szCs w:val="21"/>
              </w:rPr>
            </w:pPr>
            <w:r>
              <w:rPr>
                <w:rFonts w:hint="eastAsia"/>
                <w:bCs/>
                <w:szCs w:val="21"/>
              </w:rPr>
              <w:t>是</w:t>
            </w:r>
          </w:p>
        </w:tc>
      </w:tr>
      <w:tr w:rsidR="00933871" w:rsidTr="00091328">
        <w:tc>
          <w:tcPr>
            <w:tcW w:w="1838" w:type="dxa"/>
            <w:shd w:val="clear" w:color="auto" w:fill="A6A6A6" w:themeFill="background1" w:themeFillShade="A6"/>
            <w:vAlign w:val="center"/>
          </w:tcPr>
          <w:p w:rsidR="00933871" w:rsidRDefault="00933871" w:rsidP="00091328">
            <w:pPr>
              <w:jc w:val="center"/>
              <w:rPr>
                <w:bCs/>
                <w:szCs w:val="21"/>
              </w:rPr>
            </w:pPr>
            <w:r>
              <w:rPr>
                <w:rFonts w:hint="eastAsia"/>
              </w:rPr>
              <w:t>参数</w:t>
            </w:r>
            <w:r>
              <w:t>jsonStr</w:t>
            </w:r>
            <w:r>
              <w:rPr>
                <w:rFonts w:hint="eastAsia"/>
              </w:rPr>
              <w:t>：</w:t>
            </w:r>
          </w:p>
        </w:tc>
        <w:tc>
          <w:tcPr>
            <w:tcW w:w="7229" w:type="dxa"/>
            <w:gridSpan w:val="4"/>
            <w:vAlign w:val="center"/>
          </w:tcPr>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w:t>
            </w:r>
          </w:p>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 xml:space="preserve">    "userId": "663809",</w:t>
            </w:r>
          </w:p>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 xml:space="preserve">    "pageNow": 1,</w:t>
            </w:r>
          </w:p>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 xml:space="preserve">    "sort": "",</w:t>
            </w:r>
          </w:p>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 xml:space="preserve">    "loveType": "1",</w:t>
            </w:r>
          </w:p>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 xml:space="preserve">    "pageCount": "5",</w:t>
            </w:r>
          </w:p>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 xml:space="preserve">    "lovestatus": "0"</w:t>
            </w:r>
          </w:p>
          <w:p w:rsidR="00933871" w:rsidRPr="007856FB" w:rsidRDefault="00FE5ED2" w:rsidP="00FE5ED2">
            <w:pPr>
              <w:ind w:left="120" w:hangingChars="50" w:hanging="120"/>
              <w:jc w:val="left"/>
              <w:rPr>
                <w:rFonts w:ascii="Consolas" w:hAnsi="Consolas" w:cs="Consolas"/>
                <w:b/>
                <w:color w:val="0070C0"/>
                <w:szCs w:val="21"/>
              </w:rPr>
            </w:pPr>
            <w:r w:rsidRPr="00FE5ED2">
              <w:rPr>
                <w:rFonts w:ascii="Consolas" w:hAnsi="Consolas" w:cs="Consolas"/>
                <w:b/>
                <w:bCs/>
                <w:color w:val="0070C0"/>
                <w:sz w:val="24"/>
                <w:szCs w:val="24"/>
              </w:rPr>
              <w:t>}</w:t>
            </w:r>
          </w:p>
        </w:tc>
      </w:tr>
      <w:tr w:rsidR="00933871" w:rsidTr="00091328">
        <w:tc>
          <w:tcPr>
            <w:tcW w:w="1838" w:type="dxa"/>
            <w:shd w:val="clear" w:color="auto" w:fill="A6A6A6" w:themeFill="background1" w:themeFillShade="A6"/>
            <w:vAlign w:val="center"/>
          </w:tcPr>
          <w:p w:rsidR="00933871" w:rsidRDefault="00933871" w:rsidP="00091328">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933871" w:rsidRDefault="00933871" w:rsidP="00091328">
            <w:pPr>
              <w:ind w:firstLine="210"/>
              <w:jc w:val="center"/>
              <w:rPr>
                <w:rFonts w:ascii="宋体" w:hAnsi="宋体"/>
                <w:bCs/>
                <w:szCs w:val="21"/>
              </w:rPr>
            </w:pPr>
          </w:p>
        </w:tc>
        <w:tc>
          <w:tcPr>
            <w:tcW w:w="2762" w:type="dxa"/>
            <w:gridSpan w:val="2"/>
            <w:shd w:val="clear" w:color="auto" w:fill="A6A6A6" w:themeFill="background1" w:themeFillShade="A6"/>
          </w:tcPr>
          <w:p w:rsidR="00933871" w:rsidRDefault="00933871" w:rsidP="00091328">
            <w:pPr>
              <w:ind w:firstLine="210"/>
              <w:jc w:val="center"/>
              <w:rPr>
                <w:rFonts w:ascii="宋体" w:hAnsi="宋体"/>
                <w:bCs/>
                <w:szCs w:val="21"/>
              </w:rPr>
            </w:pPr>
          </w:p>
        </w:tc>
        <w:tc>
          <w:tcPr>
            <w:tcW w:w="1847" w:type="dxa"/>
            <w:shd w:val="clear" w:color="auto" w:fill="A6A6A6" w:themeFill="background1" w:themeFillShade="A6"/>
          </w:tcPr>
          <w:p w:rsidR="00933871" w:rsidRDefault="00933871" w:rsidP="00091328">
            <w:pPr>
              <w:ind w:firstLine="210"/>
              <w:jc w:val="center"/>
              <w:rPr>
                <w:rFonts w:ascii="宋体" w:hAnsi="宋体"/>
                <w:bCs/>
                <w:szCs w:val="21"/>
              </w:rPr>
            </w:pPr>
          </w:p>
        </w:tc>
      </w:tr>
      <w:tr w:rsidR="00933871" w:rsidTr="00091328">
        <w:tc>
          <w:tcPr>
            <w:tcW w:w="1838" w:type="dxa"/>
            <w:shd w:val="clear" w:color="auto" w:fill="auto"/>
            <w:vAlign w:val="center"/>
          </w:tcPr>
          <w:p w:rsidR="00933871" w:rsidRPr="001112AF" w:rsidRDefault="00933871" w:rsidP="00091328">
            <w:pPr>
              <w:jc w:val="center"/>
            </w:pPr>
            <w:r>
              <w:t>total</w:t>
            </w:r>
          </w:p>
        </w:tc>
        <w:tc>
          <w:tcPr>
            <w:tcW w:w="2620" w:type="dxa"/>
            <w:shd w:val="clear" w:color="auto" w:fill="auto"/>
            <w:vAlign w:val="center"/>
          </w:tcPr>
          <w:p w:rsidR="00933871" w:rsidRPr="001112AF" w:rsidRDefault="00933871" w:rsidP="00091328">
            <w:pPr>
              <w:jc w:val="center"/>
              <w:rPr>
                <w:bCs/>
                <w:szCs w:val="21"/>
              </w:rPr>
            </w:pPr>
            <w:r>
              <w:rPr>
                <w:rFonts w:hint="eastAsia"/>
                <w:bCs/>
                <w:szCs w:val="21"/>
              </w:rPr>
              <w:t>总数量</w:t>
            </w:r>
          </w:p>
        </w:tc>
        <w:tc>
          <w:tcPr>
            <w:tcW w:w="2762" w:type="dxa"/>
            <w:gridSpan w:val="2"/>
            <w:shd w:val="clear" w:color="auto" w:fill="auto"/>
          </w:tcPr>
          <w:p w:rsidR="00933871" w:rsidRDefault="00933871" w:rsidP="00091328">
            <w:pPr>
              <w:ind w:firstLine="210"/>
              <w:jc w:val="center"/>
              <w:rPr>
                <w:rFonts w:ascii="宋体" w:hAnsi="宋体"/>
                <w:bCs/>
                <w:szCs w:val="21"/>
              </w:rPr>
            </w:pPr>
          </w:p>
        </w:tc>
        <w:tc>
          <w:tcPr>
            <w:tcW w:w="1847" w:type="dxa"/>
            <w:shd w:val="clear" w:color="auto" w:fill="auto"/>
          </w:tcPr>
          <w:p w:rsidR="00933871" w:rsidRDefault="00933871" w:rsidP="00091328">
            <w:pPr>
              <w:ind w:firstLine="210"/>
              <w:jc w:val="center"/>
              <w:rPr>
                <w:rFonts w:ascii="宋体" w:hAnsi="宋体"/>
                <w:bCs/>
                <w:szCs w:val="21"/>
              </w:rPr>
            </w:pPr>
          </w:p>
        </w:tc>
      </w:tr>
      <w:tr w:rsidR="00933871" w:rsidTr="00091328">
        <w:tc>
          <w:tcPr>
            <w:tcW w:w="1838" w:type="dxa"/>
            <w:shd w:val="clear" w:color="auto" w:fill="auto"/>
            <w:vAlign w:val="center"/>
          </w:tcPr>
          <w:p w:rsidR="00933871" w:rsidRPr="001112AF" w:rsidRDefault="00933871" w:rsidP="00091328">
            <w:pPr>
              <w:jc w:val="center"/>
              <w:rPr>
                <w:b/>
                <w:bCs/>
                <w:szCs w:val="21"/>
              </w:rPr>
            </w:pPr>
            <w:r>
              <w:rPr>
                <w:rFonts w:ascii="Courier New" w:hAnsi="Courier New" w:cs="Courier New"/>
              </w:rPr>
              <w:t>sort</w:t>
            </w:r>
          </w:p>
        </w:tc>
        <w:tc>
          <w:tcPr>
            <w:tcW w:w="2620" w:type="dxa"/>
            <w:shd w:val="clear" w:color="auto" w:fill="auto"/>
            <w:vAlign w:val="center"/>
          </w:tcPr>
          <w:p w:rsidR="00933871" w:rsidRPr="001112AF" w:rsidRDefault="00933871" w:rsidP="00091328">
            <w:pPr>
              <w:jc w:val="center"/>
              <w:rPr>
                <w:rFonts w:ascii="Courier New" w:hAnsi="Courier New" w:cs="Courier New"/>
              </w:rPr>
            </w:pPr>
            <w:r>
              <w:rPr>
                <w:rFonts w:hint="eastAsia"/>
                <w:bCs/>
                <w:szCs w:val="21"/>
              </w:rPr>
              <w:t>排序方式</w:t>
            </w:r>
          </w:p>
        </w:tc>
        <w:tc>
          <w:tcPr>
            <w:tcW w:w="2762" w:type="dxa"/>
            <w:gridSpan w:val="2"/>
            <w:shd w:val="clear" w:color="auto" w:fill="auto"/>
          </w:tcPr>
          <w:p w:rsidR="00933871" w:rsidRDefault="00933871" w:rsidP="00091328">
            <w:pPr>
              <w:ind w:firstLine="210"/>
              <w:jc w:val="center"/>
              <w:rPr>
                <w:rFonts w:ascii="宋体" w:hAnsi="宋体"/>
                <w:bCs/>
                <w:szCs w:val="21"/>
              </w:rPr>
            </w:pPr>
          </w:p>
        </w:tc>
        <w:tc>
          <w:tcPr>
            <w:tcW w:w="1847" w:type="dxa"/>
            <w:shd w:val="clear" w:color="auto" w:fill="auto"/>
          </w:tcPr>
          <w:p w:rsidR="00933871" w:rsidRDefault="00933871" w:rsidP="00091328">
            <w:pPr>
              <w:ind w:firstLine="210"/>
              <w:jc w:val="center"/>
              <w:rPr>
                <w:rFonts w:ascii="宋体" w:hAnsi="宋体"/>
                <w:bCs/>
                <w:szCs w:val="21"/>
              </w:rPr>
            </w:pPr>
          </w:p>
        </w:tc>
      </w:tr>
      <w:tr w:rsidR="00933871" w:rsidTr="00091328">
        <w:tc>
          <w:tcPr>
            <w:tcW w:w="1838" w:type="dxa"/>
            <w:shd w:val="clear" w:color="auto" w:fill="auto"/>
            <w:vAlign w:val="center"/>
          </w:tcPr>
          <w:p w:rsidR="00933871" w:rsidRDefault="00933871" w:rsidP="00091328">
            <w:pPr>
              <w:jc w:val="center"/>
              <w:rPr>
                <w:rFonts w:ascii="Courier New" w:hAnsi="Courier New" w:cs="Courier New"/>
              </w:rPr>
            </w:pPr>
            <w:r>
              <w:rPr>
                <w:rFonts w:ascii="Courier New" w:hAnsi="Courier New" w:cs="Courier New" w:hint="eastAsia"/>
              </w:rPr>
              <w:t>rows</w:t>
            </w:r>
          </w:p>
        </w:tc>
        <w:tc>
          <w:tcPr>
            <w:tcW w:w="2620" w:type="dxa"/>
            <w:shd w:val="clear" w:color="auto" w:fill="auto"/>
            <w:vAlign w:val="center"/>
          </w:tcPr>
          <w:p w:rsidR="00933871" w:rsidRDefault="00933871" w:rsidP="00091328">
            <w:pPr>
              <w:jc w:val="center"/>
              <w:rPr>
                <w:bCs/>
                <w:szCs w:val="21"/>
              </w:rPr>
            </w:pPr>
            <w:r>
              <w:rPr>
                <w:rFonts w:hint="eastAsia"/>
                <w:bCs/>
                <w:szCs w:val="21"/>
              </w:rPr>
              <w:t>每页显示条数</w:t>
            </w:r>
          </w:p>
        </w:tc>
        <w:tc>
          <w:tcPr>
            <w:tcW w:w="2762" w:type="dxa"/>
            <w:gridSpan w:val="2"/>
            <w:shd w:val="clear" w:color="auto" w:fill="auto"/>
          </w:tcPr>
          <w:p w:rsidR="00933871" w:rsidRDefault="00933871" w:rsidP="00091328">
            <w:pPr>
              <w:ind w:firstLine="210"/>
              <w:jc w:val="center"/>
              <w:rPr>
                <w:rFonts w:ascii="宋体" w:hAnsi="宋体"/>
                <w:bCs/>
                <w:szCs w:val="21"/>
              </w:rPr>
            </w:pPr>
          </w:p>
        </w:tc>
        <w:tc>
          <w:tcPr>
            <w:tcW w:w="1847" w:type="dxa"/>
            <w:shd w:val="clear" w:color="auto" w:fill="auto"/>
          </w:tcPr>
          <w:p w:rsidR="00933871" w:rsidRDefault="00933871" w:rsidP="00091328">
            <w:pPr>
              <w:ind w:firstLine="210"/>
              <w:jc w:val="center"/>
              <w:rPr>
                <w:rFonts w:ascii="宋体" w:hAnsi="宋体"/>
                <w:bCs/>
                <w:szCs w:val="21"/>
              </w:rPr>
            </w:pPr>
          </w:p>
        </w:tc>
      </w:tr>
      <w:tr w:rsidR="00DC31F1" w:rsidTr="00091328">
        <w:tc>
          <w:tcPr>
            <w:tcW w:w="1838" w:type="dxa"/>
            <w:vMerge w:val="restart"/>
            <w:shd w:val="clear" w:color="auto" w:fill="auto"/>
            <w:vAlign w:val="center"/>
          </w:tcPr>
          <w:p w:rsidR="00DC31F1" w:rsidRDefault="00DC31F1" w:rsidP="00091328">
            <w:pPr>
              <w:jc w:val="center"/>
              <w:rPr>
                <w:rFonts w:ascii="Courier New" w:hAnsi="Courier New" w:cs="Courier New"/>
              </w:rPr>
            </w:pPr>
            <w:r>
              <w:rPr>
                <w:rFonts w:hint="eastAsia"/>
                <w:bCs/>
                <w:szCs w:val="21"/>
              </w:rPr>
              <w:t>myDonate</w:t>
            </w:r>
            <w:r>
              <w:rPr>
                <w:bCs/>
                <w:szCs w:val="21"/>
              </w:rPr>
              <w:t>List</w:t>
            </w:r>
          </w:p>
        </w:tc>
        <w:tc>
          <w:tcPr>
            <w:tcW w:w="2620" w:type="dxa"/>
            <w:shd w:val="clear" w:color="auto" w:fill="auto"/>
            <w:vAlign w:val="center"/>
          </w:tcPr>
          <w:p w:rsidR="00DC31F1" w:rsidRDefault="00DC31F1" w:rsidP="00091328">
            <w:pPr>
              <w:jc w:val="center"/>
              <w:rPr>
                <w:bCs/>
                <w:szCs w:val="21"/>
              </w:rPr>
            </w:pPr>
            <w:r>
              <w:rPr>
                <w:bCs/>
                <w:szCs w:val="21"/>
              </w:rPr>
              <w:t>i</w:t>
            </w:r>
            <w:r>
              <w:rPr>
                <w:rFonts w:hint="eastAsia"/>
                <w:bCs/>
                <w:szCs w:val="21"/>
              </w:rPr>
              <w:t>d</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记录的Id</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Default="00DC31F1" w:rsidP="00091328">
            <w:pPr>
              <w:jc w:val="center"/>
              <w:rPr>
                <w:bCs/>
                <w:szCs w:val="21"/>
              </w:rPr>
            </w:pPr>
            <w:r>
              <w:rPr>
                <w:rFonts w:hint="eastAsia"/>
                <w:bCs/>
                <w:szCs w:val="21"/>
              </w:rPr>
              <w:t>loveNo</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爱心单号</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Default="00DC31F1" w:rsidP="00091328">
            <w:pPr>
              <w:jc w:val="center"/>
              <w:rPr>
                <w:bCs/>
                <w:szCs w:val="21"/>
              </w:rPr>
            </w:pPr>
            <w:r w:rsidRPr="00CF52EF">
              <w:rPr>
                <w:bCs/>
                <w:szCs w:val="21"/>
              </w:rPr>
              <w:t>itemsName</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物品名称</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CF52EF" w:rsidRDefault="00DC31F1" w:rsidP="00091328">
            <w:pPr>
              <w:jc w:val="center"/>
              <w:rPr>
                <w:bCs/>
                <w:szCs w:val="21"/>
              </w:rPr>
            </w:pPr>
            <w:r w:rsidRPr="004A78BE">
              <w:rPr>
                <w:bCs/>
                <w:szCs w:val="21"/>
              </w:rPr>
              <w:t>userId</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用户</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CF52EF" w:rsidRDefault="00DC31F1" w:rsidP="00091328">
            <w:pPr>
              <w:jc w:val="center"/>
              <w:rPr>
                <w:bCs/>
                <w:szCs w:val="21"/>
              </w:rPr>
            </w:pPr>
            <w:r w:rsidRPr="00CF52EF">
              <w:rPr>
                <w:bCs/>
                <w:szCs w:val="21"/>
              </w:rPr>
              <w:t>itemsDesc</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物品描述</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CF52EF" w:rsidRDefault="00DC31F1" w:rsidP="00091328">
            <w:pPr>
              <w:jc w:val="center"/>
              <w:rPr>
                <w:bCs/>
                <w:szCs w:val="21"/>
              </w:rPr>
            </w:pPr>
            <w:r w:rsidRPr="00CF52EF">
              <w:rPr>
                <w:bCs/>
                <w:szCs w:val="21"/>
              </w:rPr>
              <w:t>reason</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申请原因</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CF52EF" w:rsidRDefault="00DC31F1" w:rsidP="00091328">
            <w:pPr>
              <w:jc w:val="center"/>
              <w:rPr>
                <w:bCs/>
                <w:szCs w:val="21"/>
              </w:rPr>
            </w:pPr>
            <w:r>
              <w:rPr>
                <w:bCs/>
                <w:szCs w:val="21"/>
              </w:rPr>
              <w:t>itid</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物品类别</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4A78BE" w:rsidRDefault="00DC31F1" w:rsidP="00091328">
            <w:pPr>
              <w:jc w:val="center"/>
              <w:rPr>
                <w:bCs/>
                <w:szCs w:val="21"/>
              </w:rPr>
            </w:pPr>
            <w:r w:rsidRPr="00787F24">
              <w:rPr>
                <w:bCs/>
                <w:szCs w:val="21"/>
              </w:rPr>
              <w:t>picUrl</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图片路径</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CF52EF" w:rsidRDefault="00DC31F1" w:rsidP="00091328">
            <w:pPr>
              <w:jc w:val="center"/>
              <w:rPr>
                <w:bCs/>
                <w:szCs w:val="21"/>
              </w:rPr>
            </w:pPr>
            <w:r>
              <w:rPr>
                <w:bCs/>
                <w:szCs w:val="21"/>
              </w:rPr>
              <w:t>isHide</w:t>
            </w:r>
          </w:p>
        </w:tc>
        <w:tc>
          <w:tcPr>
            <w:tcW w:w="2762" w:type="dxa"/>
            <w:gridSpan w:val="2"/>
            <w:shd w:val="clear" w:color="auto" w:fill="auto"/>
          </w:tcPr>
          <w:p w:rsidR="00DC31F1" w:rsidRDefault="00DC31F1" w:rsidP="00091328">
            <w:pPr>
              <w:ind w:firstLine="210"/>
              <w:jc w:val="center"/>
              <w:rPr>
                <w:rFonts w:ascii="宋体" w:hAnsi="宋体"/>
                <w:bCs/>
                <w:szCs w:val="21"/>
              </w:rPr>
            </w:pPr>
            <w:r w:rsidRPr="008163CC">
              <w:rPr>
                <w:rFonts w:ascii="宋体" w:hAnsi="宋体" w:hint="eastAsia"/>
                <w:bCs/>
                <w:szCs w:val="21"/>
              </w:rPr>
              <w:t>0：不匿名，1：匿名</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Default="00DC31F1" w:rsidP="00091328">
            <w:pPr>
              <w:jc w:val="center"/>
              <w:rPr>
                <w:bCs/>
                <w:szCs w:val="21"/>
              </w:rPr>
            </w:pPr>
            <w:r w:rsidRPr="00190D1C">
              <w:rPr>
                <w:rFonts w:ascii="Tahoma" w:hAnsi="Tahoma" w:cs="Tahoma"/>
                <w:color w:val="434343"/>
                <w:sz w:val="18"/>
                <w:szCs w:val="18"/>
                <w:shd w:val="clear" w:color="auto" w:fill="F2F2F2"/>
              </w:rPr>
              <w:t>appliyCount</w:t>
            </w:r>
          </w:p>
        </w:tc>
        <w:tc>
          <w:tcPr>
            <w:tcW w:w="2762" w:type="dxa"/>
            <w:gridSpan w:val="2"/>
            <w:shd w:val="clear" w:color="auto" w:fill="auto"/>
          </w:tcPr>
          <w:p w:rsidR="00DC31F1" w:rsidRPr="008163CC" w:rsidRDefault="00DC31F1" w:rsidP="00091328">
            <w:pPr>
              <w:ind w:firstLine="210"/>
              <w:jc w:val="center"/>
              <w:rPr>
                <w:rFonts w:ascii="宋体" w:hAnsi="宋体"/>
                <w:bCs/>
                <w:szCs w:val="21"/>
              </w:rPr>
            </w:pPr>
            <w:r>
              <w:rPr>
                <w:rFonts w:ascii="宋体" w:hAnsi="宋体" w:hint="eastAsia"/>
                <w:bCs/>
                <w:szCs w:val="21"/>
              </w:rPr>
              <w:t>申请者数量</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Default="00DC31F1" w:rsidP="00091328">
            <w:pPr>
              <w:jc w:val="center"/>
              <w:rPr>
                <w:rFonts w:ascii="Tahoma" w:hAnsi="Tahoma" w:cs="Tahoma"/>
                <w:color w:val="434343"/>
                <w:sz w:val="18"/>
                <w:szCs w:val="18"/>
                <w:shd w:val="clear" w:color="auto" w:fill="F2F2F2"/>
              </w:rPr>
            </w:pPr>
            <w:r w:rsidRPr="00F06381">
              <w:rPr>
                <w:rFonts w:ascii="Tahoma" w:hAnsi="Tahoma" w:cs="Tahoma"/>
                <w:color w:val="434343"/>
                <w:sz w:val="18"/>
                <w:szCs w:val="18"/>
                <w:shd w:val="clear" w:color="auto" w:fill="F2F2F2"/>
              </w:rPr>
              <w:t>loveStatus</w:t>
            </w:r>
          </w:p>
        </w:tc>
        <w:tc>
          <w:tcPr>
            <w:tcW w:w="2762" w:type="dxa"/>
            <w:gridSpan w:val="2"/>
            <w:shd w:val="clear" w:color="auto" w:fill="auto"/>
          </w:tcPr>
          <w:p w:rsidR="00DC31F1" w:rsidRDefault="00DC31F1" w:rsidP="00091328">
            <w:pPr>
              <w:ind w:firstLine="210"/>
              <w:jc w:val="center"/>
              <w:rPr>
                <w:rFonts w:ascii="宋体" w:hAnsi="宋体"/>
                <w:bCs/>
                <w:szCs w:val="21"/>
              </w:rPr>
            </w:pPr>
            <w:r>
              <w:rPr>
                <w:rFonts w:ascii="宋体" w:hAnsi="宋体" w:hint="eastAsia"/>
                <w:bCs/>
                <w:szCs w:val="21"/>
              </w:rPr>
              <w:t>爱心状态</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751675" w:rsidRDefault="00DC31F1" w:rsidP="00091328">
            <w:pPr>
              <w:jc w:val="center"/>
              <w:rPr>
                <w:rFonts w:ascii="Tahoma" w:hAnsi="Tahoma" w:cs="Tahoma"/>
                <w:sz w:val="18"/>
                <w:szCs w:val="18"/>
                <w:shd w:val="clear" w:color="auto" w:fill="F2F2F2"/>
              </w:rPr>
            </w:pPr>
            <w:r w:rsidRPr="00751675">
              <w:rPr>
                <w:rFonts w:ascii="Tahoma" w:hAnsi="Tahoma" w:cs="Tahoma"/>
                <w:sz w:val="18"/>
                <w:szCs w:val="18"/>
                <w:shd w:val="clear" w:color="auto" w:fill="F2F2F2"/>
              </w:rPr>
              <w:t>love</w:t>
            </w:r>
            <w:r>
              <w:rPr>
                <w:rFonts w:ascii="Tahoma" w:hAnsi="Tahoma" w:cs="Tahoma"/>
                <w:sz w:val="18"/>
                <w:szCs w:val="18"/>
                <w:shd w:val="clear" w:color="auto" w:fill="F2F2F2"/>
              </w:rPr>
              <w:t>Type</w:t>
            </w:r>
          </w:p>
        </w:tc>
        <w:tc>
          <w:tcPr>
            <w:tcW w:w="2762" w:type="dxa"/>
            <w:gridSpan w:val="2"/>
            <w:shd w:val="clear" w:color="auto" w:fill="auto"/>
          </w:tcPr>
          <w:p w:rsidR="00DC31F1" w:rsidRPr="00751675" w:rsidRDefault="00DC31F1" w:rsidP="00091328">
            <w:pPr>
              <w:ind w:firstLine="210"/>
              <w:jc w:val="center"/>
              <w:rPr>
                <w:rFonts w:ascii="宋体" w:hAnsi="宋体"/>
                <w:bCs/>
                <w:szCs w:val="21"/>
              </w:rPr>
            </w:pPr>
            <w:r>
              <w:rPr>
                <w:rFonts w:ascii="宋体" w:hAnsi="宋体" w:hint="eastAsia"/>
                <w:bCs/>
                <w:szCs w:val="21"/>
              </w:rPr>
              <w:t>0:明捐，1：盲捐</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751675" w:rsidRDefault="00DC31F1" w:rsidP="00091328">
            <w:pPr>
              <w:jc w:val="center"/>
              <w:rPr>
                <w:rFonts w:ascii="Tahoma" w:hAnsi="Tahoma" w:cs="Tahoma"/>
                <w:sz w:val="18"/>
                <w:szCs w:val="18"/>
                <w:shd w:val="clear" w:color="auto" w:fill="F2F2F2"/>
              </w:rPr>
            </w:pPr>
            <w:r w:rsidRPr="001252C7">
              <w:rPr>
                <w:rFonts w:ascii="Tahoma" w:hAnsi="Tahoma" w:cs="Tahoma"/>
                <w:sz w:val="18"/>
                <w:szCs w:val="18"/>
                <w:shd w:val="clear" w:color="auto" w:fill="F2F2F2"/>
              </w:rPr>
              <w:t>nowday</w:t>
            </w:r>
          </w:p>
        </w:tc>
        <w:tc>
          <w:tcPr>
            <w:tcW w:w="2762" w:type="dxa"/>
            <w:gridSpan w:val="2"/>
            <w:shd w:val="clear" w:color="auto" w:fill="auto"/>
          </w:tcPr>
          <w:p w:rsidR="00DC31F1" w:rsidRPr="00751675" w:rsidRDefault="00DC31F1" w:rsidP="00091328">
            <w:pPr>
              <w:ind w:firstLine="210"/>
              <w:jc w:val="center"/>
              <w:rPr>
                <w:rFonts w:ascii="宋体" w:hAnsi="宋体"/>
                <w:bCs/>
                <w:szCs w:val="21"/>
              </w:rPr>
            </w:pPr>
            <w:r>
              <w:rPr>
                <w:rFonts w:ascii="宋体" w:hAnsi="宋体" w:hint="eastAsia"/>
                <w:bCs/>
                <w:szCs w:val="21"/>
              </w:rPr>
              <w:t>当前服务器时间</w:t>
            </w:r>
          </w:p>
        </w:tc>
        <w:tc>
          <w:tcPr>
            <w:tcW w:w="1847" w:type="dxa"/>
            <w:shd w:val="clear" w:color="auto" w:fill="auto"/>
          </w:tcPr>
          <w:p w:rsidR="00DC31F1" w:rsidRDefault="00DC31F1" w:rsidP="00091328">
            <w:pPr>
              <w:ind w:firstLine="210"/>
              <w:jc w:val="center"/>
              <w:rPr>
                <w:rFonts w:ascii="宋体" w:hAnsi="宋体"/>
                <w:bCs/>
                <w:szCs w:val="21"/>
              </w:rPr>
            </w:pPr>
          </w:p>
        </w:tc>
      </w:tr>
      <w:tr w:rsidR="00DC31F1" w:rsidTr="00091328">
        <w:tc>
          <w:tcPr>
            <w:tcW w:w="1838" w:type="dxa"/>
            <w:vMerge/>
            <w:shd w:val="clear" w:color="auto" w:fill="auto"/>
            <w:vAlign w:val="center"/>
          </w:tcPr>
          <w:p w:rsidR="00DC31F1" w:rsidRDefault="00DC31F1" w:rsidP="00091328">
            <w:pPr>
              <w:jc w:val="center"/>
              <w:rPr>
                <w:rFonts w:ascii="Courier New" w:hAnsi="Courier New" w:cs="Courier New"/>
              </w:rPr>
            </w:pPr>
          </w:p>
        </w:tc>
        <w:tc>
          <w:tcPr>
            <w:tcW w:w="2620" w:type="dxa"/>
            <w:shd w:val="clear" w:color="auto" w:fill="auto"/>
            <w:vAlign w:val="center"/>
          </w:tcPr>
          <w:p w:rsidR="00DC31F1" w:rsidRPr="00751675" w:rsidRDefault="00DC31F1" w:rsidP="00091328">
            <w:pPr>
              <w:jc w:val="center"/>
              <w:rPr>
                <w:rFonts w:ascii="Tahoma" w:hAnsi="Tahoma" w:cs="Tahoma"/>
                <w:sz w:val="18"/>
                <w:szCs w:val="18"/>
                <w:shd w:val="clear" w:color="auto" w:fill="F2F2F2"/>
              </w:rPr>
            </w:pPr>
            <w:r w:rsidRPr="001252C7">
              <w:rPr>
                <w:rFonts w:ascii="Tahoma" w:hAnsi="Tahoma" w:cs="Tahoma"/>
                <w:sz w:val="18"/>
                <w:szCs w:val="18"/>
                <w:shd w:val="clear" w:color="auto" w:fill="F2F2F2"/>
              </w:rPr>
              <w:t>publishTime</w:t>
            </w:r>
          </w:p>
        </w:tc>
        <w:tc>
          <w:tcPr>
            <w:tcW w:w="2762" w:type="dxa"/>
            <w:gridSpan w:val="2"/>
            <w:shd w:val="clear" w:color="auto" w:fill="auto"/>
          </w:tcPr>
          <w:p w:rsidR="00DC31F1" w:rsidRPr="00751675" w:rsidRDefault="00DC31F1" w:rsidP="00091328">
            <w:pPr>
              <w:ind w:firstLine="210"/>
              <w:jc w:val="center"/>
              <w:rPr>
                <w:rFonts w:ascii="宋体" w:hAnsi="宋体"/>
                <w:bCs/>
                <w:szCs w:val="21"/>
              </w:rPr>
            </w:pPr>
            <w:r>
              <w:rPr>
                <w:rFonts w:ascii="宋体" w:hAnsi="宋体" w:hint="eastAsia"/>
                <w:bCs/>
                <w:szCs w:val="21"/>
              </w:rPr>
              <w:t>此条信息发布时间</w:t>
            </w:r>
          </w:p>
        </w:tc>
        <w:tc>
          <w:tcPr>
            <w:tcW w:w="1847" w:type="dxa"/>
            <w:shd w:val="clear" w:color="auto" w:fill="auto"/>
          </w:tcPr>
          <w:p w:rsidR="00DC31F1" w:rsidRDefault="00DC31F1" w:rsidP="00091328">
            <w:pPr>
              <w:ind w:firstLine="210"/>
              <w:jc w:val="center"/>
              <w:rPr>
                <w:rFonts w:ascii="宋体" w:hAnsi="宋体"/>
                <w:bCs/>
                <w:szCs w:val="21"/>
              </w:rPr>
            </w:pPr>
          </w:p>
        </w:tc>
      </w:tr>
      <w:tr w:rsidR="00933871" w:rsidRPr="00F64465" w:rsidTr="00091328">
        <w:tc>
          <w:tcPr>
            <w:tcW w:w="1838" w:type="dxa"/>
            <w:shd w:val="clear" w:color="auto" w:fill="FFFFFF" w:themeFill="background1"/>
            <w:vAlign w:val="center"/>
          </w:tcPr>
          <w:p w:rsidR="00933871" w:rsidRPr="00F64465" w:rsidRDefault="00933871" w:rsidP="00091328">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933871" w:rsidRPr="00F64465" w:rsidRDefault="00933871" w:rsidP="00091328">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933871" w:rsidRPr="00F64465" w:rsidRDefault="00933871" w:rsidP="00091328">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w:t>
            </w:r>
            <w:r w:rsidRPr="00F64465">
              <w:rPr>
                <w:rFonts w:ascii="Consolas" w:hAnsi="Consolas" w:cs="Consolas" w:hint="eastAsia"/>
                <w:bCs/>
                <w:szCs w:val="21"/>
              </w:rPr>
              <w:lastRenderedPageBreak/>
              <w:t>返回</w:t>
            </w:r>
          </w:p>
        </w:tc>
        <w:tc>
          <w:tcPr>
            <w:tcW w:w="1847" w:type="dxa"/>
            <w:shd w:val="clear" w:color="auto" w:fill="FFFFFF" w:themeFill="background1"/>
            <w:vAlign w:val="center"/>
          </w:tcPr>
          <w:p w:rsidR="00933871" w:rsidRPr="00F64465" w:rsidRDefault="00933871" w:rsidP="00091328">
            <w:pPr>
              <w:widowControl/>
              <w:jc w:val="center"/>
              <w:rPr>
                <w:rFonts w:ascii="Consolas" w:hAnsi="Consolas" w:cs="Consolas"/>
                <w:szCs w:val="21"/>
              </w:rPr>
            </w:pPr>
          </w:p>
        </w:tc>
      </w:tr>
      <w:tr w:rsidR="00933871" w:rsidRPr="00F64465" w:rsidTr="00091328">
        <w:tc>
          <w:tcPr>
            <w:tcW w:w="1838" w:type="dxa"/>
            <w:shd w:val="clear" w:color="auto" w:fill="FFFFFF" w:themeFill="background1"/>
            <w:vAlign w:val="center"/>
          </w:tcPr>
          <w:p w:rsidR="00933871" w:rsidRPr="00F64465" w:rsidRDefault="00933871" w:rsidP="00091328">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933871" w:rsidRPr="00F64465" w:rsidRDefault="00933871" w:rsidP="00091328">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933871" w:rsidRPr="00F64465" w:rsidRDefault="00933871" w:rsidP="00091328">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933871" w:rsidRPr="00F64465" w:rsidRDefault="00933871" w:rsidP="00091328">
            <w:pPr>
              <w:widowControl/>
              <w:jc w:val="center"/>
              <w:rPr>
                <w:rFonts w:ascii="Consolas" w:hAnsi="Consolas" w:cs="Consolas"/>
                <w:szCs w:val="21"/>
              </w:rPr>
            </w:pPr>
          </w:p>
        </w:tc>
      </w:tr>
      <w:tr w:rsidR="00933871" w:rsidTr="00091328">
        <w:tc>
          <w:tcPr>
            <w:tcW w:w="1838" w:type="dxa"/>
            <w:shd w:val="clear" w:color="auto" w:fill="A6A6A6" w:themeFill="background1" w:themeFillShade="A6"/>
            <w:vAlign w:val="center"/>
          </w:tcPr>
          <w:p w:rsidR="00933871" w:rsidRDefault="00933871" w:rsidP="00091328">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success_jsonpCallback035590811411448353({</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"rspCode": "000",</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hint="eastAsia"/>
                <w:bCs/>
                <w:color w:val="5B9BD5" w:themeColor="accent1"/>
                <w:sz w:val="24"/>
                <w:szCs w:val="24"/>
              </w:rPr>
              <w:t xml:space="preserve">    "rspDesc": "</w:t>
            </w:r>
            <w:r w:rsidRPr="00FE5ED2">
              <w:rPr>
                <w:rFonts w:ascii="Consolas" w:hAnsi="Consolas" w:cs="Consolas" w:hint="eastAsia"/>
                <w:bCs/>
                <w:color w:val="5B9BD5" w:themeColor="accent1"/>
                <w:sz w:val="24"/>
                <w:szCs w:val="24"/>
              </w:rPr>
              <w:t>正常</w:t>
            </w:r>
            <w:r w:rsidRPr="00FE5ED2">
              <w:rPr>
                <w:rFonts w:ascii="Consolas" w:hAnsi="Consolas" w:cs="Consolas" w:hint="eastAsia"/>
                <w:bCs/>
                <w:color w:val="5B9BD5" w:themeColor="accent1"/>
                <w:sz w:val="24"/>
                <w:szCs w:val="24"/>
              </w:rPr>
              <w:t>",</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"total": 13,</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"rows": 5,</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"myDonateList": [</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"nowday": "2017-04-02 13:14:47",</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"id": 717,</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"loveNo": "20170401192041",</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"appliyCount": 2,</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hint="eastAsia"/>
                <w:bCs/>
                <w:color w:val="5B9BD5" w:themeColor="accent1"/>
                <w:sz w:val="24"/>
                <w:szCs w:val="24"/>
              </w:rPr>
              <w:t xml:space="preserve">            "itemsName": "</w:t>
            </w:r>
            <w:r w:rsidRPr="00FE5ED2">
              <w:rPr>
                <w:rFonts w:ascii="Consolas" w:hAnsi="Consolas" w:cs="Consolas" w:hint="eastAsia"/>
                <w:bCs/>
                <w:color w:val="5B9BD5" w:themeColor="accent1"/>
                <w:sz w:val="24"/>
                <w:szCs w:val="24"/>
              </w:rPr>
              <w:t>测试测试</w:t>
            </w:r>
            <w:r w:rsidRPr="00FE5ED2">
              <w:rPr>
                <w:rFonts w:ascii="Consolas" w:hAnsi="Consolas" w:cs="Consolas" w:hint="eastAsia"/>
                <w:bCs/>
                <w:color w:val="5B9BD5" w:themeColor="accent1"/>
                <w:sz w:val="24"/>
                <w:szCs w:val="24"/>
              </w:rPr>
              <w:t>",</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"loveType": 1,</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"userId": "663809",</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hint="eastAsia"/>
                <w:bCs/>
                <w:color w:val="5B9BD5" w:themeColor="accent1"/>
                <w:sz w:val="24"/>
                <w:szCs w:val="24"/>
              </w:rPr>
              <w:t xml:space="preserve">            "itemsDesc": "</w:t>
            </w:r>
            <w:r w:rsidRPr="00FE5ED2">
              <w:rPr>
                <w:rFonts w:ascii="Consolas" w:hAnsi="Consolas" w:cs="Consolas" w:hint="eastAsia"/>
                <w:bCs/>
                <w:color w:val="5B9BD5" w:themeColor="accent1"/>
                <w:sz w:val="24"/>
                <w:szCs w:val="24"/>
              </w:rPr>
              <w:t>物品描述</w:t>
            </w:r>
            <w:r w:rsidRPr="00FE5ED2">
              <w:rPr>
                <w:rFonts w:ascii="Consolas" w:hAnsi="Consolas" w:cs="Consolas" w:hint="eastAsia"/>
                <w:bCs/>
                <w:color w:val="5B9BD5" w:themeColor="accent1"/>
                <w:sz w:val="24"/>
                <w:szCs w:val="24"/>
              </w:rPr>
              <w:t>",</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"picurl": "bbs691944309.jpg",</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hint="eastAsia"/>
                <w:bCs/>
                <w:color w:val="5B9BD5" w:themeColor="accent1"/>
                <w:sz w:val="24"/>
                <w:szCs w:val="24"/>
              </w:rPr>
              <w:t xml:space="preserve">            "reason": "</w:t>
            </w:r>
            <w:r w:rsidRPr="00FE5ED2">
              <w:rPr>
                <w:rFonts w:ascii="Consolas" w:hAnsi="Consolas" w:cs="Consolas" w:hint="eastAsia"/>
                <w:bCs/>
                <w:color w:val="5B9BD5" w:themeColor="accent1"/>
                <w:sz w:val="24"/>
                <w:szCs w:val="24"/>
              </w:rPr>
              <w:t>申请理由</w:t>
            </w:r>
            <w:r w:rsidRPr="00FE5ED2">
              <w:rPr>
                <w:rFonts w:ascii="Consolas" w:hAnsi="Consolas" w:cs="Consolas" w:hint="eastAsia"/>
                <w:bCs/>
                <w:color w:val="5B9BD5" w:themeColor="accent1"/>
                <w:sz w:val="24"/>
                <w:szCs w:val="24"/>
              </w:rPr>
              <w:t>",</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"isHide": 0,</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"loveStatus": 3,</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"publishTime": "2017-04-01 19:20:41",</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"itid": 10</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w:t>
            </w:r>
          </w:p>
          <w:p w:rsidR="00FE5ED2" w:rsidRPr="00FE5ED2" w:rsidRDefault="00FE5ED2" w:rsidP="00FE5ED2">
            <w:pPr>
              <w:jc w:val="left"/>
              <w:rPr>
                <w:rFonts w:ascii="Consolas" w:hAnsi="Consolas" w:cs="Consolas"/>
                <w:bCs/>
                <w:color w:val="5B9BD5" w:themeColor="accent1"/>
                <w:sz w:val="24"/>
                <w:szCs w:val="24"/>
              </w:rPr>
            </w:pPr>
            <w:r w:rsidRPr="00FE5ED2">
              <w:rPr>
                <w:rFonts w:ascii="Consolas" w:hAnsi="Consolas" w:cs="Consolas"/>
                <w:bCs/>
                <w:color w:val="5B9BD5" w:themeColor="accent1"/>
                <w:sz w:val="24"/>
                <w:szCs w:val="24"/>
              </w:rPr>
              <w:t xml:space="preserve">    ]</w:t>
            </w:r>
          </w:p>
          <w:p w:rsidR="00933871" w:rsidRPr="00751675" w:rsidRDefault="00FE5ED2" w:rsidP="00FE5ED2">
            <w:pPr>
              <w:jc w:val="left"/>
              <w:rPr>
                <w:rFonts w:ascii="Consolas" w:hAnsi="Consolas" w:cs="Consolas"/>
                <w:bCs/>
                <w:color w:val="5B9BD5" w:themeColor="accent1"/>
                <w:szCs w:val="21"/>
              </w:rPr>
            </w:pPr>
            <w:r w:rsidRPr="00FE5ED2">
              <w:rPr>
                <w:rFonts w:ascii="Consolas" w:hAnsi="Consolas" w:cs="Consolas"/>
                <w:bCs/>
                <w:color w:val="5B9BD5" w:themeColor="accent1"/>
                <w:sz w:val="24"/>
                <w:szCs w:val="24"/>
              </w:rPr>
              <w:t>}</w:t>
            </w:r>
          </w:p>
        </w:tc>
      </w:tr>
    </w:tbl>
    <w:p w:rsidR="00757144" w:rsidRDefault="009F4168" w:rsidP="00D803E8">
      <w:pPr>
        <w:pStyle w:val="5"/>
      </w:pPr>
      <w:r>
        <w:rPr>
          <w:rFonts w:hint="eastAsia"/>
        </w:rPr>
        <w:t>1.1.1.3</w:t>
      </w:r>
      <w:r w:rsidR="00757144">
        <w:rPr>
          <w:rFonts w:hint="eastAsia"/>
        </w:rPr>
        <w:t>发布详情</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757144" w:rsidTr="00091328">
        <w:tc>
          <w:tcPr>
            <w:tcW w:w="1838" w:type="dxa"/>
            <w:vAlign w:val="center"/>
          </w:tcPr>
          <w:p w:rsidR="00757144" w:rsidRDefault="00757144" w:rsidP="00091328">
            <w:pPr>
              <w:jc w:val="center"/>
              <w:rPr>
                <w:bCs/>
                <w:szCs w:val="21"/>
              </w:rPr>
            </w:pPr>
            <w:r>
              <w:rPr>
                <w:bCs/>
                <w:szCs w:val="21"/>
              </w:rPr>
              <w:t>接口标识：</w:t>
            </w:r>
          </w:p>
        </w:tc>
        <w:tc>
          <w:tcPr>
            <w:tcW w:w="2655" w:type="dxa"/>
            <w:gridSpan w:val="2"/>
            <w:vAlign w:val="center"/>
          </w:tcPr>
          <w:p w:rsidR="00757144" w:rsidRDefault="00757144" w:rsidP="00091328">
            <w:pPr>
              <w:jc w:val="center"/>
              <w:rPr>
                <w:bCs/>
                <w:szCs w:val="21"/>
              </w:rPr>
            </w:pPr>
            <w:r>
              <w:rPr>
                <w:rFonts w:hint="eastAsia"/>
                <w:bCs/>
                <w:szCs w:val="21"/>
              </w:rPr>
              <w:t>donate</w:t>
            </w:r>
            <w:r>
              <w:rPr>
                <w:bCs/>
                <w:szCs w:val="21"/>
              </w:rPr>
              <w:t>Detail</w:t>
            </w:r>
          </w:p>
        </w:tc>
        <w:tc>
          <w:tcPr>
            <w:tcW w:w="2727" w:type="dxa"/>
          </w:tcPr>
          <w:p w:rsidR="00757144" w:rsidRDefault="00757144" w:rsidP="00091328">
            <w:pPr>
              <w:jc w:val="left"/>
            </w:pPr>
          </w:p>
        </w:tc>
        <w:tc>
          <w:tcPr>
            <w:tcW w:w="1847" w:type="dxa"/>
          </w:tcPr>
          <w:p w:rsidR="00757144" w:rsidRDefault="00757144" w:rsidP="00091328">
            <w:pPr>
              <w:jc w:val="left"/>
            </w:pPr>
          </w:p>
        </w:tc>
      </w:tr>
      <w:tr w:rsidR="00757144" w:rsidTr="00091328">
        <w:tc>
          <w:tcPr>
            <w:tcW w:w="1838" w:type="dxa"/>
            <w:shd w:val="clear" w:color="auto" w:fill="A6A6A6" w:themeFill="background1" w:themeFillShade="A6"/>
            <w:vAlign w:val="center"/>
          </w:tcPr>
          <w:p w:rsidR="00757144" w:rsidRDefault="00757144" w:rsidP="00091328">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757144" w:rsidRDefault="00757144" w:rsidP="00091328">
            <w:pPr>
              <w:jc w:val="center"/>
              <w:rPr>
                <w:bCs/>
                <w:szCs w:val="21"/>
              </w:rPr>
            </w:pPr>
            <w:r>
              <w:rPr>
                <w:rFonts w:hint="eastAsia"/>
                <w:bCs/>
                <w:szCs w:val="21"/>
              </w:rPr>
              <w:t>donate</w:t>
            </w:r>
            <w:r>
              <w:rPr>
                <w:bCs/>
                <w:szCs w:val="21"/>
              </w:rPr>
              <w:t>Detail</w:t>
            </w:r>
          </w:p>
        </w:tc>
        <w:tc>
          <w:tcPr>
            <w:tcW w:w="2727" w:type="dxa"/>
          </w:tcPr>
          <w:p w:rsidR="00757144" w:rsidRDefault="00757144" w:rsidP="00091328">
            <w:pPr>
              <w:jc w:val="center"/>
              <w:rPr>
                <w:bCs/>
                <w:szCs w:val="21"/>
              </w:rPr>
            </w:pPr>
          </w:p>
        </w:tc>
        <w:tc>
          <w:tcPr>
            <w:tcW w:w="1847" w:type="dxa"/>
          </w:tcPr>
          <w:p w:rsidR="00757144" w:rsidRDefault="00757144" w:rsidP="00091328">
            <w:pPr>
              <w:jc w:val="center"/>
              <w:rPr>
                <w:bCs/>
                <w:szCs w:val="21"/>
              </w:rPr>
            </w:pPr>
          </w:p>
        </w:tc>
      </w:tr>
      <w:tr w:rsidR="00757144" w:rsidTr="00091328">
        <w:tc>
          <w:tcPr>
            <w:tcW w:w="1838" w:type="dxa"/>
            <w:shd w:val="clear" w:color="auto" w:fill="A6A6A6" w:themeFill="background1" w:themeFillShade="A6"/>
            <w:vAlign w:val="center"/>
          </w:tcPr>
          <w:p w:rsidR="00757144" w:rsidRDefault="00757144" w:rsidP="00091328">
            <w:pPr>
              <w:jc w:val="center"/>
              <w:rPr>
                <w:bCs/>
                <w:szCs w:val="21"/>
              </w:rPr>
            </w:pPr>
            <w:r>
              <w:rPr>
                <w:bCs/>
                <w:szCs w:val="21"/>
              </w:rPr>
              <w:t>字段名</w:t>
            </w:r>
          </w:p>
        </w:tc>
        <w:tc>
          <w:tcPr>
            <w:tcW w:w="2655" w:type="dxa"/>
            <w:gridSpan w:val="2"/>
            <w:shd w:val="clear" w:color="auto" w:fill="A6A6A6" w:themeFill="background1" w:themeFillShade="A6"/>
            <w:vAlign w:val="center"/>
          </w:tcPr>
          <w:p w:rsidR="00757144" w:rsidRDefault="00757144" w:rsidP="00091328">
            <w:pPr>
              <w:jc w:val="center"/>
              <w:rPr>
                <w:bCs/>
                <w:szCs w:val="21"/>
              </w:rPr>
            </w:pPr>
            <w:r>
              <w:rPr>
                <w:bCs/>
                <w:szCs w:val="21"/>
              </w:rPr>
              <w:t>说明</w:t>
            </w:r>
          </w:p>
        </w:tc>
        <w:tc>
          <w:tcPr>
            <w:tcW w:w="2727" w:type="dxa"/>
            <w:shd w:val="clear" w:color="auto" w:fill="A6A6A6" w:themeFill="background1" w:themeFillShade="A6"/>
          </w:tcPr>
          <w:p w:rsidR="00757144" w:rsidRDefault="00757144" w:rsidP="00091328">
            <w:pPr>
              <w:jc w:val="center"/>
              <w:rPr>
                <w:bCs/>
                <w:szCs w:val="21"/>
              </w:rPr>
            </w:pPr>
            <w:r>
              <w:rPr>
                <w:bCs/>
                <w:szCs w:val="21"/>
              </w:rPr>
              <w:t>备注</w:t>
            </w:r>
          </w:p>
        </w:tc>
        <w:tc>
          <w:tcPr>
            <w:tcW w:w="1847" w:type="dxa"/>
            <w:shd w:val="clear" w:color="auto" w:fill="A6A6A6" w:themeFill="background1" w:themeFillShade="A6"/>
          </w:tcPr>
          <w:p w:rsidR="00757144" w:rsidRDefault="00757144" w:rsidP="00091328">
            <w:pPr>
              <w:jc w:val="center"/>
              <w:rPr>
                <w:bCs/>
                <w:szCs w:val="21"/>
              </w:rPr>
            </w:pPr>
            <w:r>
              <w:rPr>
                <w:rFonts w:hint="eastAsia"/>
                <w:bCs/>
                <w:szCs w:val="21"/>
              </w:rPr>
              <w:t>是否必填项</w:t>
            </w:r>
          </w:p>
        </w:tc>
      </w:tr>
      <w:tr w:rsidR="00757144" w:rsidTr="00091328">
        <w:trPr>
          <w:trHeight w:val="405"/>
        </w:trPr>
        <w:tc>
          <w:tcPr>
            <w:tcW w:w="1838" w:type="dxa"/>
            <w:vAlign w:val="center"/>
          </w:tcPr>
          <w:p w:rsidR="00757144" w:rsidRPr="001112AF" w:rsidRDefault="008F38F9" w:rsidP="00091328">
            <w:pPr>
              <w:jc w:val="center"/>
            </w:pPr>
            <w:r w:rsidRPr="008F38F9">
              <w:t>loveNo</w:t>
            </w:r>
          </w:p>
        </w:tc>
        <w:tc>
          <w:tcPr>
            <w:tcW w:w="2655" w:type="dxa"/>
            <w:gridSpan w:val="2"/>
            <w:vAlign w:val="center"/>
          </w:tcPr>
          <w:p w:rsidR="00757144" w:rsidRPr="001112AF" w:rsidRDefault="008F38F9" w:rsidP="00091328">
            <w:pPr>
              <w:jc w:val="center"/>
              <w:rPr>
                <w:bCs/>
                <w:szCs w:val="21"/>
              </w:rPr>
            </w:pPr>
            <w:r>
              <w:rPr>
                <w:rFonts w:hint="eastAsia"/>
                <w:bCs/>
                <w:szCs w:val="21"/>
              </w:rPr>
              <w:t>此捐赠的</w:t>
            </w:r>
            <w:r>
              <w:rPr>
                <w:rFonts w:hint="eastAsia"/>
                <w:bCs/>
                <w:szCs w:val="21"/>
              </w:rPr>
              <w:t>loveno</w:t>
            </w:r>
          </w:p>
        </w:tc>
        <w:tc>
          <w:tcPr>
            <w:tcW w:w="2727" w:type="dxa"/>
            <w:vAlign w:val="center"/>
          </w:tcPr>
          <w:p w:rsidR="00757144" w:rsidRPr="00FE77C3" w:rsidRDefault="00757144" w:rsidP="00091328">
            <w:pPr>
              <w:jc w:val="left"/>
              <w:rPr>
                <w:rFonts w:ascii="微软雅黑" w:eastAsia="微软雅黑" w:hAnsi="微软雅黑"/>
                <w:color w:val="333333"/>
              </w:rPr>
            </w:pPr>
          </w:p>
        </w:tc>
        <w:tc>
          <w:tcPr>
            <w:tcW w:w="1847" w:type="dxa"/>
            <w:vAlign w:val="center"/>
          </w:tcPr>
          <w:p w:rsidR="00757144" w:rsidRDefault="00757144" w:rsidP="00091328">
            <w:pPr>
              <w:jc w:val="center"/>
              <w:rPr>
                <w:bCs/>
                <w:szCs w:val="21"/>
              </w:rPr>
            </w:pPr>
            <w:r>
              <w:rPr>
                <w:rFonts w:hint="eastAsia"/>
                <w:bCs/>
                <w:szCs w:val="21"/>
              </w:rPr>
              <w:t>是</w:t>
            </w:r>
          </w:p>
        </w:tc>
      </w:tr>
      <w:tr w:rsidR="00757144" w:rsidTr="00091328">
        <w:tc>
          <w:tcPr>
            <w:tcW w:w="1838" w:type="dxa"/>
            <w:shd w:val="clear" w:color="auto" w:fill="A6A6A6" w:themeFill="background1" w:themeFillShade="A6"/>
            <w:vAlign w:val="center"/>
          </w:tcPr>
          <w:p w:rsidR="00757144" w:rsidRDefault="00757144" w:rsidP="00091328">
            <w:pPr>
              <w:jc w:val="center"/>
              <w:rPr>
                <w:bCs/>
                <w:szCs w:val="21"/>
              </w:rPr>
            </w:pPr>
            <w:r>
              <w:rPr>
                <w:rFonts w:hint="eastAsia"/>
              </w:rPr>
              <w:t>参数</w:t>
            </w:r>
            <w:r>
              <w:t>jsonStr</w:t>
            </w:r>
            <w:r>
              <w:rPr>
                <w:rFonts w:hint="eastAsia"/>
              </w:rPr>
              <w:t>：</w:t>
            </w:r>
          </w:p>
        </w:tc>
        <w:tc>
          <w:tcPr>
            <w:tcW w:w="7229" w:type="dxa"/>
            <w:gridSpan w:val="4"/>
            <w:vAlign w:val="center"/>
          </w:tcPr>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w:t>
            </w:r>
          </w:p>
          <w:p w:rsidR="00FE5ED2" w:rsidRPr="00FE5ED2" w:rsidRDefault="00FE5ED2" w:rsidP="00FE5ED2">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 xml:space="preserve">    "loveNo": "20170331173905"</w:t>
            </w:r>
          </w:p>
          <w:p w:rsidR="00757144" w:rsidRPr="007856FB" w:rsidRDefault="00FE5ED2" w:rsidP="00FE5ED2">
            <w:pPr>
              <w:ind w:left="120" w:hangingChars="50" w:hanging="120"/>
              <w:jc w:val="left"/>
              <w:rPr>
                <w:rFonts w:ascii="Consolas" w:hAnsi="Consolas" w:cs="Consolas"/>
                <w:b/>
                <w:color w:val="0070C0"/>
                <w:szCs w:val="21"/>
              </w:rPr>
            </w:pPr>
            <w:r w:rsidRPr="00FE5ED2">
              <w:rPr>
                <w:rFonts w:ascii="Consolas" w:hAnsi="Consolas" w:cs="Consolas"/>
                <w:b/>
                <w:bCs/>
                <w:color w:val="0070C0"/>
                <w:sz w:val="24"/>
                <w:szCs w:val="24"/>
              </w:rPr>
              <w:t>}</w:t>
            </w:r>
          </w:p>
        </w:tc>
      </w:tr>
      <w:tr w:rsidR="00757144" w:rsidTr="00091328">
        <w:tc>
          <w:tcPr>
            <w:tcW w:w="1838" w:type="dxa"/>
            <w:shd w:val="clear" w:color="auto" w:fill="A6A6A6" w:themeFill="background1" w:themeFillShade="A6"/>
            <w:vAlign w:val="center"/>
          </w:tcPr>
          <w:p w:rsidR="00757144" w:rsidRDefault="00757144" w:rsidP="00091328">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757144" w:rsidRDefault="00757144" w:rsidP="00091328">
            <w:pPr>
              <w:ind w:firstLine="210"/>
              <w:jc w:val="center"/>
              <w:rPr>
                <w:rFonts w:ascii="宋体" w:hAnsi="宋体"/>
                <w:bCs/>
                <w:szCs w:val="21"/>
              </w:rPr>
            </w:pPr>
          </w:p>
        </w:tc>
        <w:tc>
          <w:tcPr>
            <w:tcW w:w="2762" w:type="dxa"/>
            <w:gridSpan w:val="2"/>
            <w:shd w:val="clear" w:color="auto" w:fill="A6A6A6" w:themeFill="background1" w:themeFillShade="A6"/>
          </w:tcPr>
          <w:p w:rsidR="00757144" w:rsidRDefault="00757144" w:rsidP="00091328">
            <w:pPr>
              <w:ind w:firstLine="210"/>
              <w:jc w:val="center"/>
              <w:rPr>
                <w:rFonts w:ascii="宋体" w:hAnsi="宋体"/>
                <w:bCs/>
                <w:szCs w:val="21"/>
              </w:rPr>
            </w:pPr>
          </w:p>
        </w:tc>
        <w:tc>
          <w:tcPr>
            <w:tcW w:w="1847" w:type="dxa"/>
            <w:shd w:val="clear" w:color="auto" w:fill="A6A6A6" w:themeFill="background1" w:themeFillShade="A6"/>
          </w:tcPr>
          <w:p w:rsidR="00757144" w:rsidRDefault="00757144" w:rsidP="00091328">
            <w:pPr>
              <w:ind w:firstLine="210"/>
              <w:jc w:val="center"/>
              <w:rPr>
                <w:rFonts w:ascii="宋体" w:hAnsi="宋体"/>
                <w:bCs/>
                <w:szCs w:val="21"/>
              </w:rPr>
            </w:pPr>
          </w:p>
        </w:tc>
      </w:tr>
      <w:tr w:rsidR="00757144" w:rsidTr="00091328">
        <w:tc>
          <w:tcPr>
            <w:tcW w:w="1838" w:type="dxa"/>
            <w:shd w:val="clear" w:color="auto" w:fill="auto"/>
            <w:vAlign w:val="center"/>
          </w:tcPr>
          <w:p w:rsidR="00757144" w:rsidRDefault="008F38F9" w:rsidP="00091328">
            <w:pPr>
              <w:jc w:val="center"/>
              <w:rPr>
                <w:bCs/>
                <w:szCs w:val="21"/>
              </w:rPr>
            </w:pPr>
            <w:r w:rsidRPr="008F38F9">
              <w:rPr>
                <w:bCs/>
                <w:szCs w:val="21"/>
              </w:rPr>
              <w:t>dlid</w:t>
            </w:r>
          </w:p>
        </w:tc>
        <w:tc>
          <w:tcPr>
            <w:tcW w:w="2620" w:type="dxa"/>
            <w:shd w:val="clear" w:color="auto" w:fill="auto"/>
          </w:tcPr>
          <w:p w:rsidR="00757144" w:rsidRDefault="00757144" w:rsidP="00091328">
            <w:pPr>
              <w:ind w:firstLine="210"/>
              <w:jc w:val="center"/>
              <w:rPr>
                <w:rFonts w:ascii="宋体" w:hAnsi="宋体"/>
                <w:bCs/>
                <w:szCs w:val="21"/>
              </w:rPr>
            </w:pPr>
            <w:r>
              <w:rPr>
                <w:rFonts w:ascii="宋体" w:hAnsi="宋体" w:hint="eastAsia"/>
                <w:bCs/>
                <w:szCs w:val="21"/>
              </w:rPr>
              <w:t>记录的</w:t>
            </w:r>
            <w:r w:rsidR="008F38F9" w:rsidRPr="008F38F9">
              <w:rPr>
                <w:rFonts w:ascii="宋体" w:hAnsi="宋体"/>
                <w:bCs/>
                <w:szCs w:val="21"/>
              </w:rPr>
              <w:t>dlid</w:t>
            </w:r>
          </w:p>
        </w:tc>
        <w:tc>
          <w:tcPr>
            <w:tcW w:w="2762" w:type="dxa"/>
            <w:gridSpan w:val="2"/>
            <w:shd w:val="clear" w:color="auto" w:fill="auto"/>
          </w:tcPr>
          <w:p w:rsidR="00757144" w:rsidRDefault="00757144" w:rsidP="00091328">
            <w:pPr>
              <w:ind w:firstLine="210"/>
              <w:jc w:val="center"/>
              <w:rPr>
                <w:rFonts w:ascii="宋体" w:hAnsi="宋体"/>
                <w:bCs/>
                <w:szCs w:val="21"/>
              </w:rPr>
            </w:pPr>
          </w:p>
        </w:tc>
        <w:tc>
          <w:tcPr>
            <w:tcW w:w="1847" w:type="dxa"/>
            <w:shd w:val="clear" w:color="auto" w:fill="auto"/>
          </w:tcPr>
          <w:p w:rsidR="00757144" w:rsidRDefault="00757144" w:rsidP="00091328">
            <w:pPr>
              <w:ind w:firstLine="210"/>
              <w:jc w:val="center"/>
              <w:rPr>
                <w:rFonts w:ascii="宋体" w:hAnsi="宋体"/>
                <w:bCs/>
                <w:szCs w:val="21"/>
              </w:rPr>
            </w:pPr>
          </w:p>
        </w:tc>
      </w:tr>
      <w:tr w:rsidR="00757144" w:rsidTr="00091328">
        <w:tc>
          <w:tcPr>
            <w:tcW w:w="1838" w:type="dxa"/>
            <w:shd w:val="clear" w:color="auto" w:fill="auto"/>
            <w:vAlign w:val="center"/>
          </w:tcPr>
          <w:p w:rsidR="00757144" w:rsidRDefault="00757144" w:rsidP="00091328">
            <w:pPr>
              <w:jc w:val="center"/>
              <w:rPr>
                <w:bCs/>
                <w:szCs w:val="21"/>
              </w:rPr>
            </w:pPr>
            <w:r>
              <w:rPr>
                <w:bCs/>
                <w:szCs w:val="21"/>
              </w:rPr>
              <w:t>loveNo</w:t>
            </w:r>
          </w:p>
        </w:tc>
        <w:tc>
          <w:tcPr>
            <w:tcW w:w="2620" w:type="dxa"/>
            <w:shd w:val="clear" w:color="auto" w:fill="auto"/>
          </w:tcPr>
          <w:p w:rsidR="00757144" w:rsidRDefault="00757144" w:rsidP="00091328">
            <w:pPr>
              <w:ind w:firstLine="210"/>
              <w:jc w:val="center"/>
              <w:rPr>
                <w:rFonts w:ascii="宋体" w:hAnsi="宋体"/>
                <w:bCs/>
                <w:szCs w:val="21"/>
              </w:rPr>
            </w:pPr>
            <w:r>
              <w:rPr>
                <w:rFonts w:ascii="宋体" w:hAnsi="宋体" w:hint="eastAsia"/>
                <w:bCs/>
                <w:szCs w:val="21"/>
              </w:rPr>
              <w:t>爱心单号</w:t>
            </w:r>
          </w:p>
        </w:tc>
        <w:tc>
          <w:tcPr>
            <w:tcW w:w="2762" w:type="dxa"/>
            <w:gridSpan w:val="2"/>
            <w:shd w:val="clear" w:color="auto" w:fill="auto"/>
          </w:tcPr>
          <w:p w:rsidR="00757144" w:rsidRDefault="00757144" w:rsidP="00091328">
            <w:pPr>
              <w:ind w:firstLine="210"/>
              <w:jc w:val="center"/>
              <w:rPr>
                <w:rFonts w:ascii="宋体" w:hAnsi="宋体"/>
                <w:bCs/>
                <w:szCs w:val="21"/>
              </w:rPr>
            </w:pPr>
          </w:p>
        </w:tc>
        <w:tc>
          <w:tcPr>
            <w:tcW w:w="1847" w:type="dxa"/>
            <w:shd w:val="clear" w:color="auto" w:fill="auto"/>
          </w:tcPr>
          <w:p w:rsidR="00757144" w:rsidRDefault="00757144" w:rsidP="00091328">
            <w:pPr>
              <w:ind w:firstLine="210"/>
              <w:jc w:val="center"/>
              <w:rPr>
                <w:rFonts w:ascii="宋体" w:hAnsi="宋体"/>
                <w:bCs/>
                <w:szCs w:val="21"/>
              </w:rPr>
            </w:pPr>
          </w:p>
        </w:tc>
      </w:tr>
      <w:tr w:rsidR="00757144" w:rsidTr="00091328">
        <w:tc>
          <w:tcPr>
            <w:tcW w:w="1838" w:type="dxa"/>
            <w:shd w:val="clear" w:color="auto" w:fill="auto"/>
            <w:vAlign w:val="center"/>
          </w:tcPr>
          <w:p w:rsidR="00757144" w:rsidRDefault="00757144" w:rsidP="00091328">
            <w:pPr>
              <w:jc w:val="center"/>
              <w:rPr>
                <w:bCs/>
                <w:szCs w:val="21"/>
              </w:rPr>
            </w:pPr>
            <w:r w:rsidRPr="00CF52EF">
              <w:rPr>
                <w:bCs/>
                <w:szCs w:val="21"/>
              </w:rPr>
              <w:t>itemsName</w:t>
            </w:r>
          </w:p>
        </w:tc>
        <w:tc>
          <w:tcPr>
            <w:tcW w:w="2620" w:type="dxa"/>
            <w:shd w:val="clear" w:color="auto" w:fill="auto"/>
          </w:tcPr>
          <w:p w:rsidR="00757144" w:rsidRDefault="00757144" w:rsidP="00091328">
            <w:pPr>
              <w:ind w:firstLine="210"/>
              <w:jc w:val="center"/>
              <w:rPr>
                <w:rFonts w:ascii="宋体" w:hAnsi="宋体"/>
                <w:bCs/>
                <w:szCs w:val="21"/>
              </w:rPr>
            </w:pPr>
            <w:r>
              <w:rPr>
                <w:rFonts w:ascii="宋体" w:hAnsi="宋体" w:hint="eastAsia"/>
                <w:bCs/>
                <w:szCs w:val="21"/>
              </w:rPr>
              <w:t>物品名称</w:t>
            </w:r>
          </w:p>
        </w:tc>
        <w:tc>
          <w:tcPr>
            <w:tcW w:w="2762" w:type="dxa"/>
            <w:gridSpan w:val="2"/>
            <w:shd w:val="clear" w:color="auto" w:fill="auto"/>
          </w:tcPr>
          <w:p w:rsidR="00757144" w:rsidRDefault="00757144" w:rsidP="00091328">
            <w:pPr>
              <w:ind w:firstLine="210"/>
              <w:jc w:val="center"/>
              <w:rPr>
                <w:rFonts w:ascii="宋体" w:hAnsi="宋体"/>
                <w:bCs/>
                <w:szCs w:val="21"/>
              </w:rPr>
            </w:pPr>
          </w:p>
        </w:tc>
        <w:tc>
          <w:tcPr>
            <w:tcW w:w="1847" w:type="dxa"/>
            <w:shd w:val="clear" w:color="auto" w:fill="auto"/>
          </w:tcPr>
          <w:p w:rsidR="00757144" w:rsidRDefault="00757144" w:rsidP="00091328">
            <w:pPr>
              <w:ind w:firstLine="210"/>
              <w:jc w:val="center"/>
              <w:rPr>
                <w:rFonts w:ascii="宋体" w:hAnsi="宋体"/>
                <w:bCs/>
                <w:szCs w:val="21"/>
              </w:rPr>
            </w:pPr>
          </w:p>
        </w:tc>
      </w:tr>
      <w:tr w:rsidR="00757144" w:rsidTr="00091328">
        <w:tc>
          <w:tcPr>
            <w:tcW w:w="1838" w:type="dxa"/>
            <w:shd w:val="clear" w:color="auto" w:fill="auto"/>
            <w:vAlign w:val="center"/>
          </w:tcPr>
          <w:p w:rsidR="00757144" w:rsidRPr="00CF52EF" w:rsidRDefault="00757144" w:rsidP="00091328">
            <w:pPr>
              <w:jc w:val="center"/>
              <w:rPr>
                <w:bCs/>
                <w:szCs w:val="21"/>
              </w:rPr>
            </w:pPr>
            <w:r w:rsidRPr="004A78BE">
              <w:rPr>
                <w:bCs/>
                <w:szCs w:val="21"/>
              </w:rPr>
              <w:t>userId</w:t>
            </w:r>
          </w:p>
        </w:tc>
        <w:tc>
          <w:tcPr>
            <w:tcW w:w="2620" w:type="dxa"/>
            <w:shd w:val="clear" w:color="auto" w:fill="auto"/>
          </w:tcPr>
          <w:p w:rsidR="00757144" w:rsidRDefault="00757144" w:rsidP="00091328">
            <w:pPr>
              <w:ind w:firstLine="210"/>
              <w:jc w:val="center"/>
              <w:rPr>
                <w:rFonts w:ascii="宋体" w:hAnsi="宋体"/>
                <w:bCs/>
                <w:szCs w:val="21"/>
              </w:rPr>
            </w:pPr>
            <w:r>
              <w:rPr>
                <w:rFonts w:ascii="宋体" w:hAnsi="宋体" w:hint="eastAsia"/>
                <w:bCs/>
                <w:szCs w:val="21"/>
              </w:rPr>
              <w:t>捐赠用户id</w:t>
            </w:r>
          </w:p>
        </w:tc>
        <w:tc>
          <w:tcPr>
            <w:tcW w:w="2762" w:type="dxa"/>
            <w:gridSpan w:val="2"/>
            <w:shd w:val="clear" w:color="auto" w:fill="auto"/>
          </w:tcPr>
          <w:p w:rsidR="00757144" w:rsidRDefault="00757144" w:rsidP="00091328">
            <w:pPr>
              <w:ind w:firstLine="210"/>
              <w:jc w:val="center"/>
              <w:rPr>
                <w:rFonts w:ascii="宋体" w:hAnsi="宋体"/>
                <w:bCs/>
                <w:szCs w:val="21"/>
              </w:rPr>
            </w:pPr>
          </w:p>
        </w:tc>
        <w:tc>
          <w:tcPr>
            <w:tcW w:w="1847" w:type="dxa"/>
            <w:shd w:val="clear" w:color="auto" w:fill="auto"/>
          </w:tcPr>
          <w:p w:rsidR="00757144" w:rsidRDefault="00757144" w:rsidP="00091328">
            <w:pPr>
              <w:ind w:firstLine="210"/>
              <w:jc w:val="center"/>
              <w:rPr>
                <w:rFonts w:ascii="宋体" w:hAnsi="宋体"/>
                <w:bCs/>
                <w:szCs w:val="21"/>
              </w:rPr>
            </w:pPr>
          </w:p>
        </w:tc>
      </w:tr>
      <w:tr w:rsidR="00757144" w:rsidTr="00091328">
        <w:tc>
          <w:tcPr>
            <w:tcW w:w="1838" w:type="dxa"/>
            <w:shd w:val="clear" w:color="auto" w:fill="auto"/>
            <w:vAlign w:val="center"/>
          </w:tcPr>
          <w:p w:rsidR="00757144" w:rsidRPr="00CF52EF" w:rsidRDefault="00757144" w:rsidP="00091328">
            <w:pPr>
              <w:jc w:val="center"/>
              <w:rPr>
                <w:bCs/>
                <w:szCs w:val="21"/>
              </w:rPr>
            </w:pPr>
            <w:r w:rsidRPr="00CF52EF">
              <w:rPr>
                <w:bCs/>
                <w:szCs w:val="21"/>
              </w:rPr>
              <w:t>itemsDesc</w:t>
            </w:r>
          </w:p>
        </w:tc>
        <w:tc>
          <w:tcPr>
            <w:tcW w:w="2620" w:type="dxa"/>
            <w:shd w:val="clear" w:color="auto" w:fill="auto"/>
          </w:tcPr>
          <w:p w:rsidR="00757144" w:rsidRDefault="00757144" w:rsidP="00091328">
            <w:pPr>
              <w:ind w:firstLine="210"/>
              <w:jc w:val="center"/>
              <w:rPr>
                <w:rFonts w:ascii="宋体" w:hAnsi="宋体"/>
                <w:bCs/>
                <w:szCs w:val="21"/>
              </w:rPr>
            </w:pPr>
            <w:r>
              <w:rPr>
                <w:rFonts w:ascii="宋体" w:hAnsi="宋体" w:hint="eastAsia"/>
                <w:bCs/>
                <w:szCs w:val="21"/>
              </w:rPr>
              <w:t>物品描述</w:t>
            </w:r>
          </w:p>
        </w:tc>
        <w:tc>
          <w:tcPr>
            <w:tcW w:w="2762" w:type="dxa"/>
            <w:gridSpan w:val="2"/>
            <w:shd w:val="clear" w:color="auto" w:fill="auto"/>
          </w:tcPr>
          <w:p w:rsidR="00757144" w:rsidRDefault="00757144" w:rsidP="00091328">
            <w:pPr>
              <w:ind w:firstLine="210"/>
              <w:jc w:val="center"/>
              <w:rPr>
                <w:rFonts w:ascii="宋体" w:hAnsi="宋体"/>
                <w:bCs/>
                <w:szCs w:val="21"/>
              </w:rPr>
            </w:pPr>
          </w:p>
        </w:tc>
        <w:tc>
          <w:tcPr>
            <w:tcW w:w="1847" w:type="dxa"/>
            <w:shd w:val="clear" w:color="auto" w:fill="auto"/>
          </w:tcPr>
          <w:p w:rsidR="00757144" w:rsidRDefault="00757144" w:rsidP="00091328">
            <w:pPr>
              <w:ind w:firstLine="210"/>
              <w:jc w:val="center"/>
              <w:rPr>
                <w:rFonts w:ascii="宋体" w:hAnsi="宋体"/>
                <w:bCs/>
                <w:szCs w:val="21"/>
              </w:rPr>
            </w:pPr>
          </w:p>
        </w:tc>
      </w:tr>
      <w:tr w:rsidR="00757144" w:rsidTr="00091328">
        <w:tc>
          <w:tcPr>
            <w:tcW w:w="1838" w:type="dxa"/>
            <w:shd w:val="clear" w:color="auto" w:fill="auto"/>
            <w:vAlign w:val="center"/>
          </w:tcPr>
          <w:p w:rsidR="00757144" w:rsidRPr="00CF52EF" w:rsidRDefault="00757144" w:rsidP="00091328">
            <w:pPr>
              <w:jc w:val="center"/>
              <w:rPr>
                <w:bCs/>
                <w:szCs w:val="21"/>
              </w:rPr>
            </w:pPr>
            <w:r w:rsidRPr="00CF52EF">
              <w:rPr>
                <w:bCs/>
                <w:szCs w:val="21"/>
              </w:rPr>
              <w:lastRenderedPageBreak/>
              <w:t>reason</w:t>
            </w:r>
          </w:p>
        </w:tc>
        <w:tc>
          <w:tcPr>
            <w:tcW w:w="2620" w:type="dxa"/>
            <w:shd w:val="clear" w:color="auto" w:fill="auto"/>
          </w:tcPr>
          <w:p w:rsidR="00757144" w:rsidRDefault="00757144" w:rsidP="00091328">
            <w:pPr>
              <w:ind w:firstLine="210"/>
              <w:jc w:val="center"/>
              <w:rPr>
                <w:rFonts w:ascii="宋体" w:hAnsi="宋体"/>
                <w:bCs/>
                <w:szCs w:val="21"/>
              </w:rPr>
            </w:pPr>
            <w:r>
              <w:rPr>
                <w:rFonts w:ascii="宋体" w:hAnsi="宋体" w:hint="eastAsia"/>
                <w:bCs/>
                <w:szCs w:val="21"/>
              </w:rPr>
              <w:t>申请原因</w:t>
            </w:r>
          </w:p>
        </w:tc>
        <w:tc>
          <w:tcPr>
            <w:tcW w:w="2762" w:type="dxa"/>
            <w:gridSpan w:val="2"/>
            <w:shd w:val="clear" w:color="auto" w:fill="auto"/>
          </w:tcPr>
          <w:p w:rsidR="00757144" w:rsidRDefault="00757144" w:rsidP="00091328">
            <w:pPr>
              <w:ind w:firstLine="210"/>
              <w:jc w:val="center"/>
              <w:rPr>
                <w:rFonts w:ascii="宋体" w:hAnsi="宋体"/>
                <w:bCs/>
                <w:szCs w:val="21"/>
              </w:rPr>
            </w:pPr>
          </w:p>
        </w:tc>
        <w:tc>
          <w:tcPr>
            <w:tcW w:w="1847" w:type="dxa"/>
            <w:shd w:val="clear" w:color="auto" w:fill="auto"/>
          </w:tcPr>
          <w:p w:rsidR="00757144" w:rsidRDefault="00757144" w:rsidP="00091328">
            <w:pPr>
              <w:ind w:firstLine="210"/>
              <w:jc w:val="center"/>
              <w:rPr>
                <w:rFonts w:ascii="宋体" w:hAnsi="宋体"/>
                <w:bCs/>
                <w:szCs w:val="21"/>
              </w:rPr>
            </w:pPr>
          </w:p>
        </w:tc>
      </w:tr>
      <w:tr w:rsidR="00757144" w:rsidTr="00091328">
        <w:tc>
          <w:tcPr>
            <w:tcW w:w="1838" w:type="dxa"/>
            <w:shd w:val="clear" w:color="auto" w:fill="auto"/>
            <w:vAlign w:val="center"/>
          </w:tcPr>
          <w:p w:rsidR="00757144" w:rsidRPr="00CF52EF" w:rsidRDefault="00757144" w:rsidP="00091328">
            <w:pPr>
              <w:jc w:val="center"/>
              <w:rPr>
                <w:bCs/>
                <w:szCs w:val="21"/>
              </w:rPr>
            </w:pPr>
            <w:r w:rsidRPr="004A78BE">
              <w:rPr>
                <w:bCs/>
                <w:szCs w:val="21"/>
              </w:rPr>
              <w:t>itName</w:t>
            </w:r>
          </w:p>
        </w:tc>
        <w:tc>
          <w:tcPr>
            <w:tcW w:w="2620" w:type="dxa"/>
            <w:shd w:val="clear" w:color="auto" w:fill="auto"/>
          </w:tcPr>
          <w:p w:rsidR="00757144" w:rsidRDefault="00757144" w:rsidP="00091328">
            <w:pPr>
              <w:ind w:firstLine="210"/>
              <w:jc w:val="center"/>
              <w:rPr>
                <w:rFonts w:ascii="宋体" w:hAnsi="宋体"/>
                <w:bCs/>
                <w:szCs w:val="21"/>
              </w:rPr>
            </w:pPr>
            <w:r>
              <w:rPr>
                <w:rFonts w:ascii="宋体" w:hAnsi="宋体" w:hint="eastAsia"/>
                <w:bCs/>
                <w:szCs w:val="21"/>
              </w:rPr>
              <w:t>物品类别</w:t>
            </w:r>
          </w:p>
        </w:tc>
        <w:tc>
          <w:tcPr>
            <w:tcW w:w="2762" w:type="dxa"/>
            <w:gridSpan w:val="2"/>
            <w:shd w:val="clear" w:color="auto" w:fill="auto"/>
          </w:tcPr>
          <w:p w:rsidR="00757144" w:rsidRDefault="00757144" w:rsidP="00091328">
            <w:pPr>
              <w:ind w:firstLine="210"/>
              <w:jc w:val="center"/>
              <w:rPr>
                <w:rFonts w:ascii="宋体" w:hAnsi="宋体"/>
                <w:bCs/>
                <w:szCs w:val="21"/>
              </w:rPr>
            </w:pPr>
          </w:p>
        </w:tc>
        <w:tc>
          <w:tcPr>
            <w:tcW w:w="1847" w:type="dxa"/>
            <w:shd w:val="clear" w:color="auto" w:fill="auto"/>
          </w:tcPr>
          <w:p w:rsidR="00757144" w:rsidRDefault="00757144" w:rsidP="00091328">
            <w:pPr>
              <w:ind w:firstLine="210"/>
              <w:jc w:val="center"/>
              <w:rPr>
                <w:rFonts w:ascii="宋体" w:hAnsi="宋体"/>
                <w:bCs/>
                <w:szCs w:val="21"/>
              </w:rPr>
            </w:pPr>
          </w:p>
        </w:tc>
      </w:tr>
      <w:tr w:rsidR="00757144" w:rsidTr="00091328">
        <w:tc>
          <w:tcPr>
            <w:tcW w:w="1838" w:type="dxa"/>
            <w:shd w:val="clear" w:color="auto" w:fill="auto"/>
            <w:vAlign w:val="center"/>
          </w:tcPr>
          <w:p w:rsidR="00757144" w:rsidRPr="00CF52EF" w:rsidRDefault="00757144" w:rsidP="00091328">
            <w:pPr>
              <w:jc w:val="center"/>
              <w:rPr>
                <w:bCs/>
                <w:szCs w:val="21"/>
              </w:rPr>
            </w:pPr>
            <w:r w:rsidRPr="00CF52EF">
              <w:rPr>
                <w:bCs/>
                <w:szCs w:val="21"/>
              </w:rPr>
              <w:t>publishTime</w:t>
            </w:r>
          </w:p>
        </w:tc>
        <w:tc>
          <w:tcPr>
            <w:tcW w:w="2620" w:type="dxa"/>
            <w:shd w:val="clear" w:color="auto" w:fill="auto"/>
          </w:tcPr>
          <w:p w:rsidR="00757144" w:rsidRDefault="00757144" w:rsidP="00091328">
            <w:pPr>
              <w:ind w:firstLine="210"/>
              <w:jc w:val="center"/>
              <w:rPr>
                <w:rFonts w:ascii="宋体" w:hAnsi="宋体"/>
                <w:bCs/>
                <w:szCs w:val="21"/>
              </w:rPr>
            </w:pPr>
            <w:r>
              <w:rPr>
                <w:rFonts w:ascii="宋体" w:hAnsi="宋体" w:hint="eastAsia"/>
                <w:bCs/>
                <w:szCs w:val="21"/>
              </w:rPr>
              <w:t>发布时间</w:t>
            </w:r>
          </w:p>
        </w:tc>
        <w:tc>
          <w:tcPr>
            <w:tcW w:w="2762" w:type="dxa"/>
            <w:gridSpan w:val="2"/>
            <w:shd w:val="clear" w:color="auto" w:fill="auto"/>
          </w:tcPr>
          <w:p w:rsidR="00757144" w:rsidRDefault="00757144" w:rsidP="00091328">
            <w:pPr>
              <w:ind w:firstLine="210"/>
              <w:jc w:val="center"/>
              <w:rPr>
                <w:rFonts w:ascii="宋体" w:hAnsi="宋体"/>
                <w:bCs/>
                <w:szCs w:val="21"/>
              </w:rPr>
            </w:pPr>
          </w:p>
        </w:tc>
        <w:tc>
          <w:tcPr>
            <w:tcW w:w="1847" w:type="dxa"/>
            <w:shd w:val="clear" w:color="auto" w:fill="auto"/>
          </w:tcPr>
          <w:p w:rsidR="00757144" w:rsidRDefault="00757144" w:rsidP="00091328">
            <w:pPr>
              <w:ind w:firstLine="210"/>
              <w:jc w:val="center"/>
              <w:rPr>
                <w:rFonts w:ascii="宋体" w:hAnsi="宋体"/>
                <w:bCs/>
                <w:szCs w:val="21"/>
              </w:rPr>
            </w:pPr>
          </w:p>
        </w:tc>
      </w:tr>
      <w:tr w:rsidR="00757144" w:rsidTr="00091328">
        <w:tc>
          <w:tcPr>
            <w:tcW w:w="1838" w:type="dxa"/>
            <w:shd w:val="clear" w:color="auto" w:fill="auto"/>
            <w:vAlign w:val="center"/>
          </w:tcPr>
          <w:p w:rsidR="00757144" w:rsidRPr="00CF52EF" w:rsidRDefault="00757144" w:rsidP="00091328">
            <w:pPr>
              <w:jc w:val="center"/>
              <w:rPr>
                <w:bCs/>
                <w:szCs w:val="21"/>
              </w:rPr>
            </w:pPr>
            <w:r w:rsidRPr="00256E3C">
              <w:rPr>
                <w:bCs/>
                <w:szCs w:val="21"/>
              </w:rPr>
              <w:t>homePicUrl</w:t>
            </w:r>
          </w:p>
        </w:tc>
        <w:tc>
          <w:tcPr>
            <w:tcW w:w="2620" w:type="dxa"/>
            <w:shd w:val="clear" w:color="auto" w:fill="auto"/>
          </w:tcPr>
          <w:p w:rsidR="00757144" w:rsidRDefault="00757144" w:rsidP="00091328">
            <w:pPr>
              <w:ind w:firstLine="210"/>
              <w:jc w:val="center"/>
              <w:rPr>
                <w:rFonts w:ascii="宋体" w:hAnsi="宋体"/>
                <w:bCs/>
                <w:szCs w:val="21"/>
              </w:rPr>
            </w:pPr>
            <w:r>
              <w:rPr>
                <w:rFonts w:ascii="宋体" w:hAnsi="宋体" w:hint="eastAsia"/>
                <w:bCs/>
                <w:szCs w:val="21"/>
              </w:rPr>
              <w:t>图片地址</w:t>
            </w:r>
          </w:p>
        </w:tc>
        <w:tc>
          <w:tcPr>
            <w:tcW w:w="2762" w:type="dxa"/>
            <w:gridSpan w:val="2"/>
            <w:shd w:val="clear" w:color="auto" w:fill="auto"/>
          </w:tcPr>
          <w:p w:rsidR="00757144" w:rsidRDefault="00757144" w:rsidP="00091328">
            <w:pPr>
              <w:ind w:firstLine="210"/>
              <w:jc w:val="center"/>
              <w:rPr>
                <w:rFonts w:ascii="宋体" w:hAnsi="宋体"/>
                <w:bCs/>
                <w:szCs w:val="21"/>
              </w:rPr>
            </w:pPr>
          </w:p>
        </w:tc>
        <w:tc>
          <w:tcPr>
            <w:tcW w:w="1847" w:type="dxa"/>
            <w:shd w:val="clear" w:color="auto" w:fill="auto"/>
          </w:tcPr>
          <w:p w:rsidR="00757144" w:rsidRDefault="00757144" w:rsidP="00091328">
            <w:pPr>
              <w:ind w:firstLine="210"/>
              <w:jc w:val="center"/>
              <w:rPr>
                <w:rFonts w:ascii="宋体" w:hAnsi="宋体"/>
                <w:bCs/>
                <w:szCs w:val="21"/>
              </w:rPr>
            </w:pPr>
          </w:p>
        </w:tc>
      </w:tr>
      <w:tr w:rsidR="00757144" w:rsidTr="00091328">
        <w:tc>
          <w:tcPr>
            <w:tcW w:w="1838" w:type="dxa"/>
            <w:shd w:val="clear" w:color="auto" w:fill="auto"/>
            <w:vAlign w:val="center"/>
          </w:tcPr>
          <w:p w:rsidR="00757144" w:rsidRPr="00CF52EF" w:rsidRDefault="00757144" w:rsidP="00091328">
            <w:pPr>
              <w:jc w:val="center"/>
              <w:rPr>
                <w:bCs/>
                <w:szCs w:val="21"/>
              </w:rPr>
            </w:pPr>
            <w:r>
              <w:rPr>
                <w:bCs/>
                <w:szCs w:val="21"/>
              </w:rPr>
              <w:t>isHide</w:t>
            </w:r>
          </w:p>
        </w:tc>
        <w:tc>
          <w:tcPr>
            <w:tcW w:w="2620" w:type="dxa"/>
            <w:shd w:val="clear" w:color="auto" w:fill="auto"/>
          </w:tcPr>
          <w:p w:rsidR="00757144" w:rsidRDefault="00757144" w:rsidP="00091328">
            <w:pPr>
              <w:ind w:firstLine="210"/>
              <w:jc w:val="center"/>
              <w:rPr>
                <w:rFonts w:ascii="宋体" w:hAnsi="宋体"/>
                <w:bCs/>
                <w:szCs w:val="21"/>
              </w:rPr>
            </w:pPr>
            <w:r w:rsidRPr="008163CC">
              <w:rPr>
                <w:rFonts w:ascii="宋体" w:hAnsi="宋体" w:hint="eastAsia"/>
                <w:bCs/>
                <w:szCs w:val="21"/>
              </w:rPr>
              <w:t>0：不匿名，1：匿名</w:t>
            </w:r>
          </w:p>
        </w:tc>
        <w:tc>
          <w:tcPr>
            <w:tcW w:w="2762" w:type="dxa"/>
            <w:gridSpan w:val="2"/>
            <w:shd w:val="clear" w:color="auto" w:fill="auto"/>
          </w:tcPr>
          <w:p w:rsidR="00757144" w:rsidRDefault="00757144" w:rsidP="00091328">
            <w:pPr>
              <w:ind w:firstLine="210"/>
              <w:jc w:val="center"/>
              <w:rPr>
                <w:rFonts w:ascii="宋体" w:hAnsi="宋体"/>
                <w:bCs/>
                <w:szCs w:val="21"/>
              </w:rPr>
            </w:pPr>
          </w:p>
        </w:tc>
        <w:tc>
          <w:tcPr>
            <w:tcW w:w="1847" w:type="dxa"/>
            <w:shd w:val="clear" w:color="auto" w:fill="auto"/>
          </w:tcPr>
          <w:p w:rsidR="00757144" w:rsidRDefault="00757144" w:rsidP="00091328">
            <w:pPr>
              <w:ind w:firstLine="210"/>
              <w:jc w:val="center"/>
              <w:rPr>
                <w:rFonts w:ascii="宋体" w:hAnsi="宋体"/>
                <w:bCs/>
                <w:szCs w:val="21"/>
              </w:rPr>
            </w:pPr>
          </w:p>
        </w:tc>
      </w:tr>
      <w:tr w:rsidR="00757144" w:rsidTr="00091328">
        <w:tc>
          <w:tcPr>
            <w:tcW w:w="1838" w:type="dxa"/>
            <w:shd w:val="clear" w:color="auto" w:fill="auto"/>
            <w:vAlign w:val="center"/>
          </w:tcPr>
          <w:p w:rsidR="00757144" w:rsidRDefault="00757144" w:rsidP="00091328">
            <w:pPr>
              <w:jc w:val="center"/>
              <w:rPr>
                <w:bCs/>
                <w:szCs w:val="21"/>
              </w:rPr>
            </w:pPr>
            <w:r w:rsidRPr="006E5DF7">
              <w:rPr>
                <w:rFonts w:ascii="Tahoma" w:hAnsi="Tahoma" w:cs="Tahoma"/>
                <w:color w:val="434343"/>
                <w:sz w:val="18"/>
                <w:szCs w:val="18"/>
                <w:shd w:val="clear" w:color="auto" w:fill="F2F2F2"/>
              </w:rPr>
              <w:t>appliyCount</w:t>
            </w:r>
          </w:p>
        </w:tc>
        <w:tc>
          <w:tcPr>
            <w:tcW w:w="2620" w:type="dxa"/>
            <w:shd w:val="clear" w:color="auto" w:fill="auto"/>
          </w:tcPr>
          <w:p w:rsidR="00757144" w:rsidRPr="008163CC" w:rsidRDefault="00757144" w:rsidP="00091328">
            <w:pPr>
              <w:ind w:firstLine="210"/>
              <w:jc w:val="center"/>
              <w:rPr>
                <w:rFonts w:ascii="宋体" w:hAnsi="宋体"/>
                <w:bCs/>
                <w:szCs w:val="21"/>
              </w:rPr>
            </w:pPr>
            <w:r>
              <w:rPr>
                <w:rFonts w:ascii="宋体" w:hAnsi="宋体" w:hint="eastAsia"/>
                <w:bCs/>
                <w:szCs w:val="21"/>
              </w:rPr>
              <w:t>申请者数量</w:t>
            </w:r>
          </w:p>
        </w:tc>
        <w:tc>
          <w:tcPr>
            <w:tcW w:w="2762" w:type="dxa"/>
            <w:gridSpan w:val="2"/>
            <w:shd w:val="clear" w:color="auto" w:fill="auto"/>
          </w:tcPr>
          <w:p w:rsidR="00757144" w:rsidRDefault="00757144" w:rsidP="00091328">
            <w:pPr>
              <w:ind w:firstLine="210"/>
              <w:jc w:val="center"/>
              <w:rPr>
                <w:rFonts w:ascii="宋体" w:hAnsi="宋体"/>
                <w:bCs/>
                <w:szCs w:val="21"/>
              </w:rPr>
            </w:pPr>
          </w:p>
        </w:tc>
        <w:tc>
          <w:tcPr>
            <w:tcW w:w="1847" w:type="dxa"/>
            <w:shd w:val="clear" w:color="auto" w:fill="auto"/>
          </w:tcPr>
          <w:p w:rsidR="00757144" w:rsidRDefault="00757144" w:rsidP="00091328">
            <w:pPr>
              <w:ind w:firstLine="210"/>
              <w:jc w:val="center"/>
              <w:rPr>
                <w:rFonts w:ascii="宋体" w:hAnsi="宋体"/>
                <w:bCs/>
                <w:szCs w:val="21"/>
              </w:rPr>
            </w:pPr>
          </w:p>
        </w:tc>
      </w:tr>
      <w:tr w:rsidR="008F38F9" w:rsidTr="00091328">
        <w:tc>
          <w:tcPr>
            <w:tcW w:w="1838" w:type="dxa"/>
            <w:shd w:val="clear" w:color="auto" w:fill="auto"/>
            <w:vAlign w:val="center"/>
          </w:tcPr>
          <w:p w:rsidR="008F38F9" w:rsidRPr="006E5DF7" w:rsidRDefault="008F38F9" w:rsidP="00091328">
            <w:pPr>
              <w:jc w:val="center"/>
              <w:rPr>
                <w:rFonts w:ascii="Tahoma" w:hAnsi="Tahoma" w:cs="Tahoma"/>
                <w:color w:val="434343"/>
                <w:sz w:val="18"/>
                <w:szCs w:val="18"/>
                <w:shd w:val="clear" w:color="auto" w:fill="F2F2F2"/>
              </w:rPr>
            </w:pPr>
            <w:r>
              <w:rPr>
                <w:rFonts w:ascii="Tahoma" w:hAnsi="Tahoma" w:cs="Tahoma"/>
                <w:color w:val="434343"/>
                <w:sz w:val="18"/>
                <w:szCs w:val="18"/>
                <w:shd w:val="clear" w:color="auto" w:fill="F2F2F2"/>
              </w:rPr>
              <w:t>leavetime</w:t>
            </w:r>
          </w:p>
        </w:tc>
        <w:tc>
          <w:tcPr>
            <w:tcW w:w="2620" w:type="dxa"/>
            <w:shd w:val="clear" w:color="auto" w:fill="auto"/>
          </w:tcPr>
          <w:p w:rsidR="008F38F9" w:rsidRDefault="008F38F9" w:rsidP="00091328">
            <w:pPr>
              <w:ind w:firstLine="210"/>
              <w:jc w:val="center"/>
              <w:rPr>
                <w:rFonts w:ascii="宋体" w:hAnsi="宋体"/>
                <w:bCs/>
                <w:szCs w:val="21"/>
              </w:rPr>
            </w:pPr>
            <w:r>
              <w:rPr>
                <w:rFonts w:ascii="宋体" w:hAnsi="宋体" w:hint="eastAsia"/>
                <w:bCs/>
                <w:szCs w:val="21"/>
              </w:rPr>
              <w:t>离开时间</w:t>
            </w:r>
          </w:p>
        </w:tc>
        <w:tc>
          <w:tcPr>
            <w:tcW w:w="2762" w:type="dxa"/>
            <w:gridSpan w:val="2"/>
            <w:shd w:val="clear" w:color="auto" w:fill="auto"/>
          </w:tcPr>
          <w:p w:rsidR="008F38F9" w:rsidRDefault="008F38F9" w:rsidP="00091328">
            <w:pPr>
              <w:ind w:firstLine="210"/>
              <w:jc w:val="center"/>
              <w:rPr>
                <w:rFonts w:ascii="宋体" w:hAnsi="宋体"/>
                <w:bCs/>
                <w:szCs w:val="21"/>
              </w:rPr>
            </w:pPr>
            <w:r>
              <w:rPr>
                <w:rFonts w:ascii="宋体" w:hAnsi="宋体" w:hint="eastAsia"/>
                <w:bCs/>
                <w:szCs w:val="21"/>
              </w:rPr>
              <w:t>例如：</w:t>
            </w:r>
            <w:r w:rsidRPr="008F38F9">
              <w:rPr>
                <w:rFonts w:ascii="宋体" w:hAnsi="宋体" w:hint="eastAsia"/>
                <w:bCs/>
                <w:szCs w:val="21"/>
              </w:rPr>
              <w:t>"1天21小时29分"</w:t>
            </w:r>
          </w:p>
        </w:tc>
        <w:tc>
          <w:tcPr>
            <w:tcW w:w="1847" w:type="dxa"/>
            <w:shd w:val="clear" w:color="auto" w:fill="auto"/>
          </w:tcPr>
          <w:p w:rsidR="008F38F9" w:rsidRDefault="008F38F9" w:rsidP="00091328">
            <w:pPr>
              <w:ind w:firstLine="210"/>
              <w:jc w:val="center"/>
              <w:rPr>
                <w:rFonts w:ascii="宋体" w:hAnsi="宋体"/>
                <w:bCs/>
                <w:szCs w:val="21"/>
              </w:rPr>
            </w:pPr>
          </w:p>
        </w:tc>
      </w:tr>
      <w:tr w:rsidR="008F38F9" w:rsidTr="00091328">
        <w:tc>
          <w:tcPr>
            <w:tcW w:w="1838" w:type="dxa"/>
            <w:shd w:val="clear" w:color="auto" w:fill="auto"/>
            <w:vAlign w:val="center"/>
          </w:tcPr>
          <w:p w:rsidR="008F38F9" w:rsidRPr="006E5DF7" w:rsidRDefault="008F38F9" w:rsidP="00091328">
            <w:pPr>
              <w:jc w:val="center"/>
              <w:rPr>
                <w:rFonts w:ascii="Tahoma" w:hAnsi="Tahoma" w:cs="Tahoma"/>
                <w:color w:val="434343"/>
                <w:sz w:val="18"/>
                <w:szCs w:val="18"/>
                <w:shd w:val="clear" w:color="auto" w:fill="F2F2F2"/>
              </w:rPr>
            </w:pPr>
            <w:r w:rsidRPr="008F38F9">
              <w:rPr>
                <w:rFonts w:ascii="Tahoma" w:hAnsi="Tahoma" w:cs="Tahoma"/>
                <w:color w:val="434343"/>
                <w:sz w:val="18"/>
                <w:szCs w:val="18"/>
                <w:shd w:val="clear" w:color="auto" w:fill="F2F2F2"/>
              </w:rPr>
              <w:t>headpath</w:t>
            </w:r>
          </w:p>
        </w:tc>
        <w:tc>
          <w:tcPr>
            <w:tcW w:w="2620" w:type="dxa"/>
            <w:shd w:val="clear" w:color="auto" w:fill="auto"/>
          </w:tcPr>
          <w:p w:rsidR="008F38F9" w:rsidRDefault="008F38F9" w:rsidP="00091328">
            <w:pPr>
              <w:ind w:firstLine="210"/>
              <w:jc w:val="center"/>
              <w:rPr>
                <w:rFonts w:ascii="宋体" w:hAnsi="宋体"/>
                <w:bCs/>
                <w:szCs w:val="21"/>
              </w:rPr>
            </w:pPr>
            <w:r>
              <w:rPr>
                <w:rFonts w:ascii="宋体" w:hAnsi="宋体" w:hint="eastAsia"/>
                <w:bCs/>
                <w:szCs w:val="21"/>
              </w:rPr>
              <w:t>头像地址</w:t>
            </w:r>
          </w:p>
        </w:tc>
        <w:tc>
          <w:tcPr>
            <w:tcW w:w="2762" w:type="dxa"/>
            <w:gridSpan w:val="2"/>
            <w:shd w:val="clear" w:color="auto" w:fill="auto"/>
          </w:tcPr>
          <w:p w:rsidR="008F38F9" w:rsidRDefault="008F38F9" w:rsidP="00091328">
            <w:pPr>
              <w:ind w:firstLine="210"/>
              <w:jc w:val="center"/>
              <w:rPr>
                <w:rFonts w:ascii="宋体" w:hAnsi="宋体"/>
                <w:bCs/>
                <w:szCs w:val="21"/>
              </w:rPr>
            </w:pPr>
          </w:p>
        </w:tc>
        <w:tc>
          <w:tcPr>
            <w:tcW w:w="1847" w:type="dxa"/>
            <w:shd w:val="clear" w:color="auto" w:fill="auto"/>
          </w:tcPr>
          <w:p w:rsidR="008F38F9" w:rsidRDefault="008F38F9" w:rsidP="00091328">
            <w:pPr>
              <w:ind w:firstLine="210"/>
              <w:jc w:val="center"/>
              <w:rPr>
                <w:rFonts w:ascii="宋体" w:hAnsi="宋体"/>
                <w:bCs/>
                <w:szCs w:val="21"/>
              </w:rPr>
            </w:pPr>
          </w:p>
        </w:tc>
      </w:tr>
      <w:tr w:rsidR="008F38F9" w:rsidTr="00091328">
        <w:tc>
          <w:tcPr>
            <w:tcW w:w="1838" w:type="dxa"/>
            <w:shd w:val="clear" w:color="auto" w:fill="auto"/>
            <w:vAlign w:val="center"/>
          </w:tcPr>
          <w:p w:rsidR="008F38F9" w:rsidRPr="006E5DF7" w:rsidRDefault="008F38F9" w:rsidP="00091328">
            <w:pPr>
              <w:jc w:val="center"/>
              <w:rPr>
                <w:rFonts w:ascii="Tahoma" w:hAnsi="Tahoma" w:cs="Tahoma"/>
                <w:color w:val="434343"/>
                <w:sz w:val="18"/>
                <w:szCs w:val="18"/>
                <w:shd w:val="clear" w:color="auto" w:fill="F2F2F2"/>
              </w:rPr>
            </w:pPr>
            <w:r w:rsidRPr="008F38F9">
              <w:rPr>
                <w:rFonts w:ascii="Tahoma" w:hAnsi="Tahoma" w:cs="Tahoma"/>
                <w:color w:val="434343"/>
                <w:sz w:val="18"/>
                <w:szCs w:val="18"/>
                <w:shd w:val="clear" w:color="auto" w:fill="F2F2F2"/>
              </w:rPr>
              <w:t>nickname</w:t>
            </w:r>
          </w:p>
        </w:tc>
        <w:tc>
          <w:tcPr>
            <w:tcW w:w="2620" w:type="dxa"/>
            <w:shd w:val="clear" w:color="auto" w:fill="auto"/>
          </w:tcPr>
          <w:p w:rsidR="008F38F9" w:rsidRDefault="008F38F9" w:rsidP="00091328">
            <w:pPr>
              <w:ind w:firstLine="210"/>
              <w:jc w:val="center"/>
              <w:rPr>
                <w:rFonts w:ascii="宋体" w:hAnsi="宋体"/>
                <w:bCs/>
                <w:szCs w:val="21"/>
              </w:rPr>
            </w:pPr>
            <w:r>
              <w:rPr>
                <w:rFonts w:ascii="宋体" w:hAnsi="宋体" w:hint="eastAsia"/>
                <w:bCs/>
                <w:szCs w:val="21"/>
              </w:rPr>
              <w:t>用户昵称</w:t>
            </w:r>
          </w:p>
        </w:tc>
        <w:tc>
          <w:tcPr>
            <w:tcW w:w="2762" w:type="dxa"/>
            <w:gridSpan w:val="2"/>
            <w:shd w:val="clear" w:color="auto" w:fill="auto"/>
          </w:tcPr>
          <w:p w:rsidR="008F38F9" w:rsidRDefault="008F38F9" w:rsidP="00091328">
            <w:pPr>
              <w:ind w:firstLine="210"/>
              <w:jc w:val="center"/>
              <w:rPr>
                <w:rFonts w:ascii="宋体" w:hAnsi="宋体"/>
                <w:bCs/>
                <w:szCs w:val="21"/>
              </w:rPr>
            </w:pPr>
          </w:p>
        </w:tc>
        <w:tc>
          <w:tcPr>
            <w:tcW w:w="1847" w:type="dxa"/>
            <w:shd w:val="clear" w:color="auto" w:fill="auto"/>
          </w:tcPr>
          <w:p w:rsidR="008F38F9" w:rsidRDefault="008F38F9" w:rsidP="00091328">
            <w:pPr>
              <w:ind w:firstLine="210"/>
              <w:jc w:val="center"/>
              <w:rPr>
                <w:rFonts w:ascii="宋体" w:hAnsi="宋体"/>
                <w:bCs/>
                <w:szCs w:val="21"/>
              </w:rPr>
            </w:pPr>
          </w:p>
        </w:tc>
      </w:tr>
      <w:tr w:rsidR="00757144" w:rsidRPr="00F64465" w:rsidTr="00091328">
        <w:tc>
          <w:tcPr>
            <w:tcW w:w="1838" w:type="dxa"/>
            <w:shd w:val="clear" w:color="auto" w:fill="FFFFFF" w:themeFill="background1"/>
            <w:vAlign w:val="center"/>
          </w:tcPr>
          <w:p w:rsidR="00757144" w:rsidRPr="00F64465" w:rsidRDefault="00757144" w:rsidP="00091328">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757144" w:rsidRPr="00F64465" w:rsidRDefault="00757144" w:rsidP="00091328">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757144" w:rsidRPr="00F64465" w:rsidRDefault="00757144" w:rsidP="00091328">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757144" w:rsidRPr="00F64465" w:rsidRDefault="00757144" w:rsidP="00091328">
            <w:pPr>
              <w:widowControl/>
              <w:jc w:val="center"/>
              <w:rPr>
                <w:rFonts w:ascii="Consolas" w:hAnsi="Consolas" w:cs="Consolas"/>
                <w:szCs w:val="21"/>
              </w:rPr>
            </w:pPr>
          </w:p>
        </w:tc>
      </w:tr>
      <w:tr w:rsidR="00757144" w:rsidRPr="00F64465" w:rsidTr="00091328">
        <w:tc>
          <w:tcPr>
            <w:tcW w:w="1838" w:type="dxa"/>
            <w:shd w:val="clear" w:color="auto" w:fill="FFFFFF" w:themeFill="background1"/>
            <w:vAlign w:val="center"/>
          </w:tcPr>
          <w:p w:rsidR="00757144" w:rsidRPr="00F64465" w:rsidRDefault="00757144" w:rsidP="00091328">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757144" w:rsidRPr="00F64465" w:rsidRDefault="00757144" w:rsidP="00091328">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757144" w:rsidRPr="00F64465" w:rsidRDefault="00757144" w:rsidP="00091328">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757144" w:rsidRPr="00F64465" w:rsidRDefault="00757144" w:rsidP="00091328">
            <w:pPr>
              <w:widowControl/>
              <w:jc w:val="center"/>
              <w:rPr>
                <w:rFonts w:ascii="Consolas" w:hAnsi="Consolas" w:cs="Consolas"/>
                <w:szCs w:val="21"/>
              </w:rPr>
            </w:pPr>
          </w:p>
        </w:tc>
      </w:tr>
      <w:tr w:rsidR="00757144" w:rsidTr="00091328">
        <w:tc>
          <w:tcPr>
            <w:tcW w:w="1838" w:type="dxa"/>
            <w:shd w:val="clear" w:color="auto" w:fill="A6A6A6" w:themeFill="background1" w:themeFillShade="A6"/>
            <w:vAlign w:val="center"/>
          </w:tcPr>
          <w:p w:rsidR="00757144" w:rsidRDefault="00757144" w:rsidP="00091328">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bCs/>
                <w:color w:val="5B9BD5" w:themeColor="accent1"/>
                <w:sz w:val="24"/>
                <w:szCs w:val="24"/>
              </w:rPr>
              <w:t>success_jsonpCallback07434368614488913({</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bCs/>
                <w:color w:val="5B9BD5" w:themeColor="accent1"/>
                <w:sz w:val="24"/>
                <w:szCs w:val="24"/>
              </w:rPr>
              <w:t xml:space="preserve">    "rspCode": "000",</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hint="eastAsia"/>
                <w:bCs/>
                <w:color w:val="5B9BD5" w:themeColor="accent1"/>
                <w:sz w:val="24"/>
                <w:szCs w:val="24"/>
              </w:rPr>
              <w:t xml:space="preserve">    "rspDesc": "</w:t>
            </w:r>
            <w:r w:rsidRPr="008F38F9">
              <w:rPr>
                <w:rFonts w:ascii="Consolas" w:hAnsi="Consolas" w:cs="Consolas" w:hint="eastAsia"/>
                <w:bCs/>
                <w:color w:val="5B9BD5" w:themeColor="accent1"/>
                <w:sz w:val="24"/>
                <w:szCs w:val="24"/>
              </w:rPr>
              <w:t>正常</w:t>
            </w:r>
            <w:r w:rsidRPr="008F38F9">
              <w:rPr>
                <w:rFonts w:ascii="Consolas" w:hAnsi="Consolas" w:cs="Consolas" w:hint="eastAsia"/>
                <w:bCs/>
                <w:color w:val="5B9BD5" w:themeColor="accent1"/>
                <w:sz w:val="24"/>
                <w:szCs w:val="24"/>
              </w:rPr>
              <w:t>",</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bCs/>
                <w:color w:val="5B9BD5" w:themeColor="accent1"/>
                <w:sz w:val="24"/>
                <w:szCs w:val="24"/>
              </w:rPr>
              <w:t xml:space="preserve">    "dlid": 708,</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bCs/>
                <w:color w:val="5B9BD5" w:themeColor="accent1"/>
                <w:sz w:val="24"/>
                <w:szCs w:val="24"/>
              </w:rPr>
              <w:t xml:space="preserve">    "loveNo": "20170331173905",</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bCs/>
                <w:color w:val="5B9BD5" w:themeColor="accent1"/>
                <w:sz w:val="24"/>
                <w:szCs w:val="24"/>
              </w:rPr>
              <w:t xml:space="preserve">    "appliyCount": 1,</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hint="eastAsia"/>
                <w:bCs/>
                <w:color w:val="5B9BD5" w:themeColor="accent1"/>
                <w:sz w:val="24"/>
                <w:szCs w:val="24"/>
              </w:rPr>
              <w:t xml:space="preserve">    "itemsName": "</w:t>
            </w:r>
            <w:r w:rsidRPr="008F38F9">
              <w:rPr>
                <w:rFonts w:ascii="Consolas" w:hAnsi="Consolas" w:cs="Consolas" w:hint="eastAsia"/>
                <w:bCs/>
                <w:color w:val="5B9BD5" w:themeColor="accent1"/>
                <w:sz w:val="24"/>
                <w:szCs w:val="24"/>
              </w:rPr>
              <w:t>测试测试测试测</w:t>
            </w:r>
            <w:r w:rsidRPr="008F38F9">
              <w:rPr>
                <w:rFonts w:ascii="Consolas" w:hAnsi="Consolas" w:cs="Consolas" w:hint="eastAsia"/>
                <w:bCs/>
                <w:color w:val="5B9BD5" w:themeColor="accent1"/>
                <w:sz w:val="24"/>
                <w:szCs w:val="24"/>
              </w:rPr>
              <w:t>",</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bCs/>
                <w:color w:val="5B9BD5" w:themeColor="accent1"/>
                <w:sz w:val="24"/>
                <w:szCs w:val="24"/>
              </w:rPr>
              <w:t xml:space="preserve">    "userId": "663809",</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hint="eastAsia"/>
                <w:bCs/>
                <w:color w:val="5B9BD5" w:themeColor="accent1"/>
                <w:sz w:val="24"/>
                <w:szCs w:val="24"/>
              </w:rPr>
              <w:t xml:space="preserve">    "itemsDesc": "</w:t>
            </w:r>
            <w:r w:rsidR="00FE5ED2">
              <w:rPr>
                <w:rFonts w:ascii="Consolas" w:hAnsi="Consolas" w:cs="Consolas" w:hint="eastAsia"/>
                <w:bCs/>
                <w:color w:val="5B9BD5" w:themeColor="accent1"/>
                <w:sz w:val="24"/>
                <w:szCs w:val="24"/>
              </w:rPr>
              <w:t>物品描述</w:t>
            </w:r>
            <w:r w:rsidRPr="008F38F9">
              <w:rPr>
                <w:rFonts w:ascii="Consolas" w:hAnsi="Consolas" w:cs="Consolas" w:hint="eastAsia"/>
                <w:bCs/>
                <w:color w:val="5B9BD5" w:themeColor="accent1"/>
                <w:sz w:val="24"/>
                <w:szCs w:val="24"/>
              </w:rPr>
              <w:t>",</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hint="eastAsia"/>
                <w:bCs/>
                <w:color w:val="5B9BD5" w:themeColor="accent1"/>
                <w:sz w:val="24"/>
                <w:szCs w:val="24"/>
              </w:rPr>
              <w:t xml:space="preserve">    "reason": "</w:t>
            </w:r>
            <w:r>
              <w:rPr>
                <w:rFonts w:ascii="Consolas" w:hAnsi="Consolas" w:cs="Consolas" w:hint="eastAsia"/>
                <w:bCs/>
                <w:color w:val="5B9BD5" w:themeColor="accent1"/>
                <w:sz w:val="24"/>
                <w:szCs w:val="24"/>
              </w:rPr>
              <w:t>申请理由</w:t>
            </w:r>
            <w:r w:rsidRPr="008F38F9">
              <w:rPr>
                <w:rFonts w:ascii="Consolas" w:hAnsi="Consolas" w:cs="Consolas" w:hint="eastAsia"/>
                <w:bCs/>
                <w:color w:val="5B9BD5" w:themeColor="accent1"/>
                <w:sz w:val="24"/>
                <w:szCs w:val="24"/>
              </w:rPr>
              <w:t>",</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hint="eastAsia"/>
                <w:bCs/>
                <w:color w:val="5B9BD5" w:themeColor="accent1"/>
                <w:sz w:val="24"/>
                <w:szCs w:val="24"/>
              </w:rPr>
              <w:t xml:space="preserve">    "itName": "</w:t>
            </w:r>
            <w:r w:rsidRPr="008F38F9">
              <w:rPr>
                <w:rFonts w:ascii="Consolas" w:hAnsi="Consolas" w:cs="Consolas" w:hint="eastAsia"/>
                <w:bCs/>
                <w:color w:val="5B9BD5" w:themeColor="accent1"/>
                <w:sz w:val="24"/>
                <w:szCs w:val="24"/>
              </w:rPr>
              <w:t>玩具</w:t>
            </w:r>
            <w:r w:rsidRPr="008F38F9">
              <w:rPr>
                <w:rFonts w:ascii="Consolas" w:hAnsi="Consolas" w:cs="Consolas" w:hint="eastAsia"/>
                <w:bCs/>
                <w:color w:val="5B9BD5" w:themeColor="accent1"/>
                <w:sz w:val="24"/>
                <w:szCs w:val="24"/>
              </w:rPr>
              <w:t>",</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bCs/>
                <w:color w:val="5B9BD5" w:themeColor="accent1"/>
                <w:sz w:val="24"/>
                <w:szCs w:val="24"/>
              </w:rPr>
              <w:t xml:space="preserve">    "homePicUrl": "bbs599462112.jpg",</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bCs/>
                <w:color w:val="5B9BD5" w:themeColor="accent1"/>
                <w:sz w:val="24"/>
                <w:szCs w:val="24"/>
              </w:rPr>
              <w:t xml:space="preserve">    "publishTime": "2017-03-31 17:39:05",</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hint="eastAsia"/>
                <w:bCs/>
                <w:color w:val="5B9BD5" w:themeColor="accent1"/>
                <w:sz w:val="24"/>
                <w:szCs w:val="24"/>
              </w:rPr>
              <w:t xml:space="preserve">    "nickname": "</w:t>
            </w:r>
            <w:r w:rsidRPr="008F38F9">
              <w:rPr>
                <w:rFonts w:ascii="Consolas" w:hAnsi="Consolas" w:cs="Consolas" w:hint="eastAsia"/>
                <w:bCs/>
                <w:color w:val="5B9BD5" w:themeColor="accent1"/>
                <w:sz w:val="24"/>
                <w:szCs w:val="24"/>
              </w:rPr>
              <w:t>碎琼乱玉</w:t>
            </w:r>
            <w:r w:rsidRPr="008F38F9">
              <w:rPr>
                <w:rFonts w:ascii="Consolas" w:hAnsi="Consolas" w:cs="Consolas" w:hint="eastAsia"/>
                <w:bCs/>
                <w:color w:val="5B9BD5" w:themeColor="accent1"/>
                <w:sz w:val="24"/>
                <w:szCs w:val="24"/>
              </w:rPr>
              <w:t>",</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bCs/>
                <w:color w:val="5B9BD5" w:themeColor="accent1"/>
                <w:sz w:val="24"/>
                <w:szCs w:val="24"/>
              </w:rPr>
              <w:t xml:space="preserve">    "headpath": "663809.jpg",</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bCs/>
                <w:color w:val="5B9BD5" w:themeColor="accent1"/>
                <w:sz w:val="24"/>
                <w:szCs w:val="24"/>
              </w:rPr>
              <w:t xml:space="preserve">    "ishide": 1,</w:t>
            </w:r>
          </w:p>
          <w:p w:rsidR="008F38F9" w:rsidRPr="008F38F9" w:rsidRDefault="008F38F9" w:rsidP="008F38F9">
            <w:pPr>
              <w:jc w:val="left"/>
              <w:rPr>
                <w:rFonts w:ascii="Consolas" w:hAnsi="Consolas" w:cs="Consolas"/>
                <w:bCs/>
                <w:color w:val="5B9BD5" w:themeColor="accent1"/>
                <w:sz w:val="24"/>
                <w:szCs w:val="24"/>
              </w:rPr>
            </w:pPr>
            <w:r w:rsidRPr="008F38F9">
              <w:rPr>
                <w:rFonts w:ascii="Consolas" w:hAnsi="Consolas" w:cs="Consolas" w:hint="eastAsia"/>
                <w:bCs/>
                <w:color w:val="5B9BD5" w:themeColor="accent1"/>
                <w:sz w:val="24"/>
                <w:szCs w:val="24"/>
              </w:rPr>
              <w:t xml:space="preserve">    "leavetime": "1</w:t>
            </w:r>
            <w:r w:rsidRPr="008F38F9">
              <w:rPr>
                <w:rFonts w:ascii="Consolas" w:hAnsi="Consolas" w:cs="Consolas" w:hint="eastAsia"/>
                <w:bCs/>
                <w:color w:val="5B9BD5" w:themeColor="accent1"/>
                <w:sz w:val="24"/>
                <w:szCs w:val="24"/>
              </w:rPr>
              <w:t>天</w:t>
            </w:r>
            <w:r w:rsidRPr="008F38F9">
              <w:rPr>
                <w:rFonts w:ascii="Consolas" w:hAnsi="Consolas" w:cs="Consolas" w:hint="eastAsia"/>
                <w:bCs/>
                <w:color w:val="5B9BD5" w:themeColor="accent1"/>
                <w:sz w:val="24"/>
                <w:szCs w:val="24"/>
              </w:rPr>
              <w:t>21</w:t>
            </w:r>
            <w:r w:rsidRPr="008F38F9">
              <w:rPr>
                <w:rFonts w:ascii="Consolas" w:hAnsi="Consolas" w:cs="Consolas" w:hint="eastAsia"/>
                <w:bCs/>
                <w:color w:val="5B9BD5" w:themeColor="accent1"/>
                <w:sz w:val="24"/>
                <w:szCs w:val="24"/>
              </w:rPr>
              <w:t>小时</w:t>
            </w:r>
            <w:r w:rsidRPr="008F38F9">
              <w:rPr>
                <w:rFonts w:ascii="Consolas" w:hAnsi="Consolas" w:cs="Consolas" w:hint="eastAsia"/>
                <w:bCs/>
                <w:color w:val="5B9BD5" w:themeColor="accent1"/>
                <w:sz w:val="24"/>
                <w:szCs w:val="24"/>
              </w:rPr>
              <w:t>29</w:t>
            </w:r>
            <w:r w:rsidRPr="008F38F9">
              <w:rPr>
                <w:rFonts w:ascii="Consolas" w:hAnsi="Consolas" w:cs="Consolas" w:hint="eastAsia"/>
                <w:bCs/>
                <w:color w:val="5B9BD5" w:themeColor="accent1"/>
                <w:sz w:val="24"/>
                <w:szCs w:val="24"/>
              </w:rPr>
              <w:t>分</w:t>
            </w:r>
            <w:r w:rsidRPr="008F38F9">
              <w:rPr>
                <w:rFonts w:ascii="Consolas" w:hAnsi="Consolas" w:cs="Consolas" w:hint="eastAsia"/>
                <w:bCs/>
                <w:color w:val="5B9BD5" w:themeColor="accent1"/>
                <w:sz w:val="24"/>
                <w:szCs w:val="24"/>
              </w:rPr>
              <w:t>"</w:t>
            </w:r>
          </w:p>
          <w:p w:rsidR="00757144" w:rsidRPr="00CB5781" w:rsidRDefault="008F38F9" w:rsidP="008F38F9">
            <w:pPr>
              <w:jc w:val="left"/>
              <w:rPr>
                <w:rFonts w:ascii="Consolas" w:hAnsi="Consolas" w:cs="Consolas"/>
                <w:bCs/>
                <w:color w:val="5B9BD5" w:themeColor="accent1"/>
                <w:szCs w:val="21"/>
              </w:rPr>
            </w:pPr>
            <w:r w:rsidRPr="008F38F9">
              <w:rPr>
                <w:rFonts w:ascii="Consolas" w:hAnsi="Consolas" w:cs="Consolas"/>
                <w:bCs/>
                <w:color w:val="5B9BD5" w:themeColor="accent1"/>
                <w:sz w:val="24"/>
                <w:szCs w:val="24"/>
              </w:rPr>
              <w:t>})</w:t>
            </w:r>
          </w:p>
        </w:tc>
      </w:tr>
    </w:tbl>
    <w:p w:rsidR="00FE5ED2" w:rsidRDefault="00FE5ED2" w:rsidP="00D803E8">
      <w:pPr>
        <w:pStyle w:val="5"/>
      </w:pPr>
      <w:r>
        <w:rPr>
          <w:rFonts w:hint="eastAsia"/>
        </w:rPr>
        <w:t>1.1.1.4</w:t>
      </w:r>
      <w:r>
        <w:rPr>
          <w:rFonts w:hint="eastAsia"/>
        </w:rPr>
        <w:t>申请人列表</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FE5ED2" w:rsidTr="00091328">
        <w:tc>
          <w:tcPr>
            <w:tcW w:w="1838" w:type="dxa"/>
            <w:vAlign w:val="center"/>
          </w:tcPr>
          <w:p w:rsidR="00FE5ED2" w:rsidRDefault="00FE5ED2" w:rsidP="00091328">
            <w:pPr>
              <w:jc w:val="center"/>
              <w:rPr>
                <w:bCs/>
                <w:szCs w:val="21"/>
              </w:rPr>
            </w:pPr>
            <w:r>
              <w:rPr>
                <w:bCs/>
                <w:szCs w:val="21"/>
              </w:rPr>
              <w:t>接口标识：</w:t>
            </w:r>
          </w:p>
        </w:tc>
        <w:tc>
          <w:tcPr>
            <w:tcW w:w="2655" w:type="dxa"/>
            <w:gridSpan w:val="2"/>
            <w:vAlign w:val="center"/>
          </w:tcPr>
          <w:p w:rsidR="00FE5ED2" w:rsidRDefault="00FE5ED2" w:rsidP="00091328">
            <w:pPr>
              <w:jc w:val="center"/>
              <w:rPr>
                <w:bCs/>
                <w:szCs w:val="21"/>
              </w:rPr>
            </w:pPr>
            <w:r>
              <w:rPr>
                <w:rFonts w:ascii="Tahoma" w:hAnsi="Tahoma" w:cs="Tahoma"/>
                <w:color w:val="434343"/>
                <w:sz w:val="18"/>
                <w:szCs w:val="18"/>
                <w:shd w:val="clear" w:color="auto" w:fill="F2F2F2"/>
              </w:rPr>
              <w:t>applicantsList</w:t>
            </w:r>
          </w:p>
        </w:tc>
        <w:tc>
          <w:tcPr>
            <w:tcW w:w="2727" w:type="dxa"/>
          </w:tcPr>
          <w:p w:rsidR="00FE5ED2" w:rsidRDefault="00FE5ED2" w:rsidP="00091328">
            <w:pPr>
              <w:jc w:val="left"/>
            </w:pPr>
          </w:p>
        </w:tc>
        <w:tc>
          <w:tcPr>
            <w:tcW w:w="1847" w:type="dxa"/>
          </w:tcPr>
          <w:p w:rsidR="00FE5ED2" w:rsidRDefault="00FE5ED2" w:rsidP="00091328">
            <w:pPr>
              <w:jc w:val="left"/>
            </w:pPr>
          </w:p>
        </w:tc>
      </w:tr>
      <w:tr w:rsidR="00FE5ED2" w:rsidTr="00091328">
        <w:tc>
          <w:tcPr>
            <w:tcW w:w="1838" w:type="dxa"/>
            <w:shd w:val="clear" w:color="auto" w:fill="A6A6A6" w:themeFill="background1" w:themeFillShade="A6"/>
            <w:vAlign w:val="center"/>
          </w:tcPr>
          <w:p w:rsidR="00FE5ED2" w:rsidRDefault="00FE5ED2" w:rsidP="00091328">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FE5ED2" w:rsidRDefault="00FE5ED2" w:rsidP="00091328">
            <w:pPr>
              <w:jc w:val="center"/>
              <w:rPr>
                <w:bCs/>
                <w:szCs w:val="21"/>
              </w:rPr>
            </w:pPr>
            <w:r>
              <w:rPr>
                <w:rFonts w:ascii="Tahoma" w:hAnsi="Tahoma" w:cs="Tahoma"/>
                <w:color w:val="434343"/>
                <w:sz w:val="18"/>
                <w:szCs w:val="18"/>
                <w:shd w:val="clear" w:color="auto" w:fill="F2F2F2"/>
              </w:rPr>
              <w:t>applicantsList</w:t>
            </w:r>
          </w:p>
        </w:tc>
        <w:tc>
          <w:tcPr>
            <w:tcW w:w="2727" w:type="dxa"/>
          </w:tcPr>
          <w:p w:rsidR="00FE5ED2" w:rsidRDefault="00FE5ED2" w:rsidP="00091328">
            <w:pPr>
              <w:jc w:val="center"/>
              <w:rPr>
                <w:bCs/>
                <w:szCs w:val="21"/>
              </w:rPr>
            </w:pPr>
          </w:p>
        </w:tc>
        <w:tc>
          <w:tcPr>
            <w:tcW w:w="1847" w:type="dxa"/>
          </w:tcPr>
          <w:p w:rsidR="00FE5ED2" w:rsidRDefault="00FE5ED2" w:rsidP="00091328">
            <w:pPr>
              <w:jc w:val="center"/>
              <w:rPr>
                <w:bCs/>
                <w:szCs w:val="21"/>
              </w:rPr>
            </w:pPr>
          </w:p>
        </w:tc>
      </w:tr>
      <w:tr w:rsidR="00FE5ED2" w:rsidTr="00091328">
        <w:tc>
          <w:tcPr>
            <w:tcW w:w="1838" w:type="dxa"/>
            <w:shd w:val="clear" w:color="auto" w:fill="A6A6A6" w:themeFill="background1" w:themeFillShade="A6"/>
            <w:vAlign w:val="center"/>
          </w:tcPr>
          <w:p w:rsidR="00FE5ED2" w:rsidRDefault="00FE5ED2" w:rsidP="00091328">
            <w:pPr>
              <w:jc w:val="center"/>
              <w:rPr>
                <w:bCs/>
                <w:szCs w:val="21"/>
              </w:rPr>
            </w:pPr>
            <w:r>
              <w:rPr>
                <w:bCs/>
                <w:szCs w:val="21"/>
              </w:rPr>
              <w:t>字段名</w:t>
            </w:r>
          </w:p>
        </w:tc>
        <w:tc>
          <w:tcPr>
            <w:tcW w:w="2655" w:type="dxa"/>
            <w:gridSpan w:val="2"/>
            <w:shd w:val="clear" w:color="auto" w:fill="A6A6A6" w:themeFill="background1" w:themeFillShade="A6"/>
            <w:vAlign w:val="center"/>
          </w:tcPr>
          <w:p w:rsidR="00FE5ED2" w:rsidRDefault="00FE5ED2" w:rsidP="00091328">
            <w:pPr>
              <w:jc w:val="center"/>
              <w:rPr>
                <w:bCs/>
                <w:szCs w:val="21"/>
              </w:rPr>
            </w:pPr>
            <w:r>
              <w:rPr>
                <w:bCs/>
                <w:szCs w:val="21"/>
              </w:rPr>
              <w:t>说明</w:t>
            </w:r>
          </w:p>
        </w:tc>
        <w:tc>
          <w:tcPr>
            <w:tcW w:w="2727" w:type="dxa"/>
            <w:shd w:val="clear" w:color="auto" w:fill="A6A6A6" w:themeFill="background1" w:themeFillShade="A6"/>
          </w:tcPr>
          <w:p w:rsidR="00FE5ED2" w:rsidRDefault="00FE5ED2" w:rsidP="00091328">
            <w:pPr>
              <w:jc w:val="center"/>
              <w:rPr>
                <w:bCs/>
                <w:szCs w:val="21"/>
              </w:rPr>
            </w:pPr>
            <w:r>
              <w:rPr>
                <w:bCs/>
                <w:szCs w:val="21"/>
              </w:rPr>
              <w:t>备注</w:t>
            </w:r>
          </w:p>
        </w:tc>
        <w:tc>
          <w:tcPr>
            <w:tcW w:w="1847" w:type="dxa"/>
            <w:shd w:val="clear" w:color="auto" w:fill="A6A6A6" w:themeFill="background1" w:themeFillShade="A6"/>
          </w:tcPr>
          <w:p w:rsidR="00FE5ED2" w:rsidRDefault="00FE5ED2" w:rsidP="00091328">
            <w:pPr>
              <w:jc w:val="center"/>
              <w:rPr>
                <w:bCs/>
                <w:szCs w:val="21"/>
              </w:rPr>
            </w:pPr>
            <w:r>
              <w:rPr>
                <w:rFonts w:hint="eastAsia"/>
                <w:bCs/>
                <w:szCs w:val="21"/>
              </w:rPr>
              <w:t>是否必填项</w:t>
            </w:r>
          </w:p>
        </w:tc>
      </w:tr>
      <w:tr w:rsidR="00FE5ED2" w:rsidTr="00091328">
        <w:trPr>
          <w:trHeight w:val="405"/>
        </w:trPr>
        <w:tc>
          <w:tcPr>
            <w:tcW w:w="1838" w:type="dxa"/>
            <w:vAlign w:val="center"/>
          </w:tcPr>
          <w:p w:rsidR="00FE5ED2" w:rsidRPr="001112AF" w:rsidRDefault="00FE5ED2" w:rsidP="00091328">
            <w:pPr>
              <w:jc w:val="center"/>
            </w:pPr>
            <w:r>
              <w:t>loveNo</w:t>
            </w:r>
          </w:p>
        </w:tc>
        <w:tc>
          <w:tcPr>
            <w:tcW w:w="2655" w:type="dxa"/>
            <w:gridSpan w:val="2"/>
            <w:vAlign w:val="center"/>
          </w:tcPr>
          <w:p w:rsidR="00FE5ED2" w:rsidRPr="001112AF" w:rsidRDefault="00FE5ED2" w:rsidP="00091328">
            <w:pPr>
              <w:jc w:val="center"/>
              <w:rPr>
                <w:bCs/>
                <w:szCs w:val="21"/>
              </w:rPr>
            </w:pPr>
            <w:r>
              <w:rPr>
                <w:rFonts w:ascii="宋体" w:hAnsi="宋体" w:hint="eastAsia"/>
                <w:bCs/>
                <w:szCs w:val="21"/>
              </w:rPr>
              <w:t>爱心单号</w:t>
            </w:r>
          </w:p>
        </w:tc>
        <w:tc>
          <w:tcPr>
            <w:tcW w:w="2727" w:type="dxa"/>
            <w:vAlign w:val="center"/>
          </w:tcPr>
          <w:p w:rsidR="00FE5ED2" w:rsidRPr="00FE77C3" w:rsidRDefault="00FE5ED2" w:rsidP="00091328">
            <w:pPr>
              <w:jc w:val="left"/>
              <w:rPr>
                <w:rFonts w:ascii="微软雅黑" w:eastAsia="微软雅黑" w:hAnsi="微软雅黑"/>
                <w:color w:val="333333"/>
              </w:rPr>
            </w:pPr>
          </w:p>
        </w:tc>
        <w:tc>
          <w:tcPr>
            <w:tcW w:w="1847" w:type="dxa"/>
            <w:vAlign w:val="center"/>
          </w:tcPr>
          <w:p w:rsidR="00FE5ED2" w:rsidRDefault="00FE5ED2" w:rsidP="00091328">
            <w:pPr>
              <w:jc w:val="center"/>
              <w:rPr>
                <w:bCs/>
                <w:szCs w:val="21"/>
              </w:rPr>
            </w:pPr>
            <w:r>
              <w:rPr>
                <w:rFonts w:hint="eastAsia"/>
                <w:bCs/>
                <w:szCs w:val="21"/>
              </w:rPr>
              <w:t>是</w:t>
            </w:r>
          </w:p>
        </w:tc>
      </w:tr>
      <w:tr w:rsidR="00FE5ED2" w:rsidTr="00091328">
        <w:tc>
          <w:tcPr>
            <w:tcW w:w="1838" w:type="dxa"/>
            <w:shd w:val="clear" w:color="auto" w:fill="A6A6A6" w:themeFill="background1" w:themeFillShade="A6"/>
            <w:vAlign w:val="center"/>
          </w:tcPr>
          <w:p w:rsidR="00FE5ED2" w:rsidRDefault="00FE5ED2" w:rsidP="00091328">
            <w:pPr>
              <w:jc w:val="center"/>
              <w:rPr>
                <w:bCs/>
                <w:szCs w:val="21"/>
              </w:rPr>
            </w:pPr>
            <w:r>
              <w:rPr>
                <w:rFonts w:hint="eastAsia"/>
              </w:rPr>
              <w:t>参数</w:t>
            </w:r>
            <w:r>
              <w:t>jsonStr</w:t>
            </w:r>
            <w:r>
              <w:rPr>
                <w:rFonts w:hint="eastAsia"/>
              </w:rPr>
              <w:t>：</w:t>
            </w:r>
          </w:p>
        </w:tc>
        <w:tc>
          <w:tcPr>
            <w:tcW w:w="7229" w:type="dxa"/>
            <w:gridSpan w:val="4"/>
            <w:vAlign w:val="center"/>
          </w:tcPr>
          <w:p w:rsidR="00AB4D6D" w:rsidRPr="00FE5ED2" w:rsidRDefault="00AB4D6D" w:rsidP="00AB4D6D">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w:t>
            </w:r>
          </w:p>
          <w:p w:rsidR="00AB4D6D" w:rsidRPr="00FE5ED2" w:rsidRDefault="00AB4D6D" w:rsidP="00AB4D6D">
            <w:pPr>
              <w:ind w:left="120" w:hangingChars="50" w:hanging="120"/>
              <w:jc w:val="left"/>
              <w:rPr>
                <w:rFonts w:ascii="Consolas" w:hAnsi="Consolas" w:cs="Consolas"/>
                <w:b/>
                <w:bCs/>
                <w:color w:val="0070C0"/>
                <w:sz w:val="24"/>
                <w:szCs w:val="24"/>
              </w:rPr>
            </w:pPr>
            <w:r w:rsidRPr="00FE5ED2">
              <w:rPr>
                <w:rFonts w:ascii="Consolas" w:hAnsi="Consolas" w:cs="Consolas"/>
                <w:b/>
                <w:bCs/>
                <w:color w:val="0070C0"/>
                <w:sz w:val="24"/>
                <w:szCs w:val="24"/>
              </w:rPr>
              <w:t xml:space="preserve">    "loveNo": "20170331173905"</w:t>
            </w:r>
          </w:p>
          <w:p w:rsidR="00FE5ED2" w:rsidRPr="007856FB" w:rsidRDefault="00AB4D6D" w:rsidP="00AB4D6D">
            <w:pPr>
              <w:ind w:left="120" w:hangingChars="50" w:hanging="120"/>
              <w:jc w:val="left"/>
              <w:rPr>
                <w:rFonts w:ascii="Consolas" w:hAnsi="Consolas" w:cs="Consolas"/>
                <w:b/>
                <w:color w:val="0070C0"/>
                <w:szCs w:val="21"/>
              </w:rPr>
            </w:pPr>
            <w:r w:rsidRPr="00FE5ED2">
              <w:rPr>
                <w:rFonts w:ascii="Consolas" w:hAnsi="Consolas" w:cs="Consolas"/>
                <w:b/>
                <w:bCs/>
                <w:color w:val="0070C0"/>
                <w:sz w:val="24"/>
                <w:szCs w:val="24"/>
              </w:rPr>
              <w:t>}</w:t>
            </w:r>
          </w:p>
        </w:tc>
      </w:tr>
      <w:tr w:rsidR="00FE5ED2" w:rsidTr="00091328">
        <w:tc>
          <w:tcPr>
            <w:tcW w:w="1838" w:type="dxa"/>
            <w:shd w:val="clear" w:color="auto" w:fill="A6A6A6" w:themeFill="background1" w:themeFillShade="A6"/>
            <w:vAlign w:val="center"/>
          </w:tcPr>
          <w:p w:rsidR="00FE5ED2" w:rsidRDefault="00FE5ED2" w:rsidP="00091328">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FE5ED2" w:rsidRDefault="00FE5ED2" w:rsidP="00091328">
            <w:pPr>
              <w:ind w:firstLine="210"/>
              <w:jc w:val="center"/>
              <w:rPr>
                <w:rFonts w:ascii="宋体" w:hAnsi="宋体"/>
                <w:bCs/>
                <w:szCs w:val="21"/>
              </w:rPr>
            </w:pPr>
          </w:p>
        </w:tc>
        <w:tc>
          <w:tcPr>
            <w:tcW w:w="2762" w:type="dxa"/>
            <w:gridSpan w:val="2"/>
            <w:shd w:val="clear" w:color="auto" w:fill="A6A6A6" w:themeFill="background1" w:themeFillShade="A6"/>
          </w:tcPr>
          <w:p w:rsidR="00FE5ED2" w:rsidRDefault="00FE5ED2" w:rsidP="00091328">
            <w:pPr>
              <w:ind w:firstLine="210"/>
              <w:jc w:val="center"/>
              <w:rPr>
                <w:rFonts w:ascii="宋体" w:hAnsi="宋体"/>
                <w:bCs/>
                <w:szCs w:val="21"/>
              </w:rPr>
            </w:pPr>
          </w:p>
        </w:tc>
        <w:tc>
          <w:tcPr>
            <w:tcW w:w="1847" w:type="dxa"/>
            <w:shd w:val="clear" w:color="auto" w:fill="A6A6A6" w:themeFill="background1" w:themeFillShade="A6"/>
          </w:tcPr>
          <w:p w:rsidR="00FE5ED2" w:rsidRDefault="00FE5ED2" w:rsidP="00091328">
            <w:pPr>
              <w:ind w:firstLine="210"/>
              <w:jc w:val="center"/>
              <w:rPr>
                <w:rFonts w:ascii="宋体" w:hAnsi="宋体"/>
                <w:bCs/>
                <w:szCs w:val="21"/>
              </w:rPr>
            </w:pPr>
          </w:p>
        </w:tc>
      </w:tr>
      <w:tr w:rsidR="00FE5ED2" w:rsidRPr="00F64465" w:rsidTr="00091328">
        <w:tc>
          <w:tcPr>
            <w:tcW w:w="1838" w:type="dxa"/>
            <w:shd w:val="clear" w:color="auto" w:fill="FFFFFF" w:themeFill="background1"/>
            <w:vAlign w:val="center"/>
          </w:tcPr>
          <w:p w:rsidR="00FE5ED2" w:rsidRPr="00F64465" w:rsidRDefault="00FE5ED2" w:rsidP="00091328">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FE5ED2" w:rsidRPr="00F64465" w:rsidRDefault="00FE5ED2" w:rsidP="00091328">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FE5ED2" w:rsidRPr="00F64465" w:rsidRDefault="00FE5ED2" w:rsidP="00091328">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w:t>
            </w:r>
            <w:r w:rsidRPr="00F64465">
              <w:rPr>
                <w:rFonts w:ascii="Consolas" w:hAnsi="Consolas" w:cs="Consolas" w:hint="eastAsia"/>
                <w:bCs/>
                <w:szCs w:val="21"/>
              </w:rPr>
              <w:lastRenderedPageBreak/>
              <w:t>返回</w:t>
            </w:r>
          </w:p>
        </w:tc>
        <w:tc>
          <w:tcPr>
            <w:tcW w:w="1847" w:type="dxa"/>
            <w:shd w:val="clear" w:color="auto" w:fill="FFFFFF" w:themeFill="background1"/>
            <w:vAlign w:val="center"/>
          </w:tcPr>
          <w:p w:rsidR="00FE5ED2" w:rsidRPr="00F64465" w:rsidRDefault="00FE5ED2" w:rsidP="00091328">
            <w:pPr>
              <w:widowControl/>
              <w:jc w:val="center"/>
              <w:rPr>
                <w:rFonts w:ascii="Consolas" w:hAnsi="Consolas" w:cs="Consolas"/>
                <w:szCs w:val="21"/>
              </w:rPr>
            </w:pPr>
          </w:p>
        </w:tc>
      </w:tr>
      <w:tr w:rsidR="00FE5ED2" w:rsidRPr="00F64465" w:rsidTr="00091328">
        <w:tc>
          <w:tcPr>
            <w:tcW w:w="1838" w:type="dxa"/>
            <w:shd w:val="clear" w:color="auto" w:fill="FFFFFF" w:themeFill="background1"/>
            <w:vAlign w:val="center"/>
          </w:tcPr>
          <w:p w:rsidR="00FE5ED2" w:rsidRPr="00F64465" w:rsidRDefault="00FE5ED2" w:rsidP="00091328">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FE5ED2" w:rsidRPr="00F64465" w:rsidRDefault="00FE5ED2" w:rsidP="00091328">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FE5ED2" w:rsidRPr="00F64465" w:rsidRDefault="00FE5ED2" w:rsidP="00091328">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FE5ED2" w:rsidRPr="00F64465" w:rsidRDefault="00FE5ED2" w:rsidP="00091328">
            <w:pPr>
              <w:widowControl/>
              <w:jc w:val="center"/>
              <w:rPr>
                <w:rFonts w:ascii="Consolas" w:hAnsi="Consolas" w:cs="Consolas"/>
                <w:szCs w:val="21"/>
              </w:rPr>
            </w:pPr>
          </w:p>
        </w:tc>
      </w:tr>
      <w:tr w:rsidR="00FE5ED2" w:rsidRPr="00F64465" w:rsidTr="00091328">
        <w:tc>
          <w:tcPr>
            <w:tcW w:w="1838" w:type="dxa"/>
            <w:shd w:val="clear" w:color="auto" w:fill="FFFFFF" w:themeFill="background1"/>
            <w:vAlign w:val="center"/>
          </w:tcPr>
          <w:p w:rsidR="00FE5ED2" w:rsidRPr="004E5698" w:rsidRDefault="00FE5ED2" w:rsidP="00091328">
            <w:pPr>
              <w:jc w:val="center"/>
            </w:pPr>
            <w:r w:rsidRPr="004E5698">
              <w:t>total</w:t>
            </w:r>
          </w:p>
        </w:tc>
        <w:tc>
          <w:tcPr>
            <w:tcW w:w="2620" w:type="dxa"/>
            <w:shd w:val="clear" w:color="auto" w:fill="FFFFFF" w:themeFill="background1"/>
            <w:vAlign w:val="center"/>
          </w:tcPr>
          <w:p w:rsidR="00FE5ED2" w:rsidRPr="004E5698" w:rsidRDefault="00FE5ED2" w:rsidP="00091328">
            <w:pPr>
              <w:jc w:val="center"/>
              <w:rPr>
                <w:bCs/>
                <w:szCs w:val="21"/>
              </w:rPr>
            </w:pPr>
            <w:r w:rsidRPr="004E5698">
              <w:rPr>
                <w:rFonts w:hint="eastAsia"/>
                <w:bCs/>
                <w:szCs w:val="21"/>
              </w:rPr>
              <w:t>总数量</w:t>
            </w:r>
          </w:p>
        </w:tc>
        <w:tc>
          <w:tcPr>
            <w:tcW w:w="2762" w:type="dxa"/>
            <w:gridSpan w:val="2"/>
            <w:shd w:val="clear" w:color="auto" w:fill="FFFFFF" w:themeFill="background1"/>
          </w:tcPr>
          <w:p w:rsidR="00FE5ED2" w:rsidRDefault="00FE5ED2" w:rsidP="00091328">
            <w:pPr>
              <w:ind w:firstLine="210"/>
              <w:jc w:val="center"/>
              <w:rPr>
                <w:rFonts w:ascii="宋体" w:hAnsi="宋体"/>
                <w:bCs/>
                <w:szCs w:val="21"/>
              </w:rPr>
            </w:pPr>
          </w:p>
        </w:tc>
        <w:tc>
          <w:tcPr>
            <w:tcW w:w="1847" w:type="dxa"/>
            <w:shd w:val="clear" w:color="auto" w:fill="FFFFFF" w:themeFill="background1"/>
          </w:tcPr>
          <w:p w:rsidR="00FE5ED2" w:rsidRDefault="00FE5ED2" w:rsidP="00091328">
            <w:pPr>
              <w:ind w:firstLine="210"/>
              <w:jc w:val="center"/>
              <w:rPr>
                <w:rFonts w:ascii="宋体" w:hAnsi="宋体"/>
                <w:bCs/>
                <w:szCs w:val="21"/>
              </w:rPr>
            </w:pPr>
          </w:p>
        </w:tc>
      </w:tr>
      <w:tr w:rsidR="00FE5ED2" w:rsidRPr="00F64465" w:rsidTr="00091328">
        <w:tc>
          <w:tcPr>
            <w:tcW w:w="1838" w:type="dxa"/>
            <w:shd w:val="clear" w:color="auto" w:fill="FFFFFF" w:themeFill="background1"/>
            <w:vAlign w:val="center"/>
          </w:tcPr>
          <w:p w:rsidR="00FE5ED2" w:rsidRPr="004E5698" w:rsidRDefault="00FE5ED2" w:rsidP="00091328">
            <w:pPr>
              <w:jc w:val="center"/>
              <w:rPr>
                <w:b/>
                <w:bCs/>
                <w:szCs w:val="21"/>
              </w:rPr>
            </w:pPr>
            <w:r w:rsidRPr="004E5698">
              <w:rPr>
                <w:rFonts w:ascii="Courier New" w:hAnsi="Courier New" w:cs="Courier New"/>
              </w:rPr>
              <w:t>sort</w:t>
            </w:r>
          </w:p>
        </w:tc>
        <w:tc>
          <w:tcPr>
            <w:tcW w:w="2620" w:type="dxa"/>
            <w:shd w:val="clear" w:color="auto" w:fill="FFFFFF" w:themeFill="background1"/>
            <w:vAlign w:val="center"/>
          </w:tcPr>
          <w:p w:rsidR="00FE5ED2" w:rsidRPr="004E5698" w:rsidRDefault="00FE5ED2" w:rsidP="00091328">
            <w:pPr>
              <w:jc w:val="center"/>
              <w:rPr>
                <w:rFonts w:ascii="Courier New" w:hAnsi="Courier New" w:cs="Courier New"/>
              </w:rPr>
            </w:pPr>
            <w:r w:rsidRPr="004E5698">
              <w:rPr>
                <w:rFonts w:hint="eastAsia"/>
                <w:bCs/>
                <w:szCs w:val="21"/>
              </w:rPr>
              <w:t>排序方式</w:t>
            </w:r>
          </w:p>
        </w:tc>
        <w:tc>
          <w:tcPr>
            <w:tcW w:w="2762" w:type="dxa"/>
            <w:gridSpan w:val="2"/>
            <w:shd w:val="clear" w:color="auto" w:fill="FFFFFF" w:themeFill="background1"/>
          </w:tcPr>
          <w:p w:rsidR="00FE5ED2" w:rsidRDefault="00FE5ED2" w:rsidP="00091328">
            <w:pPr>
              <w:ind w:firstLine="210"/>
              <w:jc w:val="center"/>
              <w:rPr>
                <w:rFonts w:ascii="宋体" w:hAnsi="宋体"/>
                <w:bCs/>
                <w:szCs w:val="21"/>
              </w:rPr>
            </w:pPr>
          </w:p>
        </w:tc>
        <w:tc>
          <w:tcPr>
            <w:tcW w:w="1847" w:type="dxa"/>
            <w:shd w:val="clear" w:color="auto" w:fill="FFFFFF" w:themeFill="background1"/>
          </w:tcPr>
          <w:p w:rsidR="00FE5ED2" w:rsidRDefault="00FE5ED2" w:rsidP="00091328">
            <w:pPr>
              <w:ind w:firstLine="210"/>
              <w:jc w:val="center"/>
              <w:rPr>
                <w:rFonts w:ascii="宋体" w:hAnsi="宋体"/>
                <w:bCs/>
                <w:szCs w:val="21"/>
              </w:rPr>
            </w:pPr>
          </w:p>
        </w:tc>
      </w:tr>
      <w:tr w:rsidR="00FE5ED2" w:rsidRPr="00F64465" w:rsidTr="00091328">
        <w:tc>
          <w:tcPr>
            <w:tcW w:w="1838" w:type="dxa"/>
            <w:shd w:val="clear" w:color="auto" w:fill="FFFFFF" w:themeFill="background1"/>
            <w:vAlign w:val="center"/>
          </w:tcPr>
          <w:p w:rsidR="00FE5ED2" w:rsidRPr="004E5698" w:rsidRDefault="00FE5ED2" w:rsidP="00091328">
            <w:pPr>
              <w:jc w:val="center"/>
              <w:rPr>
                <w:rFonts w:ascii="Courier New" w:hAnsi="Courier New" w:cs="Courier New"/>
              </w:rPr>
            </w:pPr>
            <w:r w:rsidRPr="004E5698">
              <w:rPr>
                <w:rFonts w:ascii="Courier New" w:hAnsi="Courier New" w:cs="Courier New" w:hint="eastAsia"/>
              </w:rPr>
              <w:t>rows</w:t>
            </w:r>
          </w:p>
        </w:tc>
        <w:tc>
          <w:tcPr>
            <w:tcW w:w="2620" w:type="dxa"/>
            <w:shd w:val="clear" w:color="auto" w:fill="FFFFFF" w:themeFill="background1"/>
            <w:vAlign w:val="center"/>
          </w:tcPr>
          <w:p w:rsidR="00FE5ED2" w:rsidRPr="004E5698" w:rsidRDefault="00FE5ED2" w:rsidP="00091328">
            <w:pPr>
              <w:jc w:val="center"/>
              <w:rPr>
                <w:bCs/>
                <w:szCs w:val="21"/>
              </w:rPr>
            </w:pPr>
            <w:r w:rsidRPr="004E5698">
              <w:rPr>
                <w:rFonts w:hint="eastAsia"/>
                <w:bCs/>
                <w:szCs w:val="21"/>
              </w:rPr>
              <w:t>每页显示条数</w:t>
            </w:r>
          </w:p>
        </w:tc>
        <w:tc>
          <w:tcPr>
            <w:tcW w:w="2762" w:type="dxa"/>
            <w:gridSpan w:val="2"/>
            <w:shd w:val="clear" w:color="auto" w:fill="FFFFFF" w:themeFill="background1"/>
          </w:tcPr>
          <w:p w:rsidR="00FE5ED2" w:rsidRDefault="00FE5ED2" w:rsidP="00091328">
            <w:pPr>
              <w:ind w:firstLine="210"/>
              <w:jc w:val="center"/>
              <w:rPr>
                <w:rFonts w:ascii="宋体" w:hAnsi="宋体"/>
                <w:bCs/>
                <w:szCs w:val="21"/>
              </w:rPr>
            </w:pPr>
          </w:p>
        </w:tc>
        <w:tc>
          <w:tcPr>
            <w:tcW w:w="1847" w:type="dxa"/>
            <w:shd w:val="clear" w:color="auto" w:fill="FFFFFF" w:themeFill="background1"/>
          </w:tcPr>
          <w:p w:rsidR="00FE5ED2" w:rsidRDefault="00FE5ED2" w:rsidP="00091328">
            <w:pPr>
              <w:ind w:firstLine="210"/>
              <w:jc w:val="center"/>
              <w:rPr>
                <w:rFonts w:ascii="宋体" w:hAnsi="宋体"/>
                <w:bCs/>
                <w:szCs w:val="21"/>
              </w:rPr>
            </w:pPr>
          </w:p>
        </w:tc>
      </w:tr>
      <w:tr w:rsidR="00DC31F1" w:rsidRPr="00F64465" w:rsidTr="00091328">
        <w:tc>
          <w:tcPr>
            <w:tcW w:w="1838" w:type="dxa"/>
            <w:vMerge w:val="restart"/>
            <w:shd w:val="clear" w:color="auto" w:fill="FFFFFF" w:themeFill="background1"/>
            <w:vAlign w:val="center"/>
          </w:tcPr>
          <w:p w:rsidR="00DC31F1" w:rsidRDefault="00DC31F1" w:rsidP="00091328">
            <w:pPr>
              <w:jc w:val="center"/>
              <w:rPr>
                <w:rFonts w:ascii="Courier New" w:hAnsi="Courier New" w:cs="Courier New"/>
              </w:rPr>
            </w:pPr>
            <w:r>
              <w:rPr>
                <w:rFonts w:ascii="Tahoma" w:hAnsi="Tahoma" w:cs="Tahoma"/>
                <w:color w:val="434343"/>
                <w:sz w:val="18"/>
                <w:szCs w:val="18"/>
                <w:shd w:val="clear" w:color="auto" w:fill="F2F2F2"/>
              </w:rPr>
              <w:t>applicantsList</w:t>
            </w:r>
          </w:p>
        </w:tc>
        <w:tc>
          <w:tcPr>
            <w:tcW w:w="2620" w:type="dxa"/>
            <w:shd w:val="clear" w:color="auto" w:fill="FFFFFF" w:themeFill="background1"/>
            <w:vAlign w:val="center"/>
          </w:tcPr>
          <w:p w:rsidR="00DC31F1" w:rsidRDefault="00DC31F1" w:rsidP="00091328">
            <w:pPr>
              <w:jc w:val="center"/>
              <w:rPr>
                <w:bCs/>
                <w:szCs w:val="21"/>
              </w:rPr>
            </w:pPr>
            <w:r w:rsidRPr="009D30C1">
              <w:rPr>
                <w:bCs/>
                <w:szCs w:val="21"/>
              </w:rPr>
              <w:t>ahId</w:t>
            </w:r>
          </w:p>
        </w:tc>
        <w:tc>
          <w:tcPr>
            <w:tcW w:w="2762" w:type="dxa"/>
            <w:gridSpan w:val="2"/>
            <w:shd w:val="clear" w:color="auto" w:fill="FFFFFF" w:themeFill="background1"/>
          </w:tcPr>
          <w:p w:rsidR="00DC31F1" w:rsidRDefault="00DC31F1" w:rsidP="00091328">
            <w:pPr>
              <w:ind w:firstLine="210"/>
              <w:jc w:val="center"/>
              <w:rPr>
                <w:rFonts w:ascii="宋体" w:hAnsi="宋体"/>
                <w:bCs/>
                <w:szCs w:val="21"/>
              </w:rPr>
            </w:pPr>
            <w:r>
              <w:rPr>
                <w:rFonts w:ascii="宋体" w:hAnsi="宋体"/>
                <w:bCs/>
                <w:szCs w:val="21"/>
              </w:rPr>
              <w:t>申请记录Id</w:t>
            </w:r>
          </w:p>
        </w:tc>
        <w:tc>
          <w:tcPr>
            <w:tcW w:w="1847" w:type="dxa"/>
            <w:shd w:val="clear" w:color="auto" w:fill="FFFFFF" w:themeFill="background1"/>
          </w:tcPr>
          <w:p w:rsidR="00DC31F1" w:rsidRDefault="00DC31F1" w:rsidP="00091328">
            <w:pPr>
              <w:ind w:firstLine="210"/>
              <w:jc w:val="center"/>
              <w:rPr>
                <w:rFonts w:ascii="宋体" w:hAnsi="宋体"/>
                <w:bCs/>
                <w:szCs w:val="21"/>
              </w:rPr>
            </w:pPr>
          </w:p>
        </w:tc>
      </w:tr>
      <w:tr w:rsidR="00DC31F1" w:rsidRPr="00F64465" w:rsidTr="00091328">
        <w:tc>
          <w:tcPr>
            <w:tcW w:w="1838" w:type="dxa"/>
            <w:vMerge/>
            <w:shd w:val="clear" w:color="auto" w:fill="FFFFFF" w:themeFill="background1"/>
            <w:vAlign w:val="center"/>
          </w:tcPr>
          <w:p w:rsidR="00DC31F1" w:rsidRPr="00F64465" w:rsidRDefault="00DC31F1" w:rsidP="00091328">
            <w:pPr>
              <w:jc w:val="center"/>
              <w:rPr>
                <w:rFonts w:ascii="Consolas" w:hAnsi="Consolas" w:cs="Consolas"/>
                <w:szCs w:val="21"/>
              </w:rPr>
            </w:pPr>
          </w:p>
        </w:tc>
        <w:tc>
          <w:tcPr>
            <w:tcW w:w="2620"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r>
              <w:rPr>
                <w:rFonts w:ascii="Consolas" w:hAnsi="Consolas" w:cs="Consolas" w:hint="eastAsia"/>
                <w:szCs w:val="21"/>
              </w:rPr>
              <w:t>userId</w:t>
            </w:r>
          </w:p>
        </w:tc>
        <w:tc>
          <w:tcPr>
            <w:tcW w:w="2762" w:type="dxa"/>
            <w:gridSpan w:val="2"/>
            <w:shd w:val="clear" w:color="auto" w:fill="FFFFFF" w:themeFill="background1"/>
          </w:tcPr>
          <w:p w:rsidR="00DC31F1" w:rsidRPr="00F64465" w:rsidRDefault="00DC31F1" w:rsidP="00091328">
            <w:pPr>
              <w:pStyle w:val="a8"/>
              <w:jc w:val="center"/>
              <w:rPr>
                <w:rFonts w:ascii="Consolas" w:hAnsi="Consolas" w:cs="Consolas"/>
                <w:bCs/>
              </w:rPr>
            </w:pPr>
            <w:r>
              <w:rPr>
                <w:rFonts w:ascii="Consolas" w:hAnsi="Consolas" w:cs="Consolas" w:hint="eastAsia"/>
                <w:bCs/>
              </w:rPr>
              <w:t>申请人</w:t>
            </w:r>
            <w:r>
              <w:rPr>
                <w:rFonts w:ascii="Consolas" w:hAnsi="Consolas" w:cs="Consolas" w:hint="eastAsia"/>
                <w:bCs/>
              </w:rPr>
              <w:t>id</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F64465" w:rsidRDefault="00DC31F1" w:rsidP="00091328">
            <w:pPr>
              <w:jc w:val="center"/>
              <w:rPr>
                <w:rFonts w:ascii="Consolas" w:hAnsi="Consolas" w:cs="Consolas"/>
                <w:szCs w:val="21"/>
              </w:rPr>
            </w:pPr>
          </w:p>
        </w:tc>
        <w:tc>
          <w:tcPr>
            <w:tcW w:w="2620" w:type="dxa"/>
            <w:shd w:val="clear" w:color="auto" w:fill="FFFFFF" w:themeFill="background1"/>
            <w:vAlign w:val="center"/>
          </w:tcPr>
          <w:p w:rsidR="00DC31F1" w:rsidRPr="00AB4D6D" w:rsidRDefault="00DC31F1" w:rsidP="00091328">
            <w:pPr>
              <w:widowControl/>
              <w:jc w:val="center"/>
              <w:rPr>
                <w:rFonts w:ascii="Consolas" w:hAnsi="Consolas" w:cs="Consolas"/>
                <w:szCs w:val="21"/>
              </w:rPr>
            </w:pPr>
            <w:r w:rsidRPr="00AB4D6D">
              <w:rPr>
                <w:rFonts w:ascii="Consolas" w:hAnsi="Consolas" w:cs="Consolas" w:hint="eastAsia"/>
                <w:szCs w:val="21"/>
              </w:rPr>
              <w:t>userName</w:t>
            </w:r>
          </w:p>
        </w:tc>
        <w:tc>
          <w:tcPr>
            <w:tcW w:w="2762" w:type="dxa"/>
            <w:gridSpan w:val="2"/>
            <w:shd w:val="clear" w:color="auto" w:fill="FFFFFF" w:themeFill="background1"/>
          </w:tcPr>
          <w:p w:rsidR="00DC31F1" w:rsidRPr="00AB4D6D" w:rsidRDefault="00DC31F1" w:rsidP="00091328">
            <w:pPr>
              <w:pStyle w:val="a8"/>
              <w:jc w:val="center"/>
              <w:rPr>
                <w:rFonts w:ascii="Consolas" w:hAnsi="Consolas" w:cs="Consolas"/>
                <w:bCs/>
              </w:rPr>
            </w:pPr>
            <w:r w:rsidRPr="00AB4D6D">
              <w:rPr>
                <w:rFonts w:ascii="Consolas" w:hAnsi="Consolas" w:cs="Consolas" w:hint="eastAsia"/>
                <w:bCs/>
              </w:rPr>
              <w:t>申请人用户名</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F64465"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r>
              <w:rPr>
                <w:rFonts w:ascii="Consolas" w:hAnsi="Consolas" w:cs="Consolas" w:hint="eastAsia"/>
                <w:szCs w:val="21"/>
              </w:rPr>
              <w:t>realName</w:t>
            </w:r>
          </w:p>
        </w:tc>
        <w:tc>
          <w:tcPr>
            <w:tcW w:w="2762" w:type="dxa"/>
            <w:gridSpan w:val="2"/>
            <w:shd w:val="clear" w:color="auto" w:fill="FFFFFF" w:themeFill="background1"/>
          </w:tcPr>
          <w:p w:rsidR="00DC31F1" w:rsidRPr="00F64465" w:rsidRDefault="00DC31F1" w:rsidP="00091328">
            <w:pPr>
              <w:pStyle w:val="a8"/>
              <w:jc w:val="center"/>
              <w:rPr>
                <w:rFonts w:ascii="Consolas" w:hAnsi="Consolas" w:cs="Consolas"/>
                <w:bCs/>
              </w:rPr>
            </w:pPr>
            <w:r>
              <w:rPr>
                <w:rFonts w:ascii="Consolas" w:hAnsi="Consolas" w:cs="Consolas" w:hint="eastAsia"/>
                <w:bCs/>
              </w:rPr>
              <w:t>申请人真实姓名</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F64465"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r w:rsidRPr="008513AD">
              <w:rPr>
                <w:rFonts w:ascii="Consolas" w:hAnsi="Consolas" w:cs="Consolas"/>
                <w:szCs w:val="21"/>
              </w:rPr>
              <w:t>applyReason</w:t>
            </w:r>
          </w:p>
        </w:tc>
        <w:tc>
          <w:tcPr>
            <w:tcW w:w="2762" w:type="dxa"/>
            <w:gridSpan w:val="2"/>
            <w:shd w:val="clear" w:color="auto" w:fill="FFFFFF" w:themeFill="background1"/>
          </w:tcPr>
          <w:p w:rsidR="00DC31F1" w:rsidRPr="00F64465" w:rsidRDefault="00DC31F1" w:rsidP="00091328">
            <w:pPr>
              <w:pStyle w:val="a8"/>
              <w:jc w:val="center"/>
              <w:rPr>
                <w:rFonts w:ascii="Consolas" w:hAnsi="Consolas" w:cs="Consolas"/>
                <w:bCs/>
              </w:rPr>
            </w:pPr>
            <w:r>
              <w:rPr>
                <w:rFonts w:ascii="Consolas" w:hAnsi="Consolas" w:cs="Consolas" w:hint="eastAsia"/>
                <w:bCs/>
              </w:rPr>
              <w:t>申请理由</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F64465"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r w:rsidRPr="008513AD">
              <w:rPr>
                <w:rFonts w:ascii="Consolas" w:hAnsi="Consolas" w:cs="Consolas"/>
                <w:szCs w:val="21"/>
              </w:rPr>
              <w:t>applyTime</w:t>
            </w:r>
          </w:p>
        </w:tc>
        <w:tc>
          <w:tcPr>
            <w:tcW w:w="2762" w:type="dxa"/>
            <w:gridSpan w:val="2"/>
            <w:shd w:val="clear" w:color="auto" w:fill="FFFFFF" w:themeFill="background1"/>
          </w:tcPr>
          <w:p w:rsidR="00DC31F1" w:rsidRPr="00F64465" w:rsidRDefault="00DC31F1" w:rsidP="00091328">
            <w:pPr>
              <w:pStyle w:val="a8"/>
              <w:jc w:val="center"/>
              <w:rPr>
                <w:rFonts w:ascii="Consolas" w:hAnsi="Consolas" w:cs="Consolas"/>
                <w:bCs/>
              </w:rPr>
            </w:pPr>
            <w:r>
              <w:rPr>
                <w:rFonts w:ascii="Consolas" w:hAnsi="Consolas" w:cs="Consolas" w:hint="eastAsia"/>
                <w:bCs/>
              </w:rPr>
              <w:t>申请时间</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8513AD"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8513AD" w:rsidRDefault="00DC31F1" w:rsidP="00091328">
            <w:pPr>
              <w:widowControl/>
              <w:jc w:val="center"/>
              <w:rPr>
                <w:rFonts w:ascii="Consolas" w:hAnsi="Consolas" w:cs="Consolas"/>
                <w:szCs w:val="21"/>
              </w:rPr>
            </w:pPr>
            <w:r w:rsidRPr="008513AD">
              <w:rPr>
                <w:rFonts w:ascii="Consolas" w:hAnsi="Consolas" w:cs="Consolas"/>
                <w:szCs w:val="21"/>
              </w:rPr>
              <w:t>regionId</w:t>
            </w:r>
          </w:p>
        </w:tc>
        <w:tc>
          <w:tcPr>
            <w:tcW w:w="2762" w:type="dxa"/>
            <w:gridSpan w:val="2"/>
            <w:shd w:val="clear" w:color="auto" w:fill="FFFFFF" w:themeFill="background1"/>
          </w:tcPr>
          <w:p w:rsidR="00DC31F1" w:rsidRDefault="00DC31F1" w:rsidP="00091328">
            <w:pPr>
              <w:pStyle w:val="a8"/>
              <w:jc w:val="center"/>
              <w:rPr>
                <w:rFonts w:ascii="Consolas" w:hAnsi="Consolas" w:cs="Consolas"/>
                <w:bCs/>
              </w:rPr>
            </w:pPr>
            <w:r>
              <w:rPr>
                <w:rFonts w:ascii="Consolas" w:hAnsi="Consolas" w:cs="Consolas" w:hint="eastAsia"/>
                <w:bCs/>
              </w:rPr>
              <w:t>地域</w:t>
            </w:r>
            <w:r>
              <w:rPr>
                <w:rFonts w:ascii="Consolas" w:hAnsi="Consolas" w:cs="Consolas" w:hint="eastAsia"/>
                <w:bCs/>
              </w:rPr>
              <w:t>Id</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8513AD"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8513AD" w:rsidRDefault="00DC31F1" w:rsidP="00091328">
            <w:pPr>
              <w:widowControl/>
              <w:jc w:val="center"/>
              <w:rPr>
                <w:rFonts w:ascii="Consolas" w:hAnsi="Consolas" w:cs="Consolas"/>
                <w:szCs w:val="21"/>
              </w:rPr>
            </w:pPr>
            <w:r w:rsidRPr="008513AD">
              <w:rPr>
                <w:rFonts w:ascii="Consolas" w:hAnsi="Consolas" w:cs="Consolas"/>
                <w:szCs w:val="21"/>
              </w:rPr>
              <w:t>caption</w:t>
            </w:r>
          </w:p>
        </w:tc>
        <w:tc>
          <w:tcPr>
            <w:tcW w:w="2762" w:type="dxa"/>
            <w:gridSpan w:val="2"/>
            <w:shd w:val="clear" w:color="auto" w:fill="FFFFFF" w:themeFill="background1"/>
          </w:tcPr>
          <w:p w:rsidR="00DC31F1" w:rsidRDefault="00DC31F1" w:rsidP="00091328">
            <w:pPr>
              <w:pStyle w:val="a8"/>
              <w:jc w:val="center"/>
              <w:rPr>
                <w:rFonts w:ascii="Consolas" w:hAnsi="Consolas" w:cs="Consolas"/>
                <w:bCs/>
              </w:rPr>
            </w:pPr>
            <w:r>
              <w:rPr>
                <w:rFonts w:ascii="Consolas" w:hAnsi="Consolas" w:cs="Consolas" w:hint="eastAsia"/>
                <w:bCs/>
              </w:rPr>
              <w:t>地域名</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8513AD"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A23B27" w:rsidRDefault="00DC31F1" w:rsidP="00091328">
            <w:pPr>
              <w:widowControl/>
              <w:jc w:val="center"/>
              <w:rPr>
                <w:rFonts w:ascii="Consolas" w:hAnsi="Consolas" w:cs="Consolas"/>
                <w:szCs w:val="21"/>
              </w:rPr>
            </w:pPr>
            <w:r w:rsidRPr="00AB4D6D">
              <w:rPr>
                <w:rFonts w:ascii="Consolas" w:hAnsi="Consolas" w:cs="Consolas"/>
                <w:bCs/>
                <w:szCs w:val="21"/>
              </w:rPr>
              <w:t>picurl</w:t>
            </w:r>
          </w:p>
        </w:tc>
        <w:tc>
          <w:tcPr>
            <w:tcW w:w="2762" w:type="dxa"/>
            <w:gridSpan w:val="2"/>
            <w:shd w:val="clear" w:color="auto" w:fill="FFFFFF" w:themeFill="background1"/>
          </w:tcPr>
          <w:p w:rsidR="00DC31F1" w:rsidRDefault="00DC31F1" w:rsidP="00091328">
            <w:pPr>
              <w:pStyle w:val="a8"/>
              <w:jc w:val="center"/>
              <w:rPr>
                <w:rFonts w:ascii="Consolas" w:hAnsi="Consolas" w:cs="Consolas"/>
                <w:bCs/>
              </w:rPr>
            </w:pPr>
            <w:r>
              <w:rPr>
                <w:rFonts w:ascii="Consolas" w:hAnsi="Consolas" w:cs="Consolas" w:hint="eastAsia"/>
                <w:bCs/>
              </w:rPr>
              <w:t>申请图片</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8513AD"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AB4D6D" w:rsidRDefault="00DC31F1" w:rsidP="00091328">
            <w:pPr>
              <w:widowControl/>
              <w:jc w:val="center"/>
              <w:rPr>
                <w:rFonts w:ascii="Consolas" w:hAnsi="Consolas" w:cs="Consolas"/>
                <w:bCs/>
                <w:szCs w:val="21"/>
              </w:rPr>
            </w:pPr>
            <w:r w:rsidRPr="00C31EF2">
              <w:rPr>
                <w:rFonts w:ascii="Consolas" w:hAnsi="Consolas" w:cs="Consolas" w:hint="eastAsia"/>
                <w:bCs/>
                <w:szCs w:val="21"/>
              </w:rPr>
              <w:t>caption</w:t>
            </w:r>
          </w:p>
        </w:tc>
        <w:tc>
          <w:tcPr>
            <w:tcW w:w="2762" w:type="dxa"/>
            <w:gridSpan w:val="2"/>
            <w:shd w:val="clear" w:color="auto" w:fill="FFFFFF" w:themeFill="background1"/>
          </w:tcPr>
          <w:p w:rsidR="00DC31F1" w:rsidRDefault="00DC31F1" w:rsidP="00091328">
            <w:pPr>
              <w:pStyle w:val="a8"/>
              <w:jc w:val="center"/>
              <w:rPr>
                <w:rFonts w:ascii="Consolas" w:hAnsi="Consolas" w:cs="Consolas"/>
                <w:bCs/>
              </w:rPr>
            </w:pPr>
            <w:r>
              <w:rPr>
                <w:rFonts w:ascii="Consolas" w:hAnsi="Consolas" w:cs="Consolas" w:hint="eastAsia"/>
                <w:bCs/>
              </w:rPr>
              <w:t>申请者区划</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8513AD"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C31EF2" w:rsidRDefault="00DC31F1" w:rsidP="00091328">
            <w:pPr>
              <w:widowControl/>
              <w:jc w:val="center"/>
              <w:rPr>
                <w:rFonts w:ascii="Consolas" w:hAnsi="Consolas" w:cs="Consolas"/>
                <w:bCs/>
                <w:szCs w:val="21"/>
              </w:rPr>
            </w:pPr>
            <w:r w:rsidRPr="00C31EF2">
              <w:rPr>
                <w:rFonts w:ascii="Consolas" w:hAnsi="Consolas" w:cs="Consolas" w:hint="eastAsia"/>
                <w:bCs/>
                <w:szCs w:val="21"/>
              </w:rPr>
              <w:t>sptime</w:t>
            </w:r>
          </w:p>
        </w:tc>
        <w:tc>
          <w:tcPr>
            <w:tcW w:w="2762" w:type="dxa"/>
            <w:gridSpan w:val="2"/>
            <w:shd w:val="clear" w:color="auto" w:fill="FFFFFF" w:themeFill="background1"/>
          </w:tcPr>
          <w:p w:rsidR="00DC31F1" w:rsidRDefault="00DC31F1" w:rsidP="00091328">
            <w:pPr>
              <w:pStyle w:val="a8"/>
              <w:jc w:val="center"/>
              <w:rPr>
                <w:rFonts w:ascii="Consolas" w:hAnsi="Consolas" w:cs="Consolas"/>
                <w:bCs/>
              </w:rPr>
            </w:pPr>
            <w:r>
              <w:rPr>
                <w:rFonts w:ascii="Consolas" w:hAnsi="Consolas" w:cs="Consolas" w:hint="eastAsia"/>
                <w:bCs/>
              </w:rPr>
              <w:t>申请距离当前时间差</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8513AD"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8513AD" w:rsidRDefault="00DC31F1" w:rsidP="00091328">
            <w:pPr>
              <w:widowControl/>
              <w:jc w:val="center"/>
              <w:rPr>
                <w:rFonts w:ascii="Consolas" w:hAnsi="Consolas" w:cs="Consolas"/>
                <w:szCs w:val="21"/>
              </w:rPr>
            </w:pPr>
            <w:r w:rsidRPr="00A23B27">
              <w:rPr>
                <w:rFonts w:ascii="Consolas" w:hAnsi="Consolas" w:cs="Consolas"/>
                <w:szCs w:val="21"/>
              </w:rPr>
              <w:t>applyStatus</w:t>
            </w:r>
          </w:p>
        </w:tc>
        <w:tc>
          <w:tcPr>
            <w:tcW w:w="2762" w:type="dxa"/>
            <w:gridSpan w:val="2"/>
            <w:shd w:val="clear" w:color="auto" w:fill="FFFFFF" w:themeFill="background1"/>
          </w:tcPr>
          <w:p w:rsidR="00DC31F1" w:rsidRDefault="00DC31F1" w:rsidP="00091328">
            <w:pPr>
              <w:pStyle w:val="a8"/>
              <w:jc w:val="center"/>
              <w:rPr>
                <w:rFonts w:ascii="Consolas" w:hAnsi="Consolas" w:cs="Consolas"/>
                <w:bCs/>
              </w:rPr>
            </w:pPr>
            <w:r>
              <w:rPr>
                <w:rFonts w:ascii="Consolas" w:hAnsi="Consolas" w:cs="Consolas" w:hint="eastAsia"/>
                <w:bCs/>
              </w:rPr>
              <w:t>申请状态</w:t>
            </w:r>
            <w:r w:rsidRPr="00750F73">
              <w:rPr>
                <w:rFonts w:ascii="Consolas" w:hAnsi="Consolas" w:cs="Consolas" w:hint="eastAsia"/>
                <w:bCs/>
              </w:rPr>
              <w:t>0</w:t>
            </w:r>
            <w:r>
              <w:rPr>
                <w:rFonts w:ascii="Consolas" w:hAnsi="Consolas" w:cs="Consolas" w:hint="eastAsia"/>
                <w:bCs/>
              </w:rPr>
              <w:t>:</w:t>
            </w:r>
            <w:r>
              <w:rPr>
                <w:rFonts w:ascii="Consolas" w:hAnsi="Consolas" w:cs="Consolas" w:hint="eastAsia"/>
                <w:bCs/>
              </w:rPr>
              <w:t>申请中</w:t>
            </w:r>
            <w:r>
              <w:rPr>
                <w:rFonts w:ascii="Consolas" w:hAnsi="Consolas" w:cs="Consolas" w:hint="eastAsia"/>
                <w:bCs/>
              </w:rPr>
              <w:t>,1:</w:t>
            </w:r>
            <w:r w:rsidRPr="00750F73">
              <w:rPr>
                <w:rFonts w:ascii="Consolas" w:hAnsi="Consolas" w:cs="Consolas" w:hint="eastAsia"/>
                <w:bCs/>
              </w:rPr>
              <w:t>通过</w:t>
            </w:r>
            <w:r>
              <w:rPr>
                <w:rFonts w:ascii="Consolas" w:hAnsi="Consolas" w:cs="Consolas" w:hint="eastAsia"/>
                <w:bCs/>
              </w:rPr>
              <w:t>,</w:t>
            </w:r>
          </w:p>
          <w:p w:rsidR="00DC31F1" w:rsidRDefault="00DC31F1" w:rsidP="00091328">
            <w:pPr>
              <w:pStyle w:val="a8"/>
              <w:jc w:val="center"/>
              <w:rPr>
                <w:rFonts w:ascii="Consolas" w:hAnsi="Consolas" w:cs="Consolas"/>
                <w:bCs/>
              </w:rPr>
            </w:pPr>
            <w:r>
              <w:rPr>
                <w:rFonts w:ascii="Consolas" w:hAnsi="Consolas" w:cs="Consolas" w:hint="eastAsia"/>
                <w:bCs/>
              </w:rPr>
              <w:t>2</w:t>
            </w:r>
            <w:r w:rsidRPr="00750F73">
              <w:rPr>
                <w:rFonts w:ascii="Consolas" w:hAnsi="Consolas" w:cs="Consolas" w:hint="eastAsia"/>
                <w:bCs/>
              </w:rPr>
              <w:t>：未通过</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FE5ED2" w:rsidTr="00091328">
        <w:tc>
          <w:tcPr>
            <w:tcW w:w="1838" w:type="dxa"/>
            <w:shd w:val="clear" w:color="auto" w:fill="A6A6A6" w:themeFill="background1" w:themeFillShade="A6"/>
            <w:vAlign w:val="center"/>
          </w:tcPr>
          <w:p w:rsidR="00FE5ED2" w:rsidRDefault="00FE5ED2" w:rsidP="00091328">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bCs/>
                <w:color w:val="5B9BD5" w:themeColor="accent1"/>
                <w:sz w:val="24"/>
                <w:szCs w:val="24"/>
              </w:rPr>
              <w:t>success_jsonpCallback036907084478422914({</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bCs/>
                <w:color w:val="5B9BD5" w:themeColor="accent1"/>
                <w:sz w:val="24"/>
                <w:szCs w:val="24"/>
              </w:rPr>
              <w:t xml:space="preserve">    "rspCode": "000",</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hint="eastAsia"/>
                <w:bCs/>
                <w:color w:val="5B9BD5" w:themeColor="accent1"/>
                <w:sz w:val="24"/>
                <w:szCs w:val="24"/>
              </w:rPr>
              <w:t xml:space="preserve">    "rspDesc": "</w:t>
            </w:r>
            <w:r w:rsidRPr="00AB4D6D">
              <w:rPr>
                <w:rFonts w:ascii="Consolas" w:hAnsi="Consolas" w:cs="Consolas" w:hint="eastAsia"/>
                <w:bCs/>
                <w:color w:val="5B9BD5" w:themeColor="accent1"/>
                <w:sz w:val="24"/>
                <w:szCs w:val="24"/>
              </w:rPr>
              <w:t>正常</w:t>
            </w:r>
            <w:r w:rsidRPr="00AB4D6D">
              <w:rPr>
                <w:rFonts w:ascii="Consolas" w:hAnsi="Consolas" w:cs="Consolas" w:hint="eastAsia"/>
                <w:bCs/>
                <w:color w:val="5B9BD5" w:themeColor="accent1"/>
                <w:sz w:val="24"/>
                <w:szCs w:val="24"/>
              </w:rPr>
              <w:t>",</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bCs/>
                <w:color w:val="5B9BD5" w:themeColor="accent1"/>
                <w:sz w:val="24"/>
                <w:szCs w:val="24"/>
              </w:rPr>
              <w:t xml:space="preserve">    "total": 1,</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bCs/>
                <w:color w:val="5B9BD5" w:themeColor="accent1"/>
                <w:sz w:val="24"/>
                <w:szCs w:val="24"/>
              </w:rPr>
              <w:t xml:space="preserve">    "applicantsList": [</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bCs/>
                <w:color w:val="5B9BD5" w:themeColor="accent1"/>
                <w:sz w:val="24"/>
                <w:szCs w:val="24"/>
              </w:rPr>
              <w:t xml:space="preserve">        {</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bCs/>
                <w:color w:val="5B9BD5" w:themeColor="accent1"/>
                <w:sz w:val="24"/>
                <w:szCs w:val="24"/>
              </w:rPr>
              <w:t xml:space="preserve">            "ahid": 282,</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bCs/>
                <w:color w:val="5B9BD5" w:themeColor="accent1"/>
                <w:sz w:val="24"/>
                <w:szCs w:val="24"/>
              </w:rPr>
              <w:t xml:space="preserve">            "userId": "664224",</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bCs/>
                <w:color w:val="5B9BD5" w:themeColor="accent1"/>
                <w:sz w:val="24"/>
                <w:szCs w:val="24"/>
              </w:rPr>
              <w:t xml:space="preserve">            "loveNo": "20170331173905",</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hint="eastAsia"/>
                <w:bCs/>
                <w:color w:val="5B9BD5" w:themeColor="accent1"/>
                <w:sz w:val="24"/>
                <w:szCs w:val="24"/>
              </w:rPr>
              <w:t xml:space="preserve">            "userName": "</w:t>
            </w:r>
            <w:r w:rsidRPr="00AB4D6D">
              <w:rPr>
                <w:rFonts w:ascii="Consolas" w:hAnsi="Consolas" w:cs="Consolas" w:hint="eastAsia"/>
                <w:bCs/>
                <w:color w:val="5B9BD5" w:themeColor="accent1"/>
                <w:sz w:val="24"/>
                <w:szCs w:val="24"/>
              </w:rPr>
              <w:t>邓富金</w:t>
            </w:r>
            <w:r w:rsidRPr="00AB4D6D">
              <w:rPr>
                <w:rFonts w:ascii="Consolas" w:hAnsi="Consolas" w:cs="Consolas" w:hint="eastAsia"/>
                <w:bCs/>
                <w:color w:val="5B9BD5" w:themeColor="accent1"/>
                <w:sz w:val="24"/>
                <w:szCs w:val="24"/>
              </w:rPr>
              <w:t>",</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hint="eastAsia"/>
                <w:bCs/>
                <w:color w:val="5B9BD5" w:themeColor="accent1"/>
                <w:sz w:val="24"/>
                <w:szCs w:val="24"/>
              </w:rPr>
              <w:t xml:space="preserve">            "applyReason": "</w:t>
            </w:r>
            <w:r>
              <w:rPr>
                <w:rFonts w:ascii="Consolas" w:hAnsi="Consolas" w:cs="Consolas" w:hint="eastAsia"/>
                <w:bCs/>
                <w:color w:val="5B9BD5" w:themeColor="accent1"/>
                <w:sz w:val="24"/>
                <w:szCs w:val="24"/>
              </w:rPr>
              <w:t>申请理由</w:t>
            </w:r>
            <w:r w:rsidRPr="00AB4D6D">
              <w:rPr>
                <w:rFonts w:ascii="Consolas" w:hAnsi="Consolas" w:cs="Consolas" w:hint="eastAsia"/>
                <w:bCs/>
                <w:color w:val="5B9BD5" w:themeColor="accent1"/>
                <w:sz w:val="24"/>
                <w:szCs w:val="24"/>
              </w:rPr>
              <w:t>",</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bCs/>
                <w:color w:val="5B9BD5" w:themeColor="accent1"/>
                <w:sz w:val="24"/>
                <w:szCs w:val="24"/>
              </w:rPr>
              <w:t xml:space="preserve">            "applyTime": "2017-03-31 17:49:23",</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bCs/>
                <w:color w:val="5B9BD5" w:themeColor="accent1"/>
                <w:sz w:val="24"/>
                <w:szCs w:val="24"/>
              </w:rPr>
              <w:t xml:space="preserve">            "regionId": "510000000000,510900000000,510923000000,510923001000,510923001009",</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bCs/>
                <w:color w:val="5B9BD5" w:themeColor="accent1"/>
                <w:sz w:val="24"/>
                <w:szCs w:val="24"/>
              </w:rPr>
              <w:t xml:space="preserve">            "picurl": "bbs600108767.jpg",</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hint="eastAsia"/>
                <w:bCs/>
                <w:color w:val="5B9BD5" w:themeColor="accent1"/>
                <w:sz w:val="24"/>
                <w:szCs w:val="24"/>
              </w:rPr>
              <w:t xml:space="preserve">            "caption": "</w:t>
            </w:r>
            <w:r w:rsidRPr="00AB4D6D">
              <w:rPr>
                <w:rFonts w:ascii="Consolas" w:hAnsi="Consolas" w:cs="Consolas" w:hint="eastAsia"/>
                <w:bCs/>
                <w:color w:val="5B9BD5" w:themeColor="accent1"/>
                <w:sz w:val="24"/>
                <w:szCs w:val="24"/>
              </w:rPr>
              <w:t>四川省</w:t>
            </w:r>
            <w:r w:rsidRPr="00AB4D6D">
              <w:rPr>
                <w:rFonts w:ascii="Consolas" w:hAnsi="Consolas" w:cs="Consolas" w:hint="eastAsia"/>
                <w:bCs/>
                <w:color w:val="5B9BD5" w:themeColor="accent1"/>
                <w:sz w:val="24"/>
                <w:szCs w:val="24"/>
              </w:rPr>
              <w:t>,</w:t>
            </w:r>
            <w:r w:rsidRPr="00AB4D6D">
              <w:rPr>
                <w:rFonts w:ascii="Consolas" w:hAnsi="Consolas" w:cs="Consolas" w:hint="eastAsia"/>
                <w:bCs/>
                <w:color w:val="5B9BD5" w:themeColor="accent1"/>
                <w:sz w:val="24"/>
                <w:szCs w:val="24"/>
              </w:rPr>
              <w:t>遂宁市</w:t>
            </w:r>
            <w:r w:rsidRPr="00AB4D6D">
              <w:rPr>
                <w:rFonts w:ascii="Consolas" w:hAnsi="Consolas" w:cs="Consolas" w:hint="eastAsia"/>
                <w:bCs/>
                <w:color w:val="5B9BD5" w:themeColor="accent1"/>
                <w:sz w:val="24"/>
                <w:szCs w:val="24"/>
              </w:rPr>
              <w:t>,</w:t>
            </w:r>
            <w:r w:rsidRPr="00AB4D6D">
              <w:rPr>
                <w:rFonts w:ascii="Consolas" w:hAnsi="Consolas" w:cs="Consolas" w:hint="eastAsia"/>
                <w:bCs/>
                <w:color w:val="5B9BD5" w:themeColor="accent1"/>
                <w:sz w:val="24"/>
                <w:szCs w:val="24"/>
              </w:rPr>
              <w:t>大英县</w:t>
            </w:r>
            <w:r w:rsidRPr="00AB4D6D">
              <w:rPr>
                <w:rFonts w:ascii="Consolas" w:hAnsi="Consolas" w:cs="Consolas" w:hint="eastAsia"/>
                <w:bCs/>
                <w:color w:val="5B9BD5" w:themeColor="accent1"/>
                <w:sz w:val="24"/>
                <w:szCs w:val="24"/>
              </w:rPr>
              <w:t>,</w:t>
            </w:r>
            <w:r w:rsidRPr="00AB4D6D">
              <w:rPr>
                <w:rFonts w:ascii="Consolas" w:hAnsi="Consolas" w:cs="Consolas" w:hint="eastAsia"/>
                <w:bCs/>
                <w:color w:val="5B9BD5" w:themeColor="accent1"/>
                <w:sz w:val="24"/>
                <w:szCs w:val="24"/>
              </w:rPr>
              <w:t>河边镇</w:t>
            </w:r>
            <w:r w:rsidRPr="00AB4D6D">
              <w:rPr>
                <w:rFonts w:ascii="Consolas" w:hAnsi="Consolas" w:cs="Consolas" w:hint="eastAsia"/>
                <w:bCs/>
                <w:color w:val="5B9BD5" w:themeColor="accent1"/>
                <w:sz w:val="24"/>
                <w:szCs w:val="24"/>
              </w:rPr>
              <w:t>,</w:t>
            </w:r>
            <w:r w:rsidRPr="00AB4D6D">
              <w:rPr>
                <w:rFonts w:ascii="Consolas" w:hAnsi="Consolas" w:cs="Consolas" w:hint="eastAsia"/>
                <w:bCs/>
                <w:color w:val="5B9BD5" w:themeColor="accent1"/>
                <w:sz w:val="24"/>
                <w:szCs w:val="24"/>
              </w:rPr>
              <w:t>葛藤村委会</w:t>
            </w:r>
            <w:r w:rsidRPr="00AB4D6D">
              <w:rPr>
                <w:rFonts w:ascii="Consolas" w:hAnsi="Consolas" w:cs="Consolas" w:hint="eastAsia"/>
                <w:bCs/>
                <w:color w:val="5B9BD5" w:themeColor="accent1"/>
                <w:sz w:val="24"/>
                <w:szCs w:val="24"/>
              </w:rPr>
              <w:t>",</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bCs/>
                <w:color w:val="5B9BD5" w:themeColor="accent1"/>
                <w:sz w:val="24"/>
                <w:szCs w:val="24"/>
              </w:rPr>
              <w:t xml:space="preserve">            "applyStatus": 0,</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hint="eastAsia"/>
                <w:bCs/>
                <w:color w:val="5B9BD5" w:themeColor="accent1"/>
                <w:sz w:val="24"/>
                <w:szCs w:val="24"/>
              </w:rPr>
              <w:t xml:space="preserve">            "sptime": "1</w:t>
            </w:r>
            <w:r w:rsidRPr="00AB4D6D">
              <w:rPr>
                <w:rFonts w:ascii="Consolas" w:hAnsi="Consolas" w:cs="Consolas" w:hint="eastAsia"/>
                <w:bCs/>
                <w:color w:val="5B9BD5" w:themeColor="accent1"/>
                <w:sz w:val="24"/>
                <w:szCs w:val="24"/>
              </w:rPr>
              <w:t>天</w:t>
            </w:r>
            <w:r w:rsidRPr="00AB4D6D">
              <w:rPr>
                <w:rFonts w:ascii="Consolas" w:hAnsi="Consolas" w:cs="Consolas" w:hint="eastAsia"/>
                <w:bCs/>
                <w:color w:val="5B9BD5" w:themeColor="accent1"/>
                <w:sz w:val="24"/>
                <w:szCs w:val="24"/>
              </w:rPr>
              <w:t>21</w:t>
            </w:r>
            <w:r w:rsidRPr="00AB4D6D">
              <w:rPr>
                <w:rFonts w:ascii="Consolas" w:hAnsi="Consolas" w:cs="Consolas" w:hint="eastAsia"/>
                <w:bCs/>
                <w:color w:val="5B9BD5" w:themeColor="accent1"/>
                <w:sz w:val="24"/>
                <w:szCs w:val="24"/>
              </w:rPr>
              <w:t>小时</w:t>
            </w:r>
            <w:r w:rsidRPr="00AB4D6D">
              <w:rPr>
                <w:rFonts w:ascii="Consolas" w:hAnsi="Consolas" w:cs="Consolas" w:hint="eastAsia"/>
                <w:bCs/>
                <w:color w:val="5B9BD5" w:themeColor="accent1"/>
                <w:sz w:val="24"/>
                <w:szCs w:val="24"/>
              </w:rPr>
              <w:t>18</w:t>
            </w:r>
            <w:r w:rsidRPr="00AB4D6D">
              <w:rPr>
                <w:rFonts w:ascii="Consolas" w:hAnsi="Consolas" w:cs="Consolas" w:hint="eastAsia"/>
                <w:bCs/>
                <w:color w:val="5B9BD5" w:themeColor="accent1"/>
                <w:sz w:val="24"/>
                <w:szCs w:val="24"/>
              </w:rPr>
              <w:t>分</w:t>
            </w:r>
            <w:r w:rsidRPr="00AB4D6D">
              <w:rPr>
                <w:rFonts w:ascii="Consolas" w:hAnsi="Consolas" w:cs="Consolas" w:hint="eastAsia"/>
                <w:bCs/>
                <w:color w:val="5B9BD5" w:themeColor="accent1"/>
                <w:sz w:val="24"/>
                <w:szCs w:val="24"/>
              </w:rPr>
              <w:t>"</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bCs/>
                <w:color w:val="5B9BD5" w:themeColor="accent1"/>
                <w:sz w:val="24"/>
                <w:szCs w:val="24"/>
              </w:rPr>
              <w:t xml:space="preserve">        }</w:t>
            </w:r>
          </w:p>
          <w:p w:rsidR="00AB4D6D" w:rsidRPr="00AB4D6D" w:rsidRDefault="00AB4D6D" w:rsidP="00AB4D6D">
            <w:pPr>
              <w:jc w:val="left"/>
              <w:rPr>
                <w:rFonts w:ascii="Consolas" w:hAnsi="Consolas" w:cs="Consolas"/>
                <w:bCs/>
                <w:color w:val="5B9BD5" w:themeColor="accent1"/>
                <w:sz w:val="24"/>
                <w:szCs w:val="24"/>
              </w:rPr>
            </w:pPr>
            <w:r w:rsidRPr="00AB4D6D">
              <w:rPr>
                <w:rFonts w:ascii="Consolas" w:hAnsi="Consolas" w:cs="Consolas"/>
                <w:bCs/>
                <w:color w:val="5B9BD5" w:themeColor="accent1"/>
                <w:sz w:val="24"/>
                <w:szCs w:val="24"/>
              </w:rPr>
              <w:t xml:space="preserve">    ]</w:t>
            </w:r>
          </w:p>
          <w:p w:rsidR="00FE5ED2" w:rsidRPr="009A7093" w:rsidRDefault="00AB4D6D" w:rsidP="00AB4D6D">
            <w:pPr>
              <w:jc w:val="left"/>
              <w:rPr>
                <w:rFonts w:ascii="Consolas" w:hAnsi="Consolas" w:cs="Consolas"/>
                <w:bCs/>
                <w:color w:val="5B9BD5" w:themeColor="accent1"/>
                <w:szCs w:val="21"/>
              </w:rPr>
            </w:pPr>
            <w:r w:rsidRPr="00AB4D6D">
              <w:rPr>
                <w:rFonts w:ascii="Consolas" w:hAnsi="Consolas" w:cs="Consolas"/>
                <w:bCs/>
                <w:color w:val="5B9BD5" w:themeColor="accent1"/>
                <w:sz w:val="24"/>
                <w:szCs w:val="24"/>
              </w:rPr>
              <w:t>})</w:t>
            </w:r>
          </w:p>
        </w:tc>
      </w:tr>
    </w:tbl>
    <w:p w:rsidR="004E5698" w:rsidRDefault="004E5698" w:rsidP="00D803E8">
      <w:pPr>
        <w:pStyle w:val="5"/>
      </w:pPr>
      <w:r>
        <w:rPr>
          <w:rFonts w:hint="eastAsia"/>
        </w:rPr>
        <w:lastRenderedPageBreak/>
        <w:t>1.1.1.5</w:t>
      </w:r>
      <w:r>
        <w:rPr>
          <w:rFonts w:hint="eastAsia"/>
        </w:rPr>
        <w:t>其他捐赠物列表</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4E5698" w:rsidTr="00091328">
        <w:tc>
          <w:tcPr>
            <w:tcW w:w="1838" w:type="dxa"/>
            <w:vAlign w:val="center"/>
          </w:tcPr>
          <w:p w:rsidR="004E5698" w:rsidRDefault="004E5698" w:rsidP="00091328">
            <w:pPr>
              <w:jc w:val="center"/>
              <w:rPr>
                <w:bCs/>
                <w:szCs w:val="21"/>
              </w:rPr>
            </w:pPr>
            <w:r>
              <w:rPr>
                <w:bCs/>
                <w:szCs w:val="21"/>
              </w:rPr>
              <w:t>接口标识：</w:t>
            </w:r>
          </w:p>
        </w:tc>
        <w:tc>
          <w:tcPr>
            <w:tcW w:w="2655" w:type="dxa"/>
            <w:gridSpan w:val="2"/>
            <w:vAlign w:val="center"/>
          </w:tcPr>
          <w:p w:rsidR="004E5698" w:rsidRDefault="00091328" w:rsidP="00091328">
            <w:pPr>
              <w:jc w:val="center"/>
              <w:rPr>
                <w:bCs/>
                <w:szCs w:val="21"/>
              </w:rPr>
            </w:pPr>
            <w:r w:rsidRPr="00091328">
              <w:rPr>
                <w:rFonts w:ascii="Tahoma" w:hAnsi="Tahoma" w:cs="Tahoma"/>
                <w:color w:val="434343"/>
                <w:sz w:val="18"/>
                <w:szCs w:val="18"/>
                <w:shd w:val="clear" w:color="auto" w:fill="F2F2F2"/>
              </w:rPr>
              <w:t>otherDonateList</w:t>
            </w:r>
          </w:p>
        </w:tc>
        <w:tc>
          <w:tcPr>
            <w:tcW w:w="2727" w:type="dxa"/>
          </w:tcPr>
          <w:p w:rsidR="004E5698" w:rsidRDefault="004E5698" w:rsidP="00091328">
            <w:pPr>
              <w:jc w:val="left"/>
            </w:pPr>
          </w:p>
        </w:tc>
        <w:tc>
          <w:tcPr>
            <w:tcW w:w="1847" w:type="dxa"/>
          </w:tcPr>
          <w:p w:rsidR="004E5698" w:rsidRDefault="004E5698" w:rsidP="00091328">
            <w:pPr>
              <w:jc w:val="left"/>
            </w:pPr>
          </w:p>
        </w:tc>
      </w:tr>
      <w:tr w:rsidR="004E5698" w:rsidTr="00091328">
        <w:tc>
          <w:tcPr>
            <w:tcW w:w="1838" w:type="dxa"/>
            <w:shd w:val="clear" w:color="auto" w:fill="A6A6A6" w:themeFill="background1" w:themeFillShade="A6"/>
            <w:vAlign w:val="center"/>
          </w:tcPr>
          <w:p w:rsidR="004E5698" w:rsidRDefault="004E5698" w:rsidP="00091328">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4E5698" w:rsidRDefault="00091328" w:rsidP="00091328">
            <w:pPr>
              <w:jc w:val="center"/>
              <w:rPr>
                <w:bCs/>
                <w:szCs w:val="21"/>
              </w:rPr>
            </w:pPr>
            <w:r w:rsidRPr="00091328">
              <w:rPr>
                <w:rFonts w:ascii="Tahoma" w:hAnsi="Tahoma" w:cs="Tahoma"/>
                <w:color w:val="434343"/>
                <w:sz w:val="18"/>
                <w:szCs w:val="18"/>
                <w:shd w:val="clear" w:color="auto" w:fill="F2F2F2"/>
              </w:rPr>
              <w:t>otherDonateList</w:t>
            </w:r>
          </w:p>
        </w:tc>
        <w:tc>
          <w:tcPr>
            <w:tcW w:w="2727" w:type="dxa"/>
          </w:tcPr>
          <w:p w:rsidR="004E5698" w:rsidRDefault="004E5698" w:rsidP="00091328">
            <w:pPr>
              <w:jc w:val="center"/>
              <w:rPr>
                <w:bCs/>
                <w:szCs w:val="21"/>
              </w:rPr>
            </w:pPr>
          </w:p>
        </w:tc>
        <w:tc>
          <w:tcPr>
            <w:tcW w:w="1847" w:type="dxa"/>
          </w:tcPr>
          <w:p w:rsidR="004E5698" w:rsidRDefault="004E5698" w:rsidP="00091328">
            <w:pPr>
              <w:jc w:val="center"/>
              <w:rPr>
                <w:bCs/>
                <w:szCs w:val="21"/>
              </w:rPr>
            </w:pPr>
          </w:p>
        </w:tc>
      </w:tr>
      <w:tr w:rsidR="004E5698" w:rsidTr="00091328">
        <w:tc>
          <w:tcPr>
            <w:tcW w:w="1838" w:type="dxa"/>
            <w:shd w:val="clear" w:color="auto" w:fill="A6A6A6" w:themeFill="background1" w:themeFillShade="A6"/>
            <w:vAlign w:val="center"/>
          </w:tcPr>
          <w:p w:rsidR="004E5698" w:rsidRDefault="004E5698" w:rsidP="00091328">
            <w:pPr>
              <w:jc w:val="center"/>
              <w:rPr>
                <w:bCs/>
                <w:szCs w:val="21"/>
              </w:rPr>
            </w:pPr>
            <w:r>
              <w:rPr>
                <w:bCs/>
                <w:szCs w:val="21"/>
              </w:rPr>
              <w:t>字段名</w:t>
            </w:r>
          </w:p>
        </w:tc>
        <w:tc>
          <w:tcPr>
            <w:tcW w:w="2655" w:type="dxa"/>
            <w:gridSpan w:val="2"/>
            <w:shd w:val="clear" w:color="auto" w:fill="A6A6A6" w:themeFill="background1" w:themeFillShade="A6"/>
            <w:vAlign w:val="center"/>
          </w:tcPr>
          <w:p w:rsidR="004E5698" w:rsidRDefault="004E5698" w:rsidP="00091328">
            <w:pPr>
              <w:jc w:val="center"/>
              <w:rPr>
                <w:bCs/>
                <w:szCs w:val="21"/>
              </w:rPr>
            </w:pPr>
            <w:r>
              <w:rPr>
                <w:bCs/>
                <w:szCs w:val="21"/>
              </w:rPr>
              <w:t>说明</w:t>
            </w:r>
          </w:p>
        </w:tc>
        <w:tc>
          <w:tcPr>
            <w:tcW w:w="2727" w:type="dxa"/>
            <w:shd w:val="clear" w:color="auto" w:fill="A6A6A6" w:themeFill="background1" w:themeFillShade="A6"/>
          </w:tcPr>
          <w:p w:rsidR="004E5698" w:rsidRDefault="004E5698" w:rsidP="00091328">
            <w:pPr>
              <w:jc w:val="center"/>
              <w:rPr>
                <w:bCs/>
                <w:szCs w:val="21"/>
              </w:rPr>
            </w:pPr>
            <w:r>
              <w:rPr>
                <w:bCs/>
                <w:szCs w:val="21"/>
              </w:rPr>
              <w:t>备注</w:t>
            </w:r>
          </w:p>
        </w:tc>
        <w:tc>
          <w:tcPr>
            <w:tcW w:w="1847" w:type="dxa"/>
            <w:shd w:val="clear" w:color="auto" w:fill="A6A6A6" w:themeFill="background1" w:themeFillShade="A6"/>
          </w:tcPr>
          <w:p w:rsidR="004E5698" w:rsidRDefault="004E5698" w:rsidP="00091328">
            <w:pPr>
              <w:jc w:val="center"/>
              <w:rPr>
                <w:bCs/>
                <w:szCs w:val="21"/>
              </w:rPr>
            </w:pPr>
            <w:r>
              <w:rPr>
                <w:rFonts w:hint="eastAsia"/>
                <w:bCs/>
                <w:szCs w:val="21"/>
              </w:rPr>
              <w:t>是否必填项</w:t>
            </w:r>
          </w:p>
        </w:tc>
      </w:tr>
      <w:tr w:rsidR="004E5698" w:rsidTr="00091328">
        <w:trPr>
          <w:trHeight w:val="405"/>
        </w:trPr>
        <w:tc>
          <w:tcPr>
            <w:tcW w:w="1838" w:type="dxa"/>
            <w:vAlign w:val="center"/>
          </w:tcPr>
          <w:p w:rsidR="004E5698" w:rsidRPr="001112AF" w:rsidRDefault="004E5698" w:rsidP="00091328">
            <w:pPr>
              <w:jc w:val="center"/>
            </w:pPr>
            <w:r>
              <w:t>loveNo</w:t>
            </w:r>
          </w:p>
        </w:tc>
        <w:tc>
          <w:tcPr>
            <w:tcW w:w="2655" w:type="dxa"/>
            <w:gridSpan w:val="2"/>
            <w:vAlign w:val="center"/>
          </w:tcPr>
          <w:p w:rsidR="004E5698" w:rsidRPr="001112AF" w:rsidRDefault="00091328" w:rsidP="00091328">
            <w:pPr>
              <w:jc w:val="center"/>
              <w:rPr>
                <w:bCs/>
                <w:szCs w:val="21"/>
              </w:rPr>
            </w:pPr>
            <w:r>
              <w:rPr>
                <w:rFonts w:ascii="宋体" w:hAnsi="宋体" w:hint="eastAsia"/>
                <w:bCs/>
                <w:szCs w:val="21"/>
              </w:rPr>
              <w:t>当前</w:t>
            </w:r>
            <w:r w:rsidR="004E5698">
              <w:rPr>
                <w:rFonts w:ascii="宋体" w:hAnsi="宋体" w:hint="eastAsia"/>
                <w:bCs/>
                <w:szCs w:val="21"/>
              </w:rPr>
              <w:t>爱心单号</w:t>
            </w:r>
          </w:p>
        </w:tc>
        <w:tc>
          <w:tcPr>
            <w:tcW w:w="2727" w:type="dxa"/>
            <w:vAlign w:val="center"/>
          </w:tcPr>
          <w:p w:rsidR="004E5698" w:rsidRPr="00FE77C3" w:rsidRDefault="004E5698" w:rsidP="00091328">
            <w:pPr>
              <w:jc w:val="left"/>
              <w:rPr>
                <w:rFonts w:ascii="微软雅黑" w:eastAsia="微软雅黑" w:hAnsi="微软雅黑"/>
                <w:color w:val="333333"/>
              </w:rPr>
            </w:pPr>
          </w:p>
        </w:tc>
        <w:tc>
          <w:tcPr>
            <w:tcW w:w="1847" w:type="dxa"/>
            <w:vAlign w:val="center"/>
          </w:tcPr>
          <w:p w:rsidR="004E5698" w:rsidRDefault="004E5698" w:rsidP="00091328">
            <w:pPr>
              <w:jc w:val="center"/>
              <w:rPr>
                <w:bCs/>
                <w:szCs w:val="21"/>
              </w:rPr>
            </w:pPr>
            <w:r>
              <w:rPr>
                <w:rFonts w:hint="eastAsia"/>
                <w:bCs/>
                <w:szCs w:val="21"/>
              </w:rPr>
              <w:t>是</w:t>
            </w:r>
          </w:p>
        </w:tc>
      </w:tr>
      <w:tr w:rsidR="00091328" w:rsidTr="00091328">
        <w:trPr>
          <w:trHeight w:val="405"/>
        </w:trPr>
        <w:tc>
          <w:tcPr>
            <w:tcW w:w="1838" w:type="dxa"/>
            <w:vAlign w:val="center"/>
          </w:tcPr>
          <w:p w:rsidR="00091328" w:rsidRDefault="00091328" w:rsidP="00091328">
            <w:pPr>
              <w:jc w:val="center"/>
            </w:pPr>
            <w:r w:rsidRPr="00091328">
              <w:rPr>
                <w:b/>
                <w:bCs/>
              </w:rPr>
              <w:t>pageNow</w:t>
            </w:r>
          </w:p>
        </w:tc>
        <w:tc>
          <w:tcPr>
            <w:tcW w:w="2655" w:type="dxa"/>
            <w:gridSpan w:val="2"/>
            <w:vAlign w:val="center"/>
          </w:tcPr>
          <w:p w:rsidR="00091328" w:rsidRDefault="001A463E" w:rsidP="00091328">
            <w:pPr>
              <w:jc w:val="center"/>
              <w:rPr>
                <w:rFonts w:ascii="宋体" w:hAnsi="宋体"/>
                <w:bCs/>
                <w:szCs w:val="21"/>
              </w:rPr>
            </w:pPr>
            <w:r>
              <w:rPr>
                <w:rFonts w:ascii="宋体" w:hAnsi="宋体" w:hint="eastAsia"/>
                <w:bCs/>
                <w:szCs w:val="21"/>
              </w:rPr>
              <w:t>当前页，默认：1</w:t>
            </w:r>
          </w:p>
        </w:tc>
        <w:tc>
          <w:tcPr>
            <w:tcW w:w="2727" w:type="dxa"/>
            <w:vAlign w:val="center"/>
          </w:tcPr>
          <w:p w:rsidR="00091328" w:rsidRPr="00FE77C3" w:rsidRDefault="00091328" w:rsidP="00091328">
            <w:pPr>
              <w:jc w:val="left"/>
              <w:rPr>
                <w:rFonts w:ascii="微软雅黑" w:eastAsia="微软雅黑" w:hAnsi="微软雅黑"/>
                <w:color w:val="333333"/>
              </w:rPr>
            </w:pPr>
          </w:p>
        </w:tc>
        <w:tc>
          <w:tcPr>
            <w:tcW w:w="1847" w:type="dxa"/>
            <w:vAlign w:val="center"/>
          </w:tcPr>
          <w:p w:rsidR="00091328" w:rsidRDefault="006556DD" w:rsidP="00091328">
            <w:pPr>
              <w:jc w:val="center"/>
              <w:rPr>
                <w:bCs/>
                <w:szCs w:val="21"/>
              </w:rPr>
            </w:pPr>
            <w:r>
              <w:rPr>
                <w:rFonts w:hint="eastAsia"/>
                <w:bCs/>
                <w:szCs w:val="21"/>
              </w:rPr>
              <w:t>是</w:t>
            </w:r>
          </w:p>
        </w:tc>
      </w:tr>
      <w:tr w:rsidR="00091328" w:rsidTr="00091328">
        <w:trPr>
          <w:trHeight w:val="405"/>
        </w:trPr>
        <w:tc>
          <w:tcPr>
            <w:tcW w:w="1838" w:type="dxa"/>
            <w:vAlign w:val="center"/>
          </w:tcPr>
          <w:p w:rsidR="00091328" w:rsidRDefault="001A463E" w:rsidP="00091328">
            <w:pPr>
              <w:jc w:val="center"/>
            </w:pPr>
            <w:r w:rsidRPr="001A463E">
              <w:rPr>
                <w:b/>
                <w:bCs/>
              </w:rPr>
              <w:t>pageCount</w:t>
            </w:r>
          </w:p>
        </w:tc>
        <w:tc>
          <w:tcPr>
            <w:tcW w:w="2655" w:type="dxa"/>
            <w:gridSpan w:val="2"/>
            <w:vAlign w:val="center"/>
          </w:tcPr>
          <w:p w:rsidR="00091328" w:rsidRDefault="001A463E" w:rsidP="00091328">
            <w:pPr>
              <w:jc w:val="center"/>
              <w:rPr>
                <w:rFonts w:ascii="宋体" w:hAnsi="宋体"/>
                <w:bCs/>
                <w:szCs w:val="21"/>
              </w:rPr>
            </w:pPr>
            <w:r>
              <w:rPr>
                <w:rFonts w:ascii="宋体" w:hAnsi="宋体" w:hint="eastAsia"/>
                <w:bCs/>
                <w:szCs w:val="21"/>
              </w:rPr>
              <w:t>分页总数</w:t>
            </w:r>
          </w:p>
        </w:tc>
        <w:tc>
          <w:tcPr>
            <w:tcW w:w="2727" w:type="dxa"/>
            <w:vAlign w:val="center"/>
          </w:tcPr>
          <w:p w:rsidR="00091328" w:rsidRPr="00FE77C3" w:rsidRDefault="00091328" w:rsidP="00091328">
            <w:pPr>
              <w:jc w:val="left"/>
              <w:rPr>
                <w:rFonts w:ascii="微软雅黑" w:eastAsia="微软雅黑" w:hAnsi="微软雅黑"/>
                <w:color w:val="333333"/>
              </w:rPr>
            </w:pPr>
          </w:p>
        </w:tc>
        <w:tc>
          <w:tcPr>
            <w:tcW w:w="1847" w:type="dxa"/>
            <w:vAlign w:val="center"/>
          </w:tcPr>
          <w:p w:rsidR="00091328" w:rsidRDefault="006556DD" w:rsidP="00091328">
            <w:pPr>
              <w:jc w:val="center"/>
              <w:rPr>
                <w:bCs/>
                <w:szCs w:val="21"/>
              </w:rPr>
            </w:pPr>
            <w:r>
              <w:rPr>
                <w:rFonts w:hint="eastAsia"/>
                <w:bCs/>
                <w:szCs w:val="21"/>
              </w:rPr>
              <w:t>是</w:t>
            </w:r>
          </w:p>
        </w:tc>
      </w:tr>
      <w:tr w:rsidR="00091328" w:rsidTr="00091328">
        <w:trPr>
          <w:trHeight w:val="405"/>
        </w:trPr>
        <w:tc>
          <w:tcPr>
            <w:tcW w:w="1838" w:type="dxa"/>
            <w:vAlign w:val="center"/>
          </w:tcPr>
          <w:p w:rsidR="00091328" w:rsidRDefault="001A463E" w:rsidP="00091328">
            <w:pPr>
              <w:jc w:val="center"/>
            </w:pPr>
            <w:r w:rsidRPr="001A463E">
              <w:rPr>
                <w:b/>
                <w:bCs/>
              </w:rPr>
              <w:t>sort</w:t>
            </w:r>
          </w:p>
        </w:tc>
        <w:tc>
          <w:tcPr>
            <w:tcW w:w="2655" w:type="dxa"/>
            <w:gridSpan w:val="2"/>
            <w:vAlign w:val="center"/>
          </w:tcPr>
          <w:p w:rsidR="00091328" w:rsidRDefault="001A463E" w:rsidP="00091328">
            <w:pPr>
              <w:jc w:val="center"/>
              <w:rPr>
                <w:rFonts w:ascii="宋体" w:hAnsi="宋体"/>
                <w:bCs/>
                <w:szCs w:val="21"/>
              </w:rPr>
            </w:pPr>
            <w:r>
              <w:rPr>
                <w:rFonts w:ascii="宋体" w:hAnsi="宋体" w:hint="eastAsia"/>
                <w:bCs/>
                <w:szCs w:val="21"/>
              </w:rPr>
              <w:t>排序，默认</w:t>
            </w:r>
            <w:r w:rsidRPr="001A463E">
              <w:rPr>
                <w:rFonts w:ascii="宋体" w:hAnsi="宋体"/>
                <w:b/>
                <w:bCs/>
                <w:szCs w:val="21"/>
              </w:rPr>
              <w:t>refreshtime desc</w:t>
            </w:r>
          </w:p>
        </w:tc>
        <w:tc>
          <w:tcPr>
            <w:tcW w:w="2727" w:type="dxa"/>
            <w:vAlign w:val="center"/>
          </w:tcPr>
          <w:p w:rsidR="00091328" w:rsidRPr="00FE77C3" w:rsidRDefault="00091328" w:rsidP="00091328">
            <w:pPr>
              <w:jc w:val="left"/>
              <w:rPr>
                <w:rFonts w:ascii="微软雅黑" w:eastAsia="微软雅黑" w:hAnsi="微软雅黑"/>
                <w:color w:val="333333"/>
              </w:rPr>
            </w:pPr>
          </w:p>
        </w:tc>
        <w:tc>
          <w:tcPr>
            <w:tcW w:w="1847" w:type="dxa"/>
            <w:vAlign w:val="center"/>
          </w:tcPr>
          <w:p w:rsidR="00091328" w:rsidRDefault="006556DD" w:rsidP="00091328">
            <w:pPr>
              <w:jc w:val="center"/>
              <w:rPr>
                <w:bCs/>
                <w:szCs w:val="21"/>
              </w:rPr>
            </w:pPr>
            <w:r>
              <w:rPr>
                <w:rFonts w:hint="eastAsia"/>
                <w:bCs/>
                <w:szCs w:val="21"/>
              </w:rPr>
              <w:t>是</w:t>
            </w:r>
          </w:p>
        </w:tc>
      </w:tr>
      <w:tr w:rsidR="00091328" w:rsidTr="00091328">
        <w:trPr>
          <w:trHeight w:val="405"/>
        </w:trPr>
        <w:tc>
          <w:tcPr>
            <w:tcW w:w="1838" w:type="dxa"/>
            <w:vAlign w:val="center"/>
          </w:tcPr>
          <w:p w:rsidR="00091328" w:rsidRDefault="001A463E" w:rsidP="00091328">
            <w:pPr>
              <w:jc w:val="center"/>
            </w:pPr>
            <w:r w:rsidRPr="001A463E">
              <w:rPr>
                <w:b/>
                <w:bCs/>
              </w:rPr>
              <w:t>loveType</w:t>
            </w:r>
          </w:p>
        </w:tc>
        <w:tc>
          <w:tcPr>
            <w:tcW w:w="2655" w:type="dxa"/>
            <w:gridSpan w:val="2"/>
            <w:vAlign w:val="center"/>
          </w:tcPr>
          <w:p w:rsidR="00091328" w:rsidRDefault="001A463E" w:rsidP="00091328">
            <w:pPr>
              <w:jc w:val="center"/>
              <w:rPr>
                <w:rFonts w:ascii="宋体" w:hAnsi="宋体"/>
                <w:bCs/>
                <w:szCs w:val="21"/>
              </w:rPr>
            </w:pPr>
            <w:r>
              <w:rPr>
                <w:rFonts w:ascii="宋体" w:hAnsi="宋体" w:hint="eastAsia"/>
                <w:bCs/>
                <w:szCs w:val="21"/>
              </w:rPr>
              <w:t>0：明娟，1：盲捐</w:t>
            </w:r>
          </w:p>
        </w:tc>
        <w:tc>
          <w:tcPr>
            <w:tcW w:w="2727" w:type="dxa"/>
            <w:vAlign w:val="center"/>
          </w:tcPr>
          <w:p w:rsidR="00091328" w:rsidRPr="00FE77C3" w:rsidRDefault="00091328" w:rsidP="00091328">
            <w:pPr>
              <w:jc w:val="left"/>
              <w:rPr>
                <w:rFonts w:ascii="微软雅黑" w:eastAsia="微软雅黑" w:hAnsi="微软雅黑"/>
                <w:color w:val="333333"/>
              </w:rPr>
            </w:pPr>
          </w:p>
        </w:tc>
        <w:tc>
          <w:tcPr>
            <w:tcW w:w="1847" w:type="dxa"/>
            <w:vAlign w:val="center"/>
          </w:tcPr>
          <w:p w:rsidR="00091328" w:rsidRDefault="00091328" w:rsidP="00091328">
            <w:pPr>
              <w:jc w:val="center"/>
              <w:rPr>
                <w:bCs/>
                <w:szCs w:val="21"/>
              </w:rPr>
            </w:pPr>
          </w:p>
        </w:tc>
      </w:tr>
      <w:tr w:rsidR="004E5698" w:rsidTr="00091328">
        <w:tc>
          <w:tcPr>
            <w:tcW w:w="1838" w:type="dxa"/>
            <w:shd w:val="clear" w:color="auto" w:fill="A6A6A6" w:themeFill="background1" w:themeFillShade="A6"/>
            <w:vAlign w:val="center"/>
          </w:tcPr>
          <w:p w:rsidR="004E5698" w:rsidRDefault="004E5698" w:rsidP="00091328">
            <w:pPr>
              <w:jc w:val="center"/>
              <w:rPr>
                <w:bCs/>
                <w:szCs w:val="21"/>
              </w:rPr>
            </w:pPr>
            <w:r>
              <w:rPr>
                <w:rFonts w:hint="eastAsia"/>
              </w:rPr>
              <w:t>参数</w:t>
            </w:r>
            <w:r>
              <w:t>jsonStr</w:t>
            </w:r>
            <w:r>
              <w:rPr>
                <w:rFonts w:hint="eastAsia"/>
              </w:rPr>
              <w:t>：</w:t>
            </w:r>
          </w:p>
        </w:tc>
        <w:tc>
          <w:tcPr>
            <w:tcW w:w="7229" w:type="dxa"/>
            <w:gridSpan w:val="4"/>
            <w:vAlign w:val="center"/>
          </w:tcPr>
          <w:p w:rsidR="00091328" w:rsidRPr="00091328" w:rsidRDefault="00091328" w:rsidP="00091328">
            <w:pPr>
              <w:ind w:left="120" w:hangingChars="50" w:hanging="120"/>
              <w:jc w:val="left"/>
              <w:rPr>
                <w:rFonts w:ascii="Consolas" w:hAnsi="Consolas" w:cs="Consolas"/>
                <w:b/>
                <w:bCs/>
                <w:color w:val="0070C0"/>
                <w:sz w:val="24"/>
                <w:szCs w:val="24"/>
              </w:rPr>
            </w:pPr>
            <w:r w:rsidRPr="00091328">
              <w:rPr>
                <w:rFonts w:ascii="Consolas" w:hAnsi="Consolas" w:cs="Consolas"/>
                <w:b/>
                <w:bCs/>
                <w:color w:val="0070C0"/>
                <w:sz w:val="24"/>
                <w:szCs w:val="24"/>
              </w:rPr>
              <w:t>{</w:t>
            </w:r>
          </w:p>
          <w:p w:rsidR="00091328" w:rsidRPr="00091328" w:rsidRDefault="00091328" w:rsidP="00091328">
            <w:pPr>
              <w:ind w:left="120" w:hangingChars="50" w:hanging="120"/>
              <w:jc w:val="left"/>
              <w:rPr>
                <w:rFonts w:ascii="Consolas" w:hAnsi="Consolas" w:cs="Consolas"/>
                <w:b/>
                <w:bCs/>
                <w:color w:val="0070C0"/>
                <w:sz w:val="24"/>
                <w:szCs w:val="24"/>
              </w:rPr>
            </w:pPr>
            <w:r w:rsidRPr="00091328">
              <w:rPr>
                <w:rFonts w:ascii="Consolas" w:hAnsi="Consolas" w:cs="Consolas"/>
                <w:b/>
                <w:bCs/>
                <w:color w:val="0070C0"/>
                <w:sz w:val="24"/>
                <w:szCs w:val="24"/>
              </w:rPr>
              <w:t xml:space="preserve">    "pageNow": 1,</w:t>
            </w:r>
          </w:p>
          <w:p w:rsidR="00091328" w:rsidRPr="00091328" w:rsidRDefault="00091328" w:rsidP="00091328">
            <w:pPr>
              <w:ind w:left="120" w:hangingChars="50" w:hanging="120"/>
              <w:jc w:val="left"/>
              <w:rPr>
                <w:rFonts w:ascii="Consolas" w:hAnsi="Consolas" w:cs="Consolas"/>
                <w:b/>
                <w:bCs/>
                <w:color w:val="0070C0"/>
                <w:sz w:val="24"/>
                <w:szCs w:val="24"/>
              </w:rPr>
            </w:pPr>
            <w:r w:rsidRPr="00091328">
              <w:rPr>
                <w:rFonts w:ascii="Consolas" w:hAnsi="Consolas" w:cs="Consolas"/>
                <w:b/>
                <w:bCs/>
                <w:color w:val="0070C0"/>
                <w:sz w:val="24"/>
                <w:szCs w:val="24"/>
              </w:rPr>
              <w:t xml:space="preserve">    "pageCount": 4,</w:t>
            </w:r>
          </w:p>
          <w:p w:rsidR="00091328" w:rsidRPr="00091328" w:rsidRDefault="001A463E" w:rsidP="00091328">
            <w:pPr>
              <w:ind w:left="120" w:hangingChars="50" w:hanging="120"/>
              <w:jc w:val="left"/>
              <w:rPr>
                <w:rFonts w:ascii="Consolas" w:hAnsi="Consolas" w:cs="Consolas"/>
                <w:b/>
                <w:bCs/>
                <w:color w:val="0070C0"/>
                <w:sz w:val="24"/>
                <w:szCs w:val="24"/>
              </w:rPr>
            </w:pPr>
            <w:r>
              <w:rPr>
                <w:rFonts w:ascii="Consolas" w:hAnsi="Consolas" w:cs="Consolas"/>
                <w:b/>
                <w:bCs/>
                <w:color w:val="0070C0"/>
                <w:sz w:val="24"/>
                <w:szCs w:val="24"/>
              </w:rPr>
              <w:t xml:space="preserve">    "sort": "refreshtime </w:t>
            </w:r>
            <w:r w:rsidR="00091328" w:rsidRPr="00091328">
              <w:rPr>
                <w:rFonts w:ascii="Consolas" w:hAnsi="Consolas" w:cs="Consolas"/>
                <w:b/>
                <w:bCs/>
                <w:color w:val="0070C0"/>
                <w:sz w:val="24"/>
                <w:szCs w:val="24"/>
              </w:rPr>
              <w:t>desc",</w:t>
            </w:r>
          </w:p>
          <w:p w:rsidR="00091328" w:rsidRPr="00091328" w:rsidRDefault="00091328" w:rsidP="00091328">
            <w:pPr>
              <w:ind w:left="120" w:hangingChars="50" w:hanging="120"/>
              <w:jc w:val="left"/>
              <w:rPr>
                <w:rFonts w:ascii="Consolas" w:hAnsi="Consolas" w:cs="Consolas"/>
                <w:b/>
                <w:bCs/>
                <w:color w:val="0070C0"/>
                <w:sz w:val="24"/>
                <w:szCs w:val="24"/>
              </w:rPr>
            </w:pPr>
            <w:r w:rsidRPr="00091328">
              <w:rPr>
                <w:rFonts w:ascii="Consolas" w:hAnsi="Consolas" w:cs="Consolas"/>
                <w:b/>
                <w:bCs/>
                <w:color w:val="0070C0"/>
                <w:sz w:val="24"/>
                <w:szCs w:val="24"/>
              </w:rPr>
              <w:t xml:space="preserve">    "loveType": 1,</w:t>
            </w:r>
          </w:p>
          <w:p w:rsidR="00091328" w:rsidRPr="00091328" w:rsidRDefault="00091328" w:rsidP="00091328">
            <w:pPr>
              <w:ind w:left="120" w:hangingChars="50" w:hanging="120"/>
              <w:jc w:val="left"/>
              <w:rPr>
                <w:rFonts w:ascii="Consolas" w:hAnsi="Consolas" w:cs="Consolas"/>
                <w:b/>
                <w:bCs/>
                <w:color w:val="0070C0"/>
                <w:sz w:val="24"/>
                <w:szCs w:val="24"/>
              </w:rPr>
            </w:pPr>
            <w:r w:rsidRPr="00091328">
              <w:rPr>
                <w:rFonts w:ascii="Consolas" w:hAnsi="Consolas" w:cs="Consolas"/>
                <w:b/>
                <w:bCs/>
                <w:color w:val="0070C0"/>
                <w:sz w:val="24"/>
                <w:szCs w:val="24"/>
              </w:rPr>
              <w:t xml:space="preserve">    "loveNo": "20170331173905"</w:t>
            </w:r>
          </w:p>
          <w:p w:rsidR="004E5698" w:rsidRPr="007856FB" w:rsidRDefault="00091328" w:rsidP="00091328">
            <w:pPr>
              <w:ind w:left="120" w:hangingChars="50" w:hanging="120"/>
              <w:jc w:val="left"/>
              <w:rPr>
                <w:rFonts w:ascii="Consolas" w:hAnsi="Consolas" w:cs="Consolas"/>
                <w:b/>
                <w:color w:val="0070C0"/>
                <w:szCs w:val="21"/>
              </w:rPr>
            </w:pPr>
            <w:r w:rsidRPr="00091328">
              <w:rPr>
                <w:rFonts w:ascii="Consolas" w:hAnsi="Consolas" w:cs="Consolas"/>
                <w:b/>
                <w:bCs/>
                <w:color w:val="0070C0"/>
                <w:sz w:val="24"/>
                <w:szCs w:val="24"/>
              </w:rPr>
              <w:t>}</w:t>
            </w:r>
          </w:p>
        </w:tc>
      </w:tr>
      <w:tr w:rsidR="004E5698" w:rsidTr="00091328">
        <w:tc>
          <w:tcPr>
            <w:tcW w:w="1838" w:type="dxa"/>
            <w:shd w:val="clear" w:color="auto" w:fill="A6A6A6" w:themeFill="background1" w:themeFillShade="A6"/>
            <w:vAlign w:val="center"/>
          </w:tcPr>
          <w:p w:rsidR="004E5698" w:rsidRDefault="004E5698" w:rsidP="00091328">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4E5698" w:rsidRDefault="004E5698" w:rsidP="00091328">
            <w:pPr>
              <w:ind w:firstLine="210"/>
              <w:jc w:val="center"/>
              <w:rPr>
                <w:rFonts w:ascii="宋体" w:hAnsi="宋体"/>
                <w:bCs/>
                <w:szCs w:val="21"/>
              </w:rPr>
            </w:pPr>
          </w:p>
        </w:tc>
        <w:tc>
          <w:tcPr>
            <w:tcW w:w="2762" w:type="dxa"/>
            <w:gridSpan w:val="2"/>
            <w:shd w:val="clear" w:color="auto" w:fill="A6A6A6" w:themeFill="background1" w:themeFillShade="A6"/>
          </w:tcPr>
          <w:p w:rsidR="004E5698" w:rsidRDefault="004E5698" w:rsidP="00091328">
            <w:pPr>
              <w:ind w:firstLine="210"/>
              <w:jc w:val="center"/>
              <w:rPr>
                <w:rFonts w:ascii="宋体" w:hAnsi="宋体"/>
                <w:bCs/>
                <w:szCs w:val="21"/>
              </w:rPr>
            </w:pPr>
          </w:p>
        </w:tc>
        <w:tc>
          <w:tcPr>
            <w:tcW w:w="1847" w:type="dxa"/>
            <w:shd w:val="clear" w:color="auto" w:fill="A6A6A6" w:themeFill="background1" w:themeFillShade="A6"/>
          </w:tcPr>
          <w:p w:rsidR="004E5698" w:rsidRDefault="004E5698" w:rsidP="00091328">
            <w:pPr>
              <w:ind w:firstLine="210"/>
              <w:jc w:val="center"/>
              <w:rPr>
                <w:rFonts w:ascii="宋体" w:hAnsi="宋体"/>
                <w:bCs/>
                <w:szCs w:val="21"/>
              </w:rPr>
            </w:pPr>
          </w:p>
        </w:tc>
      </w:tr>
      <w:tr w:rsidR="004E5698" w:rsidRPr="00F64465" w:rsidTr="00091328">
        <w:tc>
          <w:tcPr>
            <w:tcW w:w="1838" w:type="dxa"/>
            <w:shd w:val="clear" w:color="auto" w:fill="FFFFFF" w:themeFill="background1"/>
            <w:vAlign w:val="center"/>
          </w:tcPr>
          <w:p w:rsidR="004E5698" w:rsidRPr="00F64465" w:rsidRDefault="004E5698" w:rsidP="00091328">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4E5698" w:rsidRPr="00F64465" w:rsidRDefault="004E5698" w:rsidP="00091328">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4E5698" w:rsidRPr="00F64465" w:rsidRDefault="004E5698" w:rsidP="00091328">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4E5698" w:rsidRPr="00F64465" w:rsidRDefault="004E5698" w:rsidP="00091328">
            <w:pPr>
              <w:widowControl/>
              <w:jc w:val="center"/>
              <w:rPr>
                <w:rFonts w:ascii="Consolas" w:hAnsi="Consolas" w:cs="Consolas"/>
                <w:szCs w:val="21"/>
              </w:rPr>
            </w:pPr>
          </w:p>
        </w:tc>
      </w:tr>
      <w:tr w:rsidR="004E5698" w:rsidRPr="00F64465" w:rsidTr="00091328">
        <w:tc>
          <w:tcPr>
            <w:tcW w:w="1838" w:type="dxa"/>
            <w:shd w:val="clear" w:color="auto" w:fill="FFFFFF" w:themeFill="background1"/>
            <w:vAlign w:val="center"/>
          </w:tcPr>
          <w:p w:rsidR="004E5698" w:rsidRPr="00F64465" w:rsidRDefault="004E5698" w:rsidP="00091328">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4E5698" w:rsidRPr="00F64465" w:rsidRDefault="004E5698" w:rsidP="00091328">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4E5698" w:rsidRPr="00F64465" w:rsidRDefault="004E5698" w:rsidP="00091328">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4E5698" w:rsidRPr="00F64465" w:rsidRDefault="004E5698" w:rsidP="00091328">
            <w:pPr>
              <w:widowControl/>
              <w:jc w:val="center"/>
              <w:rPr>
                <w:rFonts w:ascii="Consolas" w:hAnsi="Consolas" w:cs="Consolas"/>
                <w:szCs w:val="21"/>
              </w:rPr>
            </w:pPr>
          </w:p>
        </w:tc>
      </w:tr>
      <w:tr w:rsidR="004E5698" w:rsidRPr="00F64465" w:rsidTr="00091328">
        <w:tc>
          <w:tcPr>
            <w:tcW w:w="1838" w:type="dxa"/>
            <w:shd w:val="clear" w:color="auto" w:fill="FFFFFF" w:themeFill="background1"/>
            <w:vAlign w:val="center"/>
          </w:tcPr>
          <w:p w:rsidR="004E5698" w:rsidRPr="004E5698" w:rsidRDefault="004E5698" w:rsidP="00091328">
            <w:pPr>
              <w:jc w:val="center"/>
            </w:pPr>
            <w:r w:rsidRPr="004E5698">
              <w:t>total</w:t>
            </w:r>
          </w:p>
        </w:tc>
        <w:tc>
          <w:tcPr>
            <w:tcW w:w="2620" w:type="dxa"/>
            <w:shd w:val="clear" w:color="auto" w:fill="FFFFFF" w:themeFill="background1"/>
            <w:vAlign w:val="center"/>
          </w:tcPr>
          <w:p w:rsidR="004E5698" w:rsidRPr="004E5698" w:rsidRDefault="004E5698" w:rsidP="00091328">
            <w:pPr>
              <w:jc w:val="center"/>
              <w:rPr>
                <w:bCs/>
                <w:szCs w:val="21"/>
              </w:rPr>
            </w:pPr>
            <w:r w:rsidRPr="004E5698">
              <w:rPr>
                <w:rFonts w:hint="eastAsia"/>
                <w:bCs/>
                <w:szCs w:val="21"/>
              </w:rPr>
              <w:t>总数量</w:t>
            </w:r>
          </w:p>
        </w:tc>
        <w:tc>
          <w:tcPr>
            <w:tcW w:w="2762" w:type="dxa"/>
            <w:gridSpan w:val="2"/>
            <w:shd w:val="clear" w:color="auto" w:fill="FFFFFF" w:themeFill="background1"/>
          </w:tcPr>
          <w:p w:rsidR="004E5698" w:rsidRDefault="004E5698" w:rsidP="00091328">
            <w:pPr>
              <w:ind w:firstLine="210"/>
              <w:jc w:val="center"/>
              <w:rPr>
                <w:rFonts w:ascii="宋体" w:hAnsi="宋体"/>
                <w:bCs/>
                <w:szCs w:val="21"/>
              </w:rPr>
            </w:pPr>
          </w:p>
        </w:tc>
        <w:tc>
          <w:tcPr>
            <w:tcW w:w="1847" w:type="dxa"/>
            <w:shd w:val="clear" w:color="auto" w:fill="FFFFFF" w:themeFill="background1"/>
          </w:tcPr>
          <w:p w:rsidR="004E5698" w:rsidRDefault="004E5698" w:rsidP="00091328">
            <w:pPr>
              <w:ind w:firstLine="210"/>
              <w:jc w:val="center"/>
              <w:rPr>
                <w:rFonts w:ascii="宋体" w:hAnsi="宋体"/>
                <w:bCs/>
                <w:szCs w:val="21"/>
              </w:rPr>
            </w:pPr>
          </w:p>
        </w:tc>
      </w:tr>
      <w:tr w:rsidR="004E5698" w:rsidRPr="00F64465" w:rsidTr="00091328">
        <w:tc>
          <w:tcPr>
            <w:tcW w:w="1838" w:type="dxa"/>
            <w:shd w:val="clear" w:color="auto" w:fill="FFFFFF" w:themeFill="background1"/>
            <w:vAlign w:val="center"/>
          </w:tcPr>
          <w:p w:rsidR="004E5698" w:rsidRPr="004E5698" w:rsidRDefault="004E5698" w:rsidP="00091328">
            <w:pPr>
              <w:jc w:val="center"/>
              <w:rPr>
                <w:b/>
                <w:bCs/>
                <w:szCs w:val="21"/>
              </w:rPr>
            </w:pPr>
            <w:r w:rsidRPr="004E5698">
              <w:rPr>
                <w:rFonts w:ascii="Courier New" w:hAnsi="Courier New" w:cs="Courier New"/>
              </w:rPr>
              <w:t>sort</w:t>
            </w:r>
          </w:p>
        </w:tc>
        <w:tc>
          <w:tcPr>
            <w:tcW w:w="2620" w:type="dxa"/>
            <w:shd w:val="clear" w:color="auto" w:fill="FFFFFF" w:themeFill="background1"/>
            <w:vAlign w:val="center"/>
          </w:tcPr>
          <w:p w:rsidR="004E5698" w:rsidRPr="004E5698" w:rsidRDefault="004E5698" w:rsidP="00091328">
            <w:pPr>
              <w:jc w:val="center"/>
              <w:rPr>
                <w:rFonts w:ascii="Courier New" w:hAnsi="Courier New" w:cs="Courier New"/>
              </w:rPr>
            </w:pPr>
            <w:r w:rsidRPr="004E5698">
              <w:rPr>
                <w:rFonts w:hint="eastAsia"/>
                <w:bCs/>
                <w:szCs w:val="21"/>
              </w:rPr>
              <w:t>排序方式</w:t>
            </w:r>
          </w:p>
        </w:tc>
        <w:tc>
          <w:tcPr>
            <w:tcW w:w="2762" w:type="dxa"/>
            <w:gridSpan w:val="2"/>
            <w:shd w:val="clear" w:color="auto" w:fill="FFFFFF" w:themeFill="background1"/>
          </w:tcPr>
          <w:p w:rsidR="004E5698" w:rsidRDefault="004E5698" w:rsidP="00091328">
            <w:pPr>
              <w:ind w:firstLine="210"/>
              <w:jc w:val="center"/>
              <w:rPr>
                <w:rFonts w:ascii="宋体" w:hAnsi="宋体"/>
                <w:bCs/>
                <w:szCs w:val="21"/>
              </w:rPr>
            </w:pPr>
          </w:p>
        </w:tc>
        <w:tc>
          <w:tcPr>
            <w:tcW w:w="1847" w:type="dxa"/>
            <w:shd w:val="clear" w:color="auto" w:fill="FFFFFF" w:themeFill="background1"/>
          </w:tcPr>
          <w:p w:rsidR="004E5698" w:rsidRDefault="004E5698" w:rsidP="00091328">
            <w:pPr>
              <w:ind w:firstLine="210"/>
              <w:jc w:val="center"/>
              <w:rPr>
                <w:rFonts w:ascii="宋体" w:hAnsi="宋体"/>
                <w:bCs/>
                <w:szCs w:val="21"/>
              </w:rPr>
            </w:pPr>
          </w:p>
        </w:tc>
      </w:tr>
      <w:tr w:rsidR="004E5698" w:rsidRPr="00F64465" w:rsidTr="00091328">
        <w:tc>
          <w:tcPr>
            <w:tcW w:w="1838" w:type="dxa"/>
            <w:shd w:val="clear" w:color="auto" w:fill="FFFFFF" w:themeFill="background1"/>
            <w:vAlign w:val="center"/>
          </w:tcPr>
          <w:p w:rsidR="004E5698" w:rsidRPr="004E5698" w:rsidRDefault="004E5698" w:rsidP="00091328">
            <w:pPr>
              <w:jc w:val="center"/>
              <w:rPr>
                <w:rFonts w:ascii="Courier New" w:hAnsi="Courier New" w:cs="Courier New"/>
              </w:rPr>
            </w:pPr>
            <w:r w:rsidRPr="004E5698">
              <w:rPr>
                <w:rFonts w:ascii="Courier New" w:hAnsi="Courier New" w:cs="Courier New" w:hint="eastAsia"/>
              </w:rPr>
              <w:t>rows</w:t>
            </w:r>
          </w:p>
        </w:tc>
        <w:tc>
          <w:tcPr>
            <w:tcW w:w="2620" w:type="dxa"/>
            <w:shd w:val="clear" w:color="auto" w:fill="FFFFFF" w:themeFill="background1"/>
            <w:vAlign w:val="center"/>
          </w:tcPr>
          <w:p w:rsidR="004E5698" w:rsidRPr="004E5698" w:rsidRDefault="004E5698" w:rsidP="00091328">
            <w:pPr>
              <w:jc w:val="center"/>
              <w:rPr>
                <w:bCs/>
                <w:szCs w:val="21"/>
              </w:rPr>
            </w:pPr>
            <w:r w:rsidRPr="004E5698">
              <w:rPr>
                <w:rFonts w:hint="eastAsia"/>
                <w:bCs/>
                <w:szCs w:val="21"/>
              </w:rPr>
              <w:t>每页显示条数</w:t>
            </w:r>
          </w:p>
        </w:tc>
        <w:tc>
          <w:tcPr>
            <w:tcW w:w="2762" w:type="dxa"/>
            <w:gridSpan w:val="2"/>
            <w:shd w:val="clear" w:color="auto" w:fill="FFFFFF" w:themeFill="background1"/>
          </w:tcPr>
          <w:p w:rsidR="004E5698" w:rsidRDefault="004E5698" w:rsidP="00091328">
            <w:pPr>
              <w:ind w:firstLine="210"/>
              <w:jc w:val="center"/>
              <w:rPr>
                <w:rFonts w:ascii="宋体" w:hAnsi="宋体"/>
                <w:bCs/>
                <w:szCs w:val="21"/>
              </w:rPr>
            </w:pPr>
          </w:p>
        </w:tc>
        <w:tc>
          <w:tcPr>
            <w:tcW w:w="1847" w:type="dxa"/>
            <w:shd w:val="clear" w:color="auto" w:fill="FFFFFF" w:themeFill="background1"/>
          </w:tcPr>
          <w:p w:rsidR="004E5698" w:rsidRDefault="004E5698" w:rsidP="00091328">
            <w:pPr>
              <w:ind w:firstLine="210"/>
              <w:jc w:val="center"/>
              <w:rPr>
                <w:rFonts w:ascii="宋体" w:hAnsi="宋体"/>
                <w:bCs/>
                <w:szCs w:val="21"/>
              </w:rPr>
            </w:pPr>
          </w:p>
        </w:tc>
      </w:tr>
      <w:tr w:rsidR="00DC31F1" w:rsidRPr="00F64465" w:rsidTr="00091328">
        <w:tc>
          <w:tcPr>
            <w:tcW w:w="1838" w:type="dxa"/>
            <w:vMerge w:val="restart"/>
            <w:shd w:val="clear" w:color="auto" w:fill="FFFFFF" w:themeFill="background1"/>
            <w:vAlign w:val="center"/>
          </w:tcPr>
          <w:p w:rsidR="00DC31F1" w:rsidRDefault="00DC31F1" w:rsidP="00091328">
            <w:pPr>
              <w:jc w:val="center"/>
              <w:rPr>
                <w:rFonts w:ascii="Courier New" w:hAnsi="Courier New" w:cs="Courier New"/>
              </w:rPr>
            </w:pPr>
            <w:r w:rsidRPr="001A463E">
              <w:rPr>
                <w:rFonts w:ascii="Tahoma" w:hAnsi="Tahoma" w:cs="Tahoma"/>
                <w:color w:val="434343"/>
                <w:sz w:val="18"/>
                <w:szCs w:val="18"/>
                <w:shd w:val="clear" w:color="auto" w:fill="F2F2F2"/>
              </w:rPr>
              <w:t>myDonateList</w:t>
            </w:r>
          </w:p>
        </w:tc>
        <w:tc>
          <w:tcPr>
            <w:tcW w:w="2620" w:type="dxa"/>
            <w:shd w:val="clear" w:color="auto" w:fill="FFFFFF" w:themeFill="background1"/>
            <w:vAlign w:val="center"/>
          </w:tcPr>
          <w:p w:rsidR="00DC31F1" w:rsidRDefault="00DC31F1" w:rsidP="00091328">
            <w:pPr>
              <w:jc w:val="center"/>
              <w:rPr>
                <w:bCs/>
                <w:szCs w:val="21"/>
              </w:rPr>
            </w:pPr>
            <w:r w:rsidRPr="00AC2014">
              <w:rPr>
                <w:bCs/>
                <w:szCs w:val="21"/>
              </w:rPr>
              <w:t>id</w:t>
            </w:r>
          </w:p>
        </w:tc>
        <w:tc>
          <w:tcPr>
            <w:tcW w:w="2762" w:type="dxa"/>
            <w:gridSpan w:val="2"/>
            <w:shd w:val="clear" w:color="auto" w:fill="FFFFFF" w:themeFill="background1"/>
          </w:tcPr>
          <w:p w:rsidR="00DC31F1" w:rsidRDefault="00DC31F1" w:rsidP="00091328">
            <w:pPr>
              <w:ind w:firstLine="210"/>
              <w:jc w:val="center"/>
              <w:rPr>
                <w:rFonts w:ascii="宋体" w:hAnsi="宋体"/>
                <w:bCs/>
                <w:szCs w:val="21"/>
              </w:rPr>
            </w:pPr>
            <w:r>
              <w:rPr>
                <w:rFonts w:ascii="宋体" w:hAnsi="宋体"/>
                <w:bCs/>
                <w:szCs w:val="21"/>
              </w:rPr>
              <w:t>申请记录Id</w:t>
            </w:r>
          </w:p>
        </w:tc>
        <w:tc>
          <w:tcPr>
            <w:tcW w:w="1847" w:type="dxa"/>
            <w:shd w:val="clear" w:color="auto" w:fill="FFFFFF" w:themeFill="background1"/>
          </w:tcPr>
          <w:p w:rsidR="00DC31F1" w:rsidRDefault="00DC31F1" w:rsidP="00091328">
            <w:pPr>
              <w:ind w:firstLine="210"/>
              <w:jc w:val="center"/>
              <w:rPr>
                <w:rFonts w:ascii="宋体" w:hAnsi="宋体"/>
                <w:bCs/>
                <w:szCs w:val="21"/>
              </w:rPr>
            </w:pPr>
          </w:p>
        </w:tc>
      </w:tr>
      <w:tr w:rsidR="00DC31F1" w:rsidRPr="00F64465" w:rsidTr="00091328">
        <w:tc>
          <w:tcPr>
            <w:tcW w:w="1838" w:type="dxa"/>
            <w:vMerge/>
            <w:shd w:val="clear" w:color="auto" w:fill="FFFFFF" w:themeFill="background1"/>
            <w:vAlign w:val="center"/>
          </w:tcPr>
          <w:p w:rsidR="00DC31F1" w:rsidRPr="00F64465" w:rsidRDefault="00DC31F1" w:rsidP="00091328">
            <w:pPr>
              <w:jc w:val="center"/>
              <w:rPr>
                <w:rFonts w:ascii="Consolas" w:hAnsi="Consolas" w:cs="Consolas"/>
                <w:szCs w:val="21"/>
              </w:rPr>
            </w:pPr>
          </w:p>
        </w:tc>
        <w:tc>
          <w:tcPr>
            <w:tcW w:w="2620"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r w:rsidRPr="00AC2014">
              <w:rPr>
                <w:rFonts w:ascii="Consolas" w:hAnsi="Consolas" w:cs="Consolas"/>
                <w:bCs/>
                <w:szCs w:val="21"/>
              </w:rPr>
              <w:t>loveNo</w:t>
            </w:r>
          </w:p>
        </w:tc>
        <w:tc>
          <w:tcPr>
            <w:tcW w:w="2762" w:type="dxa"/>
            <w:gridSpan w:val="2"/>
            <w:shd w:val="clear" w:color="auto" w:fill="FFFFFF" w:themeFill="background1"/>
          </w:tcPr>
          <w:p w:rsidR="00DC31F1" w:rsidRPr="00F64465" w:rsidRDefault="00DC31F1" w:rsidP="00091328">
            <w:pPr>
              <w:pStyle w:val="a8"/>
              <w:jc w:val="center"/>
              <w:rPr>
                <w:rFonts w:ascii="Consolas" w:hAnsi="Consolas" w:cs="Consolas"/>
                <w:bCs/>
              </w:rPr>
            </w:pPr>
            <w:r>
              <w:rPr>
                <w:rFonts w:ascii="Consolas" w:hAnsi="Consolas" w:cs="Consolas" w:hint="eastAsia"/>
                <w:bCs/>
              </w:rPr>
              <w:t>此捐赠的</w:t>
            </w:r>
            <w:r>
              <w:rPr>
                <w:rFonts w:ascii="Consolas" w:hAnsi="Consolas" w:cs="Consolas" w:hint="eastAsia"/>
                <w:bCs/>
              </w:rPr>
              <w:t>love</w:t>
            </w:r>
            <w:r>
              <w:rPr>
                <w:rFonts w:ascii="Consolas" w:hAnsi="Consolas" w:cs="Consolas"/>
                <w:bCs/>
              </w:rPr>
              <w:t>NO</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F64465" w:rsidRDefault="00DC31F1" w:rsidP="00091328">
            <w:pPr>
              <w:jc w:val="center"/>
              <w:rPr>
                <w:rFonts w:ascii="Consolas" w:hAnsi="Consolas" w:cs="Consolas"/>
                <w:szCs w:val="21"/>
              </w:rPr>
            </w:pPr>
          </w:p>
        </w:tc>
        <w:tc>
          <w:tcPr>
            <w:tcW w:w="2620" w:type="dxa"/>
            <w:shd w:val="clear" w:color="auto" w:fill="FFFFFF" w:themeFill="background1"/>
            <w:vAlign w:val="center"/>
          </w:tcPr>
          <w:p w:rsidR="00DC31F1" w:rsidRPr="00AB4D6D" w:rsidRDefault="00DC31F1" w:rsidP="00091328">
            <w:pPr>
              <w:widowControl/>
              <w:jc w:val="center"/>
              <w:rPr>
                <w:rFonts w:ascii="Consolas" w:hAnsi="Consolas" w:cs="Consolas"/>
                <w:szCs w:val="21"/>
              </w:rPr>
            </w:pPr>
            <w:r w:rsidRPr="00E74087">
              <w:rPr>
                <w:rFonts w:ascii="Consolas" w:hAnsi="Consolas" w:cs="Consolas"/>
                <w:bCs/>
                <w:szCs w:val="21"/>
              </w:rPr>
              <w:t>appliyCount</w:t>
            </w:r>
          </w:p>
        </w:tc>
        <w:tc>
          <w:tcPr>
            <w:tcW w:w="2762" w:type="dxa"/>
            <w:gridSpan w:val="2"/>
            <w:shd w:val="clear" w:color="auto" w:fill="FFFFFF" w:themeFill="background1"/>
          </w:tcPr>
          <w:p w:rsidR="00DC31F1" w:rsidRPr="00AB4D6D" w:rsidRDefault="00DC31F1" w:rsidP="00091328">
            <w:pPr>
              <w:pStyle w:val="a8"/>
              <w:jc w:val="center"/>
              <w:rPr>
                <w:rFonts w:ascii="Consolas" w:hAnsi="Consolas" w:cs="Consolas"/>
                <w:bCs/>
              </w:rPr>
            </w:pPr>
            <w:r>
              <w:rPr>
                <w:rFonts w:ascii="Consolas" w:hAnsi="Consolas" w:cs="Consolas" w:hint="eastAsia"/>
                <w:bCs/>
              </w:rPr>
              <w:t>申请人数</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F64465"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r w:rsidRPr="00E74087">
              <w:rPr>
                <w:rFonts w:ascii="Consolas" w:hAnsi="Consolas" w:cs="Consolas" w:hint="eastAsia"/>
                <w:bCs/>
                <w:szCs w:val="21"/>
              </w:rPr>
              <w:t>itemsName</w:t>
            </w:r>
          </w:p>
        </w:tc>
        <w:tc>
          <w:tcPr>
            <w:tcW w:w="2762" w:type="dxa"/>
            <w:gridSpan w:val="2"/>
            <w:shd w:val="clear" w:color="auto" w:fill="FFFFFF" w:themeFill="background1"/>
          </w:tcPr>
          <w:p w:rsidR="00DC31F1" w:rsidRPr="00F64465" w:rsidRDefault="00DC31F1" w:rsidP="00091328">
            <w:pPr>
              <w:pStyle w:val="a8"/>
              <w:jc w:val="center"/>
              <w:rPr>
                <w:rFonts w:ascii="Consolas" w:hAnsi="Consolas" w:cs="Consolas"/>
                <w:bCs/>
              </w:rPr>
            </w:pPr>
            <w:r>
              <w:rPr>
                <w:rFonts w:ascii="Consolas" w:hAnsi="Consolas" w:cs="Consolas" w:hint="eastAsia"/>
                <w:bCs/>
              </w:rPr>
              <w:t>物品名称</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F64465"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r w:rsidRPr="00E74087">
              <w:rPr>
                <w:rFonts w:ascii="Consolas" w:hAnsi="Consolas" w:cs="Consolas"/>
                <w:bCs/>
                <w:szCs w:val="21"/>
              </w:rPr>
              <w:t>loveType</w:t>
            </w:r>
          </w:p>
        </w:tc>
        <w:tc>
          <w:tcPr>
            <w:tcW w:w="2762" w:type="dxa"/>
            <w:gridSpan w:val="2"/>
            <w:shd w:val="clear" w:color="auto" w:fill="FFFFFF" w:themeFill="background1"/>
          </w:tcPr>
          <w:p w:rsidR="00DC31F1" w:rsidRPr="00F64465" w:rsidRDefault="00DC31F1" w:rsidP="00091328">
            <w:pPr>
              <w:pStyle w:val="a8"/>
              <w:jc w:val="center"/>
              <w:rPr>
                <w:rFonts w:ascii="Consolas" w:hAnsi="Consolas" w:cs="Consolas"/>
                <w:bCs/>
              </w:rPr>
            </w:pPr>
            <w:r>
              <w:rPr>
                <w:rFonts w:ascii="Consolas" w:hAnsi="Consolas" w:cs="Consolas" w:hint="eastAsia"/>
                <w:bCs/>
              </w:rPr>
              <w:t>捐赠类型</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F64465"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r w:rsidRPr="00E74087">
              <w:rPr>
                <w:rFonts w:ascii="Consolas" w:hAnsi="Consolas" w:cs="Consolas"/>
                <w:bCs/>
                <w:szCs w:val="21"/>
              </w:rPr>
              <w:t>isvalid</w:t>
            </w:r>
          </w:p>
        </w:tc>
        <w:tc>
          <w:tcPr>
            <w:tcW w:w="2762" w:type="dxa"/>
            <w:gridSpan w:val="2"/>
            <w:shd w:val="clear" w:color="auto" w:fill="FFFFFF" w:themeFill="background1"/>
          </w:tcPr>
          <w:p w:rsidR="00DC31F1" w:rsidRPr="00F64465" w:rsidRDefault="00DC31F1" w:rsidP="00091328">
            <w:pPr>
              <w:pStyle w:val="a8"/>
              <w:jc w:val="center"/>
              <w:rPr>
                <w:rFonts w:ascii="Consolas" w:hAnsi="Consolas" w:cs="Consolas"/>
                <w:bCs/>
              </w:rPr>
            </w:pPr>
            <w:r>
              <w:rPr>
                <w:rFonts w:ascii="Consolas" w:hAnsi="Consolas" w:cs="Consolas" w:hint="eastAsia"/>
                <w:bCs/>
              </w:rPr>
              <w:t>0</w:t>
            </w:r>
            <w:r>
              <w:rPr>
                <w:rFonts w:ascii="Consolas" w:hAnsi="Consolas" w:cs="Consolas" w:hint="eastAsia"/>
                <w:bCs/>
              </w:rPr>
              <w:t>：无效，</w:t>
            </w:r>
            <w:r>
              <w:rPr>
                <w:rFonts w:ascii="Consolas" w:hAnsi="Consolas" w:cs="Consolas" w:hint="eastAsia"/>
                <w:bCs/>
              </w:rPr>
              <w:t>1</w:t>
            </w:r>
            <w:r>
              <w:rPr>
                <w:rFonts w:ascii="Consolas" w:hAnsi="Consolas" w:cs="Consolas" w:hint="eastAsia"/>
                <w:bCs/>
              </w:rPr>
              <w:t>：有效</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8513AD" w:rsidRDefault="00DC31F1" w:rsidP="00E74087">
            <w:pPr>
              <w:widowControl/>
              <w:jc w:val="center"/>
              <w:rPr>
                <w:rFonts w:ascii="Consolas" w:hAnsi="Consolas" w:cs="Consolas"/>
                <w:szCs w:val="21"/>
              </w:rPr>
            </w:pPr>
          </w:p>
        </w:tc>
        <w:tc>
          <w:tcPr>
            <w:tcW w:w="2620" w:type="dxa"/>
            <w:shd w:val="clear" w:color="auto" w:fill="FFFFFF" w:themeFill="background1"/>
            <w:vAlign w:val="center"/>
          </w:tcPr>
          <w:p w:rsidR="00DC31F1" w:rsidRPr="008513AD" w:rsidRDefault="00DC31F1" w:rsidP="00E74087">
            <w:pPr>
              <w:widowControl/>
              <w:jc w:val="center"/>
              <w:rPr>
                <w:rFonts w:ascii="Consolas" w:hAnsi="Consolas" w:cs="Consolas"/>
                <w:szCs w:val="21"/>
              </w:rPr>
            </w:pPr>
            <w:r w:rsidRPr="00E74087">
              <w:rPr>
                <w:rFonts w:ascii="Consolas" w:hAnsi="Consolas" w:cs="Consolas"/>
                <w:bCs/>
                <w:szCs w:val="21"/>
              </w:rPr>
              <w:t>userId</w:t>
            </w:r>
          </w:p>
        </w:tc>
        <w:tc>
          <w:tcPr>
            <w:tcW w:w="2762" w:type="dxa"/>
            <w:gridSpan w:val="2"/>
            <w:shd w:val="clear" w:color="auto" w:fill="FFFFFF" w:themeFill="background1"/>
          </w:tcPr>
          <w:p w:rsidR="00DC31F1" w:rsidRDefault="00DC31F1" w:rsidP="00E74087">
            <w:pPr>
              <w:pStyle w:val="a8"/>
              <w:jc w:val="center"/>
              <w:rPr>
                <w:rFonts w:ascii="Consolas" w:hAnsi="Consolas" w:cs="Consolas"/>
                <w:bCs/>
              </w:rPr>
            </w:pPr>
            <w:r>
              <w:rPr>
                <w:rFonts w:ascii="Consolas" w:hAnsi="Consolas" w:cs="Consolas" w:hint="eastAsia"/>
                <w:bCs/>
              </w:rPr>
              <w:t>用户</w:t>
            </w:r>
            <w:r>
              <w:rPr>
                <w:rFonts w:ascii="Consolas" w:hAnsi="Consolas" w:cs="Consolas" w:hint="eastAsia"/>
                <w:bCs/>
              </w:rPr>
              <w:t>id</w:t>
            </w:r>
          </w:p>
        </w:tc>
        <w:tc>
          <w:tcPr>
            <w:tcW w:w="1847" w:type="dxa"/>
            <w:shd w:val="clear" w:color="auto" w:fill="FFFFFF" w:themeFill="background1"/>
            <w:vAlign w:val="center"/>
          </w:tcPr>
          <w:p w:rsidR="00DC31F1" w:rsidRPr="00F64465" w:rsidRDefault="00DC31F1" w:rsidP="00E74087">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8513AD"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8513AD" w:rsidRDefault="00DC31F1" w:rsidP="00091328">
            <w:pPr>
              <w:widowControl/>
              <w:jc w:val="center"/>
              <w:rPr>
                <w:rFonts w:ascii="Consolas" w:hAnsi="Consolas" w:cs="Consolas"/>
                <w:szCs w:val="21"/>
              </w:rPr>
            </w:pPr>
            <w:r w:rsidRPr="00E74087">
              <w:rPr>
                <w:rFonts w:ascii="Consolas" w:hAnsi="Consolas" w:cs="Consolas" w:hint="eastAsia"/>
                <w:bCs/>
                <w:szCs w:val="21"/>
              </w:rPr>
              <w:t>itemsDesc</w:t>
            </w:r>
          </w:p>
        </w:tc>
        <w:tc>
          <w:tcPr>
            <w:tcW w:w="2762" w:type="dxa"/>
            <w:gridSpan w:val="2"/>
            <w:shd w:val="clear" w:color="auto" w:fill="FFFFFF" w:themeFill="background1"/>
          </w:tcPr>
          <w:p w:rsidR="00DC31F1" w:rsidRDefault="00DC31F1" w:rsidP="00091328">
            <w:pPr>
              <w:pStyle w:val="a8"/>
              <w:jc w:val="center"/>
              <w:rPr>
                <w:rFonts w:ascii="Consolas" w:hAnsi="Consolas" w:cs="Consolas"/>
                <w:bCs/>
              </w:rPr>
            </w:pPr>
            <w:r>
              <w:rPr>
                <w:rFonts w:ascii="Consolas" w:hAnsi="Consolas" w:cs="Consolas" w:hint="eastAsia"/>
                <w:bCs/>
              </w:rPr>
              <w:t>物品描述</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8513AD"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A23B27" w:rsidRDefault="00DC31F1" w:rsidP="00091328">
            <w:pPr>
              <w:widowControl/>
              <w:jc w:val="center"/>
              <w:rPr>
                <w:rFonts w:ascii="Consolas" w:hAnsi="Consolas" w:cs="Consolas"/>
                <w:szCs w:val="21"/>
              </w:rPr>
            </w:pPr>
            <w:r w:rsidRPr="00E74087">
              <w:rPr>
                <w:rFonts w:ascii="Consolas" w:hAnsi="Consolas" w:cs="Consolas"/>
                <w:bCs/>
                <w:szCs w:val="21"/>
              </w:rPr>
              <w:t>picurl</w:t>
            </w:r>
          </w:p>
        </w:tc>
        <w:tc>
          <w:tcPr>
            <w:tcW w:w="2762" w:type="dxa"/>
            <w:gridSpan w:val="2"/>
            <w:shd w:val="clear" w:color="auto" w:fill="FFFFFF" w:themeFill="background1"/>
          </w:tcPr>
          <w:p w:rsidR="00DC31F1" w:rsidRDefault="00DC31F1" w:rsidP="00091328">
            <w:pPr>
              <w:pStyle w:val="a8"/>
              <w:jc w:val="center"/>
              <w:rPr>
                <w:rFonts w:ascii="Consolas" w:hAnsi="Consolas" w:cs="Consolas"/>
                <w:bCs/>
              </w:rPr>
            </w:pPr>
            <w:r>
              <w:rPr>
                <w:rFonts w:ascii="Consolas" w:hAnsi="Consolas" w:cs="Consolas" w:hint="eastAsia"/>
                <w:bCs/>
              </w:rPr>
              <w:t>物品图片路径</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8513AD"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AB4D6D" w:rsidRDefault="00DC31F1" w:rsidP="00091328">
            <w:pPr>
              <w:widowControl/>
              <w:jc w:val="center"/>
              <w:rPr>
                <w:rFonts w:ascii="Consolas" w:hAnsi="Consolas" w:cs="Consolas"/>
                <w:bCs/>
                <w:szCs w:val="21"/>
              </w:rPr>
            </w:pPr>
            <w:r w:rsidRPr="00E74087">
              <w:rPr>
                <w:rFonts w:ascii="Consolas" w:hAnsi="Consolas" w:cs="Consolas" w:hint="eastAsia"/>
                <w:bCs/>
                <w:szCs w:val="21"/>
              </w:rPr>
              <w:t>reason</w:t>
            </w:r>
          </w:p>
        </w:tc>
        <w:tc>
          <w:tcPr>
            <w:tcW w:w="2762" w:type="dxa"/>
            <w:gridSpan w:val="2"/>
            <w:shd w:val="clear" w:color="auto" w:fill="FFFFFF" w:themeFill="background1"/>
          </w:tcPr>
          <w:p w:rsidR="00DC31F1" w:rsidRDefault="00DC31F1" w:rsidP="00091328">
            <w:pPr>
              <w:pStyle w:val="a8"/>
              <w:jc w:val="center"/>
              <w:rPr>
                <w:rFonts w:ascii="Consolas" w:hAnsi="Consolas" w:cs="Consolas"/>
                <w:bCs/>
              </w:rPr>
            </w:pPr>
            <w:r>
              <w:rPr>
                <w:rFonts w:ascii="Consolas" w:hAnsi="Consolas" w:cs="Consolas" w:hint="eastAsia"/>
                <w:bCs/>
              </w:rPr>
              <w:t>捐赠原因</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8513AD"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C31EF2" w:rsidRDefault="00DC31F1" w:rsidP="00091328">
            <w:pPr>
              <w:widowControl/>
              <w:jc w:val="center"/>
              <w:rPr>
                <w:rFonts w:ascii="Consolas" w:hAnsi="Consolas" w:cs="Consolas"/>
                <w:bCs/>
                <w:szCs w:val="21"/>
              </w:rPr>
            </w:pPr>
            <w:r w:rsidRPr="00E74087">
              <w:rPr>
                <w:rFonts w:ascii="Consolas" w:hAnsi="Consolas" w:cs="Consolas"/>
                <w:bCs/>
                <w:szCs w:val="21"/>
              </w:rPr>
              <w:t>isHide</w:t>
            </w:r>
          </w:p>
        </w:tc>
        <w:tc>
          <w:tcPr>
            <w:tcW w:w="2762" w:type="dxa"/>
            <w:gridSpan w:val="2"/>
            <w:shd w:val="clear" w:color="auto" w:fill="FFFFFF" w:themeFill="background1"/>
          </w:tcPr>
          <w:p w:rsidR="00DC31F1" w:rsidRDefault="00DC31F1" w:rsidP="00091328">
            <w:pPr>
              <w:pStyle w:val="a8"/>
              <w:jc w:val="center"/>
              <w:rPr>
                <w:rFonts w:ascii="Consolas" w:hAnsi="Consolas" w:cs="Consolas"/>
                <w:bCs/>
              </w:rPr>
            </w:pPr>
            <w:r>
              <w:rPr>
                <w:rFonts w:ascii="Consolas" w:hAnsi="Consolas" w:cs="Consolas" w:hint="eastAsia"/>
                <w:bCs/>
              </w:rPr>
              <w:t>是否匿名</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8513AD"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8513AD" w:rsidRDefault="00DC31F1" w:rsidP="00091328">
            <w:pPr>
              <w:widowControl/>
              <w:jc w:val="center"/>
              <w:rPr>
                <w:rFonts w:ascii="Consolas" w:hAnsi="Consolas" w:cs="Consolas"/>
                <w:szCs w:val="21"/>
              </w:rPr>
            </w:pPr>
            <w:r w:rsidRPr="00E74087">
              <w:rPr>
                <w:rFonts w:ascii="Consolas" w:hAnsi="Consolas" w:cs="Consolas"/>
                <w:bCs/>
                <w:szCs w:val="21"/>
              </w:rPr>
              <w:t>loveStatus</w:t>
            </w:r>
          </w:p>
        </w:tc>
        <w:tc>
          <w:tcPr>
            <w:tcW w:w="2762" w:type="dxa"/>
            <w:gridSpan w:val="2"/>
            <w:shd w:val="clear" w:color="auto" w:fill="FFFFFF" w:themeFill="background1"/>
          </w:tcPr>
          <w:p w:rsidR="00DC31F1" w:rsidRDefault="00DC31F1" w:rsidP="00091328">
            <w:pPr>
              <w:pStyle w:val="a8"/>
              <w:jc w:val="center"/>
              <w:rPr>
                <w:rFonts w:ascii="Consolas" w:hAnsi="Consolas" w:cs="Consolas"/>
                <w:bCs/>
              </w:rPr>
            </w:pPr>
            <w:r>
              <w:rPr>
                <w:rFonts w:ascii="Consolas" w:hAnsi="Consolas" w:cs="Consolas" w:hint="eastAsia"/>
                <w:bCs/>
              </w:rPr>
              <w:t>爱心状态</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DC31F1" w:rsidRPr="00F64465" w:rsidTr="00091328">
        <w:tc>
          <w:tcPr>
            <w:tcW w:w="1838" w:type="dxa"/>
            <w:vMerge/>
            <w:shd w:val="clear" w:color="auto" w:fill="FFFFFF" w:themeFill="background1"/>
            <w:vAlign w:val="center"/>
          </w:tcPr>
          <w:p w:rsidR="00DC31F1" w:rsidRPr="008513AD" w:rsidRDefault="00DC31F1" w:rsidP="00091328">
            <w:pPr>
              <w:widowControl/>
              <w:jc w:val="center"/>
              <w:rPr>
                <w:rFonts w:ascii="Consolas" w:hAnsi="Consolas" w:cs="Consolas"/>
                <w:szCs w:val="21"/>
              </w:rPr>
            </w:pPr>
          </w:p>
        </w:tc>
        <w:tc>
          <w:tcPr>
            <w:tcW w:w="2620" w:type="dxa"/>
            <w:shd w:val="clear" w:color="auto" w:fill="FFFFFF" w:themeFill="background1"/>
            <w:vAlign w:val="center"/>
          </w:tcPr>
          <w:p w:rsidR="00DC31F1" w:rsidRPr="00E74087" w:rsidRDefault="00DC31F1" w:rsidP="00091328">
            <w:pPr>
              <w:widowControl/>
              <w:jc w:val="center"/>
              <w:rPr>
                <w:rFonts w:ascii="Consolas" w:hAnsi="Consolas" w:cs="Consolas"/>
                <w:bCs/>
                <w:szCs w:val="21"/>
              </w:rPr>
            </w:pPr>
            <w:r w:rsidRPr="00E74087">
              <w:rPr>
                <w:rFonts w:ascii="Consolas" w:hAnsi="Consolas" w:cs="Consolas"/>
                <w:bCs/>
                <w:szCs w:val="21"/>
              </w:rPr>
              <w:t>publishTime</w:t>
            </w:r>
          </w:p>
        </w:tc>
        <w:tc>
          <w:tcPr>
            <w:tcW w:w="2762" w:type="dxa"/>
            <w:gridSpan w:val="2"/>
            <w:shd w:val="clear" w:color="auto" w:fill="FFFFFF" w:themeFill="background1"/>
          </w:tcPr>
          <w:p w:rsidR="00DC31F1" w:rsidRDefault="00DC31F1" w:rsidP="00091328">
            <w:pPr>
              <w:pStyle w:val="a8"/>
              <w:jc w:val="center"/>
              <w:rPr>
                <w:rFonts w:ascii="Consolas" w:hAnsi="Consolas" w:cs="Consolas"/>
                <w:bCs/>
              </w:rPr>
            </w:pPr>
            <w:r>
              <w:rPr>
                <w:rFonts w:ascii="Consolas" w:hAnsi="Consolas" w:cs="Consolas" w:hint="eastAsia"/>
                <w:bCs/>
              </w:rPr>
              <w:t>发布时间</w:t>
            </w:r>
          </w:p>
        </w:tc>
        <w:tc>
          <w:tcPr>
            <w:tcW w:w="1847" w:type="dxa"/>
            <w:shd w:val="clear" w:color="auto" w:fill="FFFFFF" w:themeFill="background1"/>
            <w:vAlign w:val="center"/>
          </w:tcPr>
          <w:p w:rsidR="00DC31F1" w:rsidRPr="00F64465" w:rsidRDefault="00DC31F1" w:rsidP="00091328">
            <w:pPr>
              <w:widowControl/>
              <w:jc w:val="center"/>
              <w:rPr>
                <w:rFonts w:ascii="Consolas" w:hAnsi="Consolas" w:cs="Consolas"/>
                <w:szCs w:val="21"/>
              </w:rPr>
            </w:pPr>
          </w:p>
        </w:tc>
      </w:tr>
      <w:tr w:rsidR="004E5698" w:rsidTr="00091328">
        <w:tc>
          <w:tcPr>
            <w:tcW w:w="1838" w:type="dxa"/>
            <w:shd w:val="clear" w:color="auto" w:fill="A6A6A6" w:themeFill="background1" w:themeFillShade="A6"/>
            <w:vAlign w:val="center"/>
          </w:tcPr>
          <w:p w:rsidR="004E5698" w:rsidRDefault="004E5698" w:rsidP="00091328">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lastRenderedPageBreak/>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success_jsonpCallback09703443777189125({</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"rspCode": "000",</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hint="eastAsia"/>
                <w:bCs/>
                <w:color w:val="5B9BD5" w:themeColor="accent1"/>
                <w:sz w:val="24"/>
                <w:szCs w:val="24"/>
              </w:rPr>
              <w:t xml:space="preserve">    "rspDesc": "</w:t>
            </w:r>
            <w:r w:rsidRPr="001A463E">
              <w:rPr>
                <w:rFonts w:ascii="Consolas" w:hAnsi="Consolas" w:cs="Consolas" w:hint="eastAsia"/>
                <w:bCs/>
                <w:color w:val="5B9BD5" w:themeColor="accent1"/>
                <w:sz w:val="24"/>
                <w:szCs w:val="24"/>
              </w:rPr>
              <w:t>正常</w:t>
            </w:r>
            <w:r w:rsidRPr="001A463E">
              <w:rPr>
                <w:rFonts w:ascii="Consolas" w:hAnsi="Consolas" w:cs="Consolas" w:hint="eastAsia"/>
                <w:bCs/>
                <w:color w:val="5B9BD5" w:themeColor="accent1"/>
                <w:sz w:val="24"/>
                <w:szCs w:val="24"/>
              </w:rPr>
              <w:t>",</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"total": 9,</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"rows": 4,</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"myDonateList": [</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"id": 719,</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"loveNo": "20170402120407",</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"appliyCount": 1,</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hint="eastAsia"/>
                <w:bCs/>
                <w:color w:val="5B9BD5" w:themeColor="accent1"/>
                <w:sz w:val="24"/>
                <w:szCs w:val="24"/>
              </w:rPr>
              <w:t xml:space="preserve">            "itemsName": "</w:t>
            </w:r>
            <w:r w:rsidRPr="001A463E">
              <w:rPr>
                <w:rFonts w:ascii="Consolas" w:hAnsi="Consolas" w:cs="Consolas" w:hint="eastAsia"/>
                <w:bCs/>
                <w:color w:val="5B9BD5" w:themeColor="accent1"/>
                <w:sz w:val="24"/>
                <w:szCs w:val="24"/>
              </w:rPr>
              <w:t>山地车</w:t>
            </w:r>
            <w:r w:rsidRPr="001A463E">
              <w:rPr>
                <w:rFonts w:ascii="Consolas" w:hAnsi="Consolas" w:cs="Consolas" w:hint="eastAsia"/>
                <w:bCs/>
                <w:color w:val="5B9BD5" w:themeColor="accent1"/>
                <w:sz w:val="24"/>
                <w:szCs w:val="24"/>
              </w:rPr>
              <w:t>",</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"loveType": 1,</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"isvalid": 1,</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"userId": "663809",</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hint="eastAsia"/>
                <w:bCs/>
                <w:color w:val="5B9BD5" w:themeColor="accent1"/>
                <w:sz w:val="24"/>
                <w:szCs w:val="24"/>
              </w:rPr>
              <w:t xml:space="preserve">            "itemsDesc": "</w:t>
            </w:r>
            <w:r w:rsidR="00AC2014">
              <w:rPr>
                <w:rFonts w:ascii="Consolas" w:hAnsi="Consolas" w:cs="Consolas" w:hint="eastAsia"/>
                <w:bCs/>
                <w:color w:val="5B9BD5" w:themeColor="accent1"/>
                <w:sz w:val="24"/>
                <w:szCs w:val="24"/>
              </w:rPr>
              <w:t>物品描述</w:t>
            </w:r>
            <w:r w:rsidRPr="001A463E">
              <w:rPr>
                <w:rFonts w:ascii="Consolas" w:hAnsi="Consolas" w:cs="Consolas" w:hint="eastAsia"/>
                <w:bCs/>
                <w:color w:val="5B9BD5" w:themeColor="accent1"/>
                <w:sz w:val="24"/>
                <w:szCs w:val="24"/>
              </w:rPr>
              <w:t>",</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"picurl": "bbs752191072.jpg",</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hint="eastAsia"/>
                <w:bCs/>
                <w:color w:val="5B9BD5" w:themeColor="accent1"/>
                <w:sz w:val="24"/>
                <w:szCs w:val="24"/>
              </w:rPr>
              <w:t xml:space="preserve">            "reason": "</w:t>
            </w:r>
            <w:r w:rsidR="00AC2014">
              <w:rPr>
                <w:rFonts w:ascii="Consolas" w:hAnsi="Consolas" w:cs="Consolas" w:hint="eastAsia"/>
                <w:bCs/>
                <w:color w:val="5B9BD5" w:themeColor="accent1"/>
                <w:sz w:val="24"/>
                <w:szCs w:val="24"/>
              </w:rPr>
              <w:t>申请理由</w:t>
            </w:r>
            <w:r w:rsidRPr="001A463E">
              <w:rPr>
                <w:rFonts w:ascii="Consolas" w:hAnsi="Consolas" w:cs="Consolas" w:hint="eastAsia"/>
                <w:bCs/>
                <w:color w:val="5B9BD5" w:themeColor="accent1"/>
                <w:sz w:val="24"/>
                <w:szCs w:val="24"/>
              </w:rPr>
              <w:t>",</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"isHide": 1,</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"loveStatus": 0,</w:t>
            </w:r>
          </w:p>
          <w:p w:rsidR="001A463E" w:rsidRPr="001A463E" w:rsidRDefault="001A463E" w:rsidP="001A463E">
            <w:pPr>
              <w:jc w:val="left"/>
              <w:rPr>
                <w:rFonts w:ascii="Consolas" w:hAnsi="Consolas" w:cs="Consolas"/>
                <w:bCs/>
                <w:color w:val="5B9BD5" w:themeColor="accent1"/>
                <w:sz w:val="24"/>
                <w:szCs w:val="24"/>
              </w:rPr>
            </w:pPr>
            <w:r w:rsidRPr="001A463E">
              <w:rPr>
                <w:rFonts w:ascii="Consolas" w:hAnsi="Consolas" w:cs="Consolas"/>
                <w:bCs/>
                <w:color w:val="5B9BD5" w:themeColor="accent1"/>
                <w:sz w:val="24"/>
                <w:szCs w:val="24"/>
              </w:rPr>
              <w:t xml:space="preserve">            "publishTime": "2017-03-22 12:04:07"</w:t>
            </w:r>
          </w:p>
          <w:p w:rsidR="004E5698" w:rsidRDefault="001A463E" w:rsidP="001A463E">
            <w:pPr>
              <w:jc w:val="left"/>
              <w:rPr>
                <w:rFonts w:ascii="Consolas" w:hAnsi="Consolas" w:cs="Consolas"/>
                <w:bCs/>
                <w:color w:val="5B9BD5" w:themeColor="accent1"/>
                <w:sz w:val="24"/>
                <w:szCs w:val="24"/>
              </w:rPr>
            </w:pPr>
            <w:r>
              <w:rPr>
                <w:rFonts w:ascii="Consolas" w:hAnsi="Consolas" w:cs="Consolas"/>
                <w:bCs/>
                <w:color w:val="5B9BD5" w:themeColor="accent1"/>
                <w:sz w:val="24"/>
                <w:szCs w:val="24"/>
              </w:rPr>
              <w:t xml:space="preserve">        }</w:t>
            </w:r>
          </w:p>
          <w:p w:rsidR="001A463E" w:rsidRDefault="001A463E" w:rsidP="001A463E">
            <w:pPr>
              <w:jc w:val="left"/>
              <w:rPr>
                <w:rFonts w:ascii="Consolas" w:hAnsi="Consolas" w:cs="Consolas"/>
                <w:bCs/>
                <w:color w:val="5B9BD5" w:themeColor="accent1"/>
                <w:szCs w:val="21"/>
              </w:rPr>
            </w:pPr>
            <w:r>
              <w:rPr>
                <w:rFonts w:ascii="Consolas" w:hAnsi="Consolas" w:cs="Consolas" w:hint="eastAsia"/>
                <w:bCs/>
                <w:color w:val="5B9BD5" w:themeColor="accent1"/>
                <w:szCs w:val="21"/>
              </w:rPr>
              <w:t xml:space="preserve">      ]</w:t>
            </w:r>
          </w:p>
          <w:p w:rsidR="001A463E" w:rsidRPr="009A7093" w:rsidRDefault="001A463E" w:rsidP="001A463E">
            <w:pPr>
              <w:jc w:val="left"/>
              <w:rPr>
                <w:rFonts w:ascii="Consolas" w:hAnsi="Consolas" w:cs="Consolas"/>
                <w:bCs/>
                <w:color w:val="5B9BD5" w:themeColor="accent1"/>
                <w:szCs w:val="21"/>
              </w:rPr>
            </w:pPr>
            <w:r>
              <w:rPr>
                <w:rFonts w:ascii="Consolas" w:hAnsi="Consolas" w:cs="Consolas"/>
                <w:bCs/>
                <w:color w:val="5B9BD5" w:themeColor="accent1"/>
                <w:szCs w:val="21"/>
              </w:rPr>
              <w:t>}</w:t>
            </w:r>
          </w:p>
        </w:tc>
      </w:tr>
    </w:tbl>
    <w:p w:rsidR="00A27114" w:rsidRDefault="00A27114" w:rsidP="00D803E8">
      <w:pPr>
        <w:pStyle w:val="5"/>
      </w:pPr>
      <w:r>
        <w:rPr>
          <w:rFonts w:hint="eastAsia"/>
        </w:rPr>
        <w:t>1</w:t>
      </w:r>
      <w:r>
        <w:t>.1.1.6</w:t>
      </w:r>
      <w:r>
        <w:rPr>
          <w:rFonts w:hint="eastAsia"/>
        </w:rPr>
        <w:t>申请</w:t>
      </w:r>
      <w:r w:rsidR="00F5591C">
        <w:rPr>
          <w:rFonts w:hint="eastAsia"/>
        </w:rPr>
        <w:t>人</w:t>
      </w:r>
      <w:r>
        <w:rPr>
          <w:rFonts w:hint="eastAsia"/>
        </w:rPr>
        <w:t>详情</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A27114" w:rsidTr="00DD68A6">
        <w:tc>
          <w:tcPr>
            <w:tcW w:w="1838" w:type="dxa"/>
            <w:vAlign w:val="center"/>
          </w:tcPr>
          <w:p w:rsidR="00A27114" w:rsidRDefault="00A27114" w:rsidP="00DD68A6">
            <w:pPr>
              <w:jc w:val="center"/>
              <w:rPr>
                <w:bCs/>
                <w:szCs w:val="21"/>
              </w:rPr>
            </w:pPr>
            <w:r>
              <w:rPr>
                <w:bCs/>
                <w:szCs w:val="21"/>
              </w:rPr>
              <w:t>接口标识：</w:t>
            </w:r>
          </w:p>
        </w:tc>
        <w:tc>
          <w:tcPr>
            <w:tcW w:w="2655" w:type="dxa"/>
            <w:gridSpan w:val="2"/>
            <w:vAlign w:val="center"/>
          </w:tcPr>
          <w:p w:rsidR="00A27114" w:rsidRDefault="00A27114" w:rsidP="00DD68A6">
            <w:pPr>
              <w:jc w:val="center"/>
              <w:rPr>
                <w:bCs/>
                <w:szCs w:val="21"/>
              </w:rPr>
            </w:pPr>
            <w:r>
              <w:rPr>
                <w:rFonts w:ascii="Tahoma" w:hAnsi="Tahoma" w:cs="Tahoma"/>
                <w:color w:val="434343"/>
                <w:sz w:val="18"/>
                <w:szCs w:val="18"/>
                <w:shd w:val="clear" w:color="auto" w:fill="F2F2F2"/>
              </w:rPr>
              <w:t>applyDetail</w:t>
            </w:r>
          </w:p>
        </w:tc>
        <w:tc>
          <w:tcPr>
            <w:tcW w:w="2727" w:type="dxa"/>
          </w:tcPr>
          <w:p w:rsidR="00A27114" w:rsidRDefault="00A27114" w:rsidP="00DD68A6">
            <w:pPr>
              <w:jc w:val="left"/>
            </w:pPr>
          </w:p>
        </w:tc>
        <w:tc>
          <w:tcPr>
            <w:tcW w:w="1847" w:type="dxa"/>
          </w:tcPr>
          <w:p w:rsidR="00A27114" w:rsidRDefault="00A27114" w:rsidP="00DD68A6">
            <w:pPr>
              <w:jc w:val="left"/>
            </w:pPr>
          </w:p>
        </w:tc>
      </w:tr>
      <w:tr w:rsidR="00A27114" w:rsidTr="00DD68A6">
        <w:tc>
          <w:tcPr>
            <w:tcW w:w="1838" w:type="dxa"/>
            <w:shd w:val="clear" w:color="auto" w:fill="A6A6A6" w:themeFill="background1" w:themeFillShade="A6"/>
            <w:vAlign w:val="center"/>
          </w:tcPr>
          <w:p w:rsidR="00A27114" w:rsidRDefault="00A27114" w:rsidP="00DD68A6">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A27114" w:rsidRDefault="00A27114" w:rsidP="00DD68A6">
            <w:pPr>
              <w:jc w:val="center"/>
              <w:rPr>
                <w:bCs/>
                <w:szCs w:val="21"/>
              </w:rPr>
            </w:pPr>
            <w:r>
              <w:rPr>
                <w:rFonts w:ascii="Tahoma" w:hAnsi="Tahoma" w:cs="Tahoma"/>
                <w:color w:val="434343"/>
                <w:sz w:val="18"/>
                <w:szCs w:val="18"/>
                <w:shd w:val="clear" w:color="auto" w:fill="F2F2F2"/>
              </w:rPr>
              <w:t>applyDetail</w:t>
            </w:r>
          </w:p>
        </w:tc>
        <w:tc>
          <w:tcPr>
            <w:tcW w:w="2727" w:type="dxa"/>
          </w:tcPr>
          <w:p w:rsidR="00A27114" w:rsidRDefault="00A27114" w:rsidP="00DD68A6">
            <w:pPr>
              <w:jc w:val="center"/>
              <w:rPr>
                <w:bCs/>
                <w:szCs w:val="21"/>
              </w:rPr>
            </w:pPr>
          </w:p>
        </w:tc>
        <w:tc>
          <w:tcPr>
            <w:tcW w:w="1847" w:type="dxa"/>
          </w:tcPr>
          <w:p w:rsidR="00A27114" w:rsidRDefault="00A27114" w:rsidP="00DD68A6">
            <w:pPr>
              <w:jc w:val="center"/>
              <w:rPr>
                <w:bCs/>
                <w:szCs w:val="21"/>
              </w:rPr>
            </w:pPr>
          </w:p>
        </w:tc>
      </w:tr>
      <w:tr w:rsidR="00A27114" w:rsidTr="00DD68A6">
        <w:tc>
          <w:tcPr>
            <w:tcW w:w="1838" w:type="dxa"/>
            <w:shd w:val="clear" w:color="auto" w:fill="A6A6A6" w:themeFill="background1" w:themeFillShade="A6"/>
            <w:vAlign w:val="center"/>
          </w:tcPr>
          <w:p w:rsidR="00A27114" w:rsidRDefault="00A27114" w:rsidP="00DD68A6">
            <w:pPr>
              <w:jc w:val="center"/>
              <w:rPr>
                <w:bCs/>
                <w:szCs w:val="21"/>
              </w:rPr>
            </w:pPr>
            <w:r>
              <w:rPr>
                <w:bCs/>
                <w:szCs w:val="21"/>
              </w:rPr>
              <w:t>字段名</w:t>
            </w:r>
          </w:p>
        </w:tc>
        <w:tc>
          <w:tcPr>
            <w:tcW w:w="2655" w:type="dxa"/>
            <w:gridSpan w:val="2"/>
            <w:shd w:val="clear" w:color="auto" w:fill="A6A6A6" w:themeFill="background1" w:themeFillShade="A6"/>
            <w:vAlign w:val="center"/>
          </w:tcPr>
          <w:p w:rsidR="00A27114" w:rsidRDefault="00A27114" w:rsidP="00DD68A6">
            <w:pPr>
              <w:jc w:val="center"/>
              <w:rPr>
                <w:bCs/>
                <w:szCs w:val="21"/>
              </w:rPr>
            </w:pPr>
            <w:r>
              <w:rPr>
                <w:bCs/>
                <w:szCs w:val="21"/>
              </w:rPr>
              <w:t>说明</w:t>
            </w:r>
          </w:p>
        </w:tc>
        <w:tc>
          <w:tcPr>
            <w:tcW w:w="2727" w:type="dxa"/>
            <w:shd w:val="clear" w:color="auto" w:fill="A6A6A6" w:themeFill="background1" w:themeFillShade="A6"/>
          </w:tcPr>
          <w:p w:rsidR="00A27114" w:rsidRDefault="00A27114" w:rsidP="00DD68A6">
            <w:pPr>
              <w:jc w:val="center"/>
              <w:rPr>
                <w:bCs/>
                <w:szCs w:val="21"/>
              </w:rPr>
            </w:pPr>
            <w:r>
              <w:rPr>
                <w:bCs/>
                <w:szCs w:val="21"/>
              </w:rPr>
              <w:t>备注</w:t>
            </w:r>
          </w:p>
        </w:tc>
        <w:tc>
          <w:tcPr>
            <w:tcW w:w="1847" w:type="dxa"/>
            <w:shd w:val="clear" w:color="auto" w:fill="A6A6A6" w:themeFill="background1" w:themeFillShade="A6"/>
          </w:tcPr>
          <w:p w:rsidR="00A27114" w:rsidRDefault="00A27114" w:rsidP="00DD68A6">
            <w:pPr>
              <w:jc w:val="center"/>
              <w:rPr>
                <w:bCs/>
                <w:szCs w:val="21"/>
              </w:rPr>
            </w:pPr>
            <w:r>
              <w:rPr>
                <w:rFonts w:hint="eastAsia"/>
                <w:bCs/>
                <w:szCs w:val="21"/>
              </w:rPr>
              <w:t>是否必填项</w:t>
            </w:r>
          </w:p>
        </w:tc>
      </w:tr>
      <w:tr w:rsidR="00A27114" w:rsidTr="00DD68A6">
        <w:trPr>
          <w:trHeight w:val="405"/>
        </w:trPr>
        <w:tc>
          <w:tcPr>
            <w:tcW w:w="1838" w:type="dxa"/>
            <w:vAlign w:val="center"/>
          </w:tcPr>
          <w:p w:rsidR="00A27114" w:rsidRPr="001112AF" w:rsidRDefault="002E5BF8" w:rsidP="00DD68A6">
            <w:pPr>
              <w:jc w:val="center"/>
            </w:pPr>
            <w:r w:rsidRPr="002E5BF8">
              <w:rPr>
                <w:b/>
                <w:bCs/>
                <w:szCs w:val="21"/>
              </w:rPr>
              <w:t>ahId</w:t>
            </w:r>
          </w:p>
        </w:tc>
        <w:tc>
          <w:tcPr>
            <w:tcW w:w="2655" w:type="dxa"/>
            <w:gridSpan w:val="2"/>
            <w:vAlign w:val="center"/>
          </w:tcPr>
          <w:p w:rsidR="00A27114" w:rsidRPr="001112AF" w:rsidRDefault="002E5BF8" w:rsidP="00DD68A6">
            <w:pPr>
              <w:jc w:val="center"/>
              <w:rPr>
                <w:bCs/>
                <w:szCs w:val="21"/>
              </w:rPr>
            </w:pPr>
            <w:r>
              <w:rPr>
                <w:rFonts w:hint="eastAsia"/>
                <w:bCs/>
                <w:szCs w:val="21"/>
              </w:rPr>
              <w:t>此申请的</w:t>
            </w:r>
            <w:r w:rsidRPr="002E5BF8">
              <w:rPr>
                <w:b/>
                <w:bCs/>
                <w:szCs w:val="21"/>
              </w:rPr>
              <w:t>ahId</w:t>
            </w:r>
          </w:p>
        </w:tc>
        <w:tc>
          <w:tcPr>
            <w:tcW w:w="2727" w:type="dxa"/>
            <w:vAlign w:val="center"/>
          </w:tcPr>
          <w:p w:rsidR="00A27114" w:rsidRPr="00FE77C3" w:rsidRDefault="00A27114" w:rsidP="00DD68A6">
            <w:pPr>
              <w:jc w:val="left"/>
              <w:rPr>
                <w:rFonts w:ascii="微软雅黑" w:eastAsia="微软雅黑" w:hAnsi="微软雅黑"/>
                <w:color w:val="333333"/>
              </w:rPr>
            </w:pPr>
          </w:p>
        </w:tc>
        <w:tc>
          <w:tcPr>
            <w:tcW w:w="1847" w:type="dxa"/>
            <w:vAlign w:val="center"/>
          </w:tcPr>
          <w:p w:rsidR="00A27114" w:rsidRDefault="00A27114" w:rsidP="00DD68A6">
            <w:pPr>
              <w:jc w:val="center"/>
              <w:rPr>
                <w:bCs/>
                <w:szCs w:val="21"/>
              </w:rPr>
            </w:pPr>
            <w:r>
              <w:rPr>
                <w:rFonts w:hint="eastAsia"/>
                <w:bCs/>
                <w:szCs w:val="21"/>
              </w:rPr>
              <w:t>是</w:t>
            </w:r>
          </w:p>
        </w:tc>
      </w:tr>
      <w:tr w:rsidR="00A27114" w:rsidTr="00DD68A6">
        <w:tc>
          <w:tcPr>
            <w:tcW w:w="1838" w:type="dxa"/>
            <w:shd w:val="clear" w:color="auto" w:fill="A6A6A6" w:themeFill="background1" w:themeFillShade="A6"/>
            <w:vAlign w:val="center"/>
          </w:tcPr>
          <w:p w:rsidR="00A27114" w:rsidRDefault="00A27114" w:rsidP="00DD68A6">
            <w:pPr>
              <w:jc w:val="center"/>
              <w:rPr>
                <w:bCs/>
                <w:szCs w:val="21"/>
              </w:rPr>
            </w:pPr>
            <w:r>
              <w:rPr>
                <w:rFonts w:hint="eastAsia"/>
              </w:rPr>
              <w:t>参数</w:t>
            </w:r>
            <w:r>
              <w:t>jsonStr</w:t>
            </w:r>
            <w:r>
              <w:rPr>
                <w:rFonts w:hint="eastAsia"/>
              </w:rPr>
              <w:t>：</w:t>
            </w:r>
          </w:p>
        </w:tc>
        <w:tc>
          <w:tcPr>
            <w:tcW w:w="7229" w:type="dxa"/>
            <w:gridSpan w:val="4"/>
            <w:vAlign w:val="center"/>
          </w:tcPr>
          <w:p w:rsidR="002E5BF8" w:rsidRPr="002E5BF8" w:rsidRDefault="002E5BF8" w:rsidP="002E5BF8">
            <w:pPr>
              <w:ind w:left="120" w:hangingChars="50" w:hanging="120"/>
              <w:jc w:val="left"/>
              <w:rPr>
                <w:rFonts w:ascii="Consolas" w:hAnsi="Consolas" w:cs="Consolas"/>
                <w:b/>
                <w:bCs/>
                <w:color w:val="0070C0"/>
                <w:sz w:val="24"/>
                <w:szCs w:val="24"/>
              </w:rPr>
            </w:pPr>
            <w:r w:rsidRPr="002E5BF8">
              <w:rPr>
                <w:rFonts w:ascii="Consolas" w:hAnsi="Consolas" w:cs="Consolas"/>
                <w:b/>
                <w:bCs/>
                <w:color w:val="0070C0"/>
                <w:sz w:val="24"/>
                <w:szCs w:val="24"/>
              </w:rPr>
              <w:t>{</w:t>
            </w:r>
          </w:p>
          <w:p w:rsidR="002E5BF8" w:rsidRPr="002E5BF8" w:rsidRDefault="002E5BF8" w:rsidP="002E5BF8">
            <w:pPr>
              <w:ind w:left="120" w:hangingChars="50" w:hanging="120"/>
              <w:jc w:val="left"/>
              <w:rPr>
                <w:rFonts w:ascii="Consolas" w:hAnsi="Consolas" w:cs="Consolas"/>
                <w:b/>
                <w:bCs/>
                <w:color w:val="0070C0"/>
                <w:sz w:val="24"/>
                <w:szCs w:val="24"/>
              </w:rPr>
            </w:pPr>
            <w:r w:rsidRPr="002E5BF8">
              <w:rPr>
                <w:rFonts w:ascii="Consolas" w:hAnsi="Consolas" w:cs="Consolas"/>
                <w:b/>
                <w:bCs/>
                <w:color w:val="0070C0"/>
                <w:sz w:val="24"/>
                <w:szCs w:val="24"/>
              </w:rPr>
              <w:t xml:space="preserve">    "</w:t>
            </w:r>
            <w:r>
              <w:t xml:space="preserve"> </w:t>
            </w:r>
            <w:r w:rsidRPr="002E5BF8">
              <w:rPr>
                <w:rFonts w:ascii="Consolas" w:hAnsi="Consolas" w:cs="Consolas"/>
                <w:b/>
                <w:bCs/>
                <w:color w:val="0070C0"/>
                <w:sz w:val="24"/>
                <w:szCs w:val="24"/>
              </w:rPr>
              <w:t>ahId ": "</w:t>
            </w:r>
            <w:r>
              <w:t xml:space="preserve"> </w:t>
            </w:r>
            <w:r w:rsidRPr="002E5BF8">
              <w:rPr>
                <w:rFonts w:ascii="Consolas" w:hAnsi="Consolas" w:cs="Consolas"/>
                <w:b/>
                <w:bCs/>
                <w:color w:val="0070C0"/>
                <w:sz w:val="24"/>
                <w:szCs w:val="24"/>
              </w:rPr>
              <w:t>282 "</w:t>
            </w:r>
          </w:p>
          <w:p w:rsidR="00A27114" w:rsidRPr="007856FB" w:rsidRDefault="002E5BF8" w:rsidP="002E5BF8">
            <w:pPr>
              <w:ind w:left="120" w:hangingChars="50" w:hanging="120"/>
              <w:jc w:val="left"/>
              <w:rPr>
                <w:rFonts w:ascii="Consolas" w:hAnsi="Consolas" w:cs="Consolas"/>
                <w:b/>
                <w:color w:val="0070C0"/>
                <w:szCs w:val="21"/>
              </w:rPr>
            </w:pPr>
            <w:r w:rsidRPr="002E5BF8">
              <w:rPr>
                <w:rFonts w:ascii="Consolas" w:hAnsi="Consolas" w:cs="Consolas"/>
                <w:b/>
                <w:bCs/>
                <w:color w:val="0070C0"/>
                <w:sz w:val="24"/>
                <w:szCs w:val="24"/>
              </w:rPr>
              <w:t>}</w:t>
            </w:r>
          </w:p>
        </w:tc>
      </w:tr>
      <w:tr w:rsidR="00A27114" w:rsidTr="00DD68A6">
        <w:tc>
          <w:tcPr>
            <w:tcW w:w="1838" w:type="dxa"/>
            <w:shd w:val="clear" w:color="auto" w:fill="A6A6A6" w:themeFill="background1" w:themeFillShade="A6"/>
            <w:vAlign w:val="center"/>
          </w:tcPr>
          <w:p w:rsidR="00A27114" w:rsidRDefault="00A27114" w:rsidP="00DD68A6">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A27114" w:rsidRDefault="00A27114" w:rsidP="00DD68A6">
            <w:pPr>
              <w:ind w:firstLine="210"/>
              <w:jc w:val="center"/>
              <w:rPr>
                <w:rFonts w:ascii="宋体" w:hAnsi="宋体"/>
                <w:bCs/>
                <w:szCs w:val="21"/>
              </w:rPr>
            </w:pPr>
          </w:p>
        </w:tc>
        <w:tc>
          <w:tcPr>
            <w:tcW w:w="2762" w:type="dxa"/>
            <w:gridSpan w:val="2"/>
            <w:shd w:val="clear" w:color="auto" w:fill="A6A6A6" w:themeFill="background1" w:themeFillShade="A6"/>
          </w:tcPr>
          <w:p w:rsidR="00A27114" w:rsidRDefault="00A27114" w:rsidP="00DD68A6">
            <w:pPr>
              <w:ind w:firstLine="210"/>
              <w:jc w:val="center"/>
              <w:rPr>
                <w:rFonts w:ascii="宋体" w:hAnsi="宋体"/>
                <w:bCs/>
                <w:szCs w:val="21"/>
              </w:rPr>
            </w:pPr>
          </w:p>
        </w:tc>
        <w:tc>
          <w:tcPr>
            <w:tcW w:w="1847" w:type="dxa"/>
            <w:shd w:val="clear" w:color="auto" w:fill="A6A6A6" w:themeFill="background1" w:themeFillShade="A6"/>
          </w:tcPr>
          <w:p w:rsidR="00A27114" w:rsidRDefault="00A27114" w:rsidP="00DD68A6">
            <w:pPr>
              <w:ind w:firstLine="210"/>
              <w:jc w:val="center"/>
              <w:rPr>
                <w:rFonts w:ascii="宋体" w:hAnsi="宋体"/>
                <w:bCs/>
                <w:szCs w:val="21"/>
              </w:rPr>
            </w:pPr>
          </w:p>
        </w:tc>
      </w:tr>
      <w:tr w:rsidR="00A27114" w:rsidRPr="00F64465" w:rsidTr="00DD68A6">
        <w:tc>
          <w:tcPr>
            <w:tcW w:w="1838" w:type="dxa"/>
            <w:shd w:val="clear" w:color="auto" w:fill="FFFFFF" w:themeFill="background1"/>
            <w:vAlign w:val="center"/>
          </w:tcPr>
          <w:p w:rsidR="00A27114" w:rsidRPr="00F64465" w:rsidRDefault="00A27114" w:rsidP="00DD68A6">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A27114" w:rsidRPr="00F64465" w:rsidRDefault="00A27114" w:rsidP="00DD68A6">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A27114" w:rsidRPr="00F64465" w:rsidRDefault="00A27114" w:rsidP="00DD68A6">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A27114" w:rsidRPr="00F64465" w:rsidRDefault="00A27114" w:rsidP="00DD68A6">
            <w:pPr>
              <w:widowControl/>
              <w:jc w:val="center"/>
              <w:rPr>
                <w:rFonts w:ascii="Consolas" w:hAnsi="Consolas" w:cs="Consolas"/>
                <w:szCs w:val="21"/>
              </w:rPr>
            </w:pPr>
          </w:p>
        </w:tc>
      </w:tr>
      <w:tr w:rsidR="00A27114" w:rsidRPr="00F64465" w:rsidTr="00DD68A6">
        <w:tc>
          <w:tcPr>
            <w:tcW w:w="1838" w:type="dxa"/>
            <w:shd w:val="clear" w:color="auto" w:fill="FFFFFF" w:themeFill="background1"/>
            <w:vAlign w:val="center"/>
          </w:tcPr>
          <w:p w:rsidR="00A27114" w:rsidRPr="00F64465" w:rsidRDefault="00A27114" w:rsidP="00DD68A6">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A27114" w:rsidRPr="00F64465" w:rsidRDefault="00A27114" w:rsidP="00DD68A6">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A27114" w:rsidRPr="00F64465" w:rsidRDefault="00A27114" w:rsidP="00DD68A6">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A27114" w:rsidRPr="00F64465" w:rsidRDefault="00A27114" w:rsidP="00DD68A6">
            <w:pPr>
              <w:widowControl/>
              <w:jc w:val="center"/>
              <w:rPr>
                <w:rFonts w:ascii="Consolas" w:hAnsi="Consolas" w:cs="Consolas"/>
                <w:szCs w:val="21"/>
              </w:rPr>
            </w:pPr>
          </w:p>
        </w:tc>
      </w:tr>
      <w:tr w:rsidR="00A27114" w:rsidRPr="00F64465" w:rsidTr="00DD68A6">
        <w:tc>
          <w:tcPr>
            <w:tcW w:w="1838" w:type="dxa"/>
            <w:shd w:val="clear" w:color="auto" w:fill="FFFFFF" w:themeFill="background1"/>
            <w:vAlign w:val="center"/>
          </w:tcPr>
          <w:p w:rsidR="00A27114" w:rsidRDefault="00A27114" w:rsidP="00DD68A6">
            <w:pPr>
              <w:jc w:val="center"/>
              <w:rPr>
                <w:bCs/>
                <w:szCs w:val="21"/>
              </w:rPr>
            </w:pPr>
            <w:r w:rsidRPr="009D30C1">
              <w:rPr>
                <w:bCs/>
                <w:szCs w:val="21"/>
              </w:rPr>
              <w:t>ahId</w:t>
            </w:r>
          </w:p>
        </w:tc>
        <w:tc>
          <w:tcPr>
            <w:tcW w:w="2620" w:type="dxa"/>
            <w:shd w:val="clear" w:color="auto" w:fill="FFFFFF" w:themeFill="background1"/>
          </w:tcPr>
          <w:p w:rsidR="00A27114" w:rsidRDefault="00A27114" w:rsidP="00DD68A6">
            <w:pPr>
              <w:ind w:firstLine="210"/>
              <w:jc w:val="center"/>
              <w:rPr>
                <w:rFonts w:ascii="宋体" w:hAnsi="宋体"/>
                <w:bCs/>
                <w:szCs w:val="21"/>
              </w:rPr>
            </w:pPr>
            <w:r>
              <w:rPr>
                <w:rFonts w:ascii="宋体" w:hAnsi="宋体"/>
                <w:bCs/>
                <w:szCs w:val="21"/>
              </w:rPr>
              <w:t>申请记录Id</w:t>
            </w:r>
          </w:p>
        </w:tc>
        <w:tc>
          <w:tcPr>
            <w:tcW w:w="2762" w:type="dxa"/>
            <w:gridSpan w:val="2"/>
            <w:shd w:val="clear" w:color="auto" w:fill="FFFFFF" w:themeFill="background1"/>
          </w:tcPr>
          <w:p w:rsidR="00A27114" w:rsidRDefault="00A27114" w:rsidP="00DD68A6">
            <w:pPr>
              <w:ind w:firstLine="210"/>
              <w:jc w:val="center"/>
              <w:rPr>
                <w:rFonts w:ascii="宋体" w:hAnsi="宋体"/>
                <w:bCs/>
                <w:szCs w:val="21"/>
              </w:rPr>
            </w:pPr>
          </w:p>
        </w:tc>
        <w:tc>
          <w:tcPr>
            <w:tcW w:w="1847" w:type="dxa"/>
            <w:shd w:val="clear" w:color="auto" w:fill="FFFFFF" w:themeFill="background1"/>
          </w:tcPr>
          <w:p w:rsidR="00A27114" w:rsidRDefault="00A27114" w:rsidP="00DD68A6">
            <w:pPr>
              <w:ind w:firstLine="210"/>
              <w:jc w:val="center"/>
              <w:rPr>
                <w:rFonts w:ascii="宋体" w:hAnsi="宋体"/>
                <w:bCs/>
                <w:szCs w:val="21"/>
              </w:rPr>
            </w:pPr>
          </w:p>
        </w:tc>
      </w:tr>
      <w:tr w:rsidR="00A27114" w:rsidRPr="00F64465" w:rsidTr="00DD68A6">
        <w:tc>
          <w:tcPr>
            <w:tcW w:w="1838" w:type="dxa"/>
            <w:shd w:val="clear" w:color="auto" w:fill="FFFFFF" w:themeFill="background1"/>
            <w:vAlign w:val="center"/>
          </w:tcPr>
          <w:p w:rsidR="00A27114" w:rsidRPr="00F64465" w:rsidRDefault="00A27114" w:rsidP="00DD68A6">
            <w:pPr>
              <w:widowControl/>
              <w:jc w:val="center"/>
              <w:rPr>
                <w:rFonts w:ascii="Consolas" w:hAnsi="Consolas" w:cs="Consolas"/>
                <w:szCs w:val="21"/>
              </w:rPr>
            </w:pPr>
            <w:r>
              <w:rPr>
                <w:rFonts w:ascii="Consolas" w:hAnsi="Consolas" w:cs="Consolas" w:hint="eastAsia"/>
                <w:szCs w:val="21"/>
              </w:rPr>
              <w:t>userId</w:t>
            </w:r>
          </w:p>
        </w:tc>
        <w:tc>
          <w:tcPr>
            <w:tcW w:w="2620" w:type="dxa"/>
            <w:shd w:val="clear" w:color="auto" w:fill="FFFFFF" w:themeFill="background1"/>
          </w:tcPr>
          <w:p w:rsidR="00A27114" w:rsidRPr="00F64465" w:rsidRDefault="00A27114" w:rsidP="00DD68A6">
            <w:pPr>
              <w:pStyle w:val="a8"/>
              <w:jc w:val="center"/>
              <w:rPr>
                <w:rFonts w:ascii="Consolas" w:hAnsi="Consolas" w:cs="Consolas"/>
                <w:bCs/>
              </w:rPr>
            </w:pPr>
            <w:r>
              <w:rPr>
                <w:rFonts w:ascii="Consolas" w:hAnsi="Consolas" w:cs="Consolas" w:hint="eastAsia"/>
                <w:bCs/>
              </w:rPr>
              <w:t>申请人</w:t>
            </w:r>
            <w:r>
              <w:rPr>
                <w:rFonts w:ascii="Consolas" w:hAnsi="Consolas" w:cs="Consolas" w:hint="eastAsia"/>
                <w:bCs/>
              </w:rPr>
              <w:t>id</w:t>
            </w:r>
          </w:p>
        </w:tc>
        <w:tc>
          <w:tcPr>
            <w:tcW w:w="2762" w:type="dxa"/>
            <w:gridSpan w:val="2"/>
            <w:shd w:val="clear" w:color="auto" w:fill="FFFFFF" w:themeFill="background1"/>
          </w:tcPr>
          <w:p w:rsidR="00A27114" w:rsidRPr="00F64465" w:rsidRDefault="00A27114" w:rsidP="00DD68A6">
            <w:pPr>
              <w:pStyle w:val="a8"/>
              <w:jc w:val="center"/>
              <w:rPr>
                <w:rFonts w:ascii="Consolas" w:hAnsi="Consolas" w:cs="Consolas"/>
                <w:bCs/>
              </w:rPr>
            </w:pPr>
          </w:p>
        </w:tc>
        <w:tc>
          <w:tcPr>
            <w:tcW w:w="1847" w:type="dxa"/>
            <w:shd w:val="clear" w:color="auto" w:fill="FFFFFF" w:themeFill="background1"/>
            <w:vAlign w:val="center"/>
          </w:tcPr>
          <w:p w:rsidR="00A27114" w:rsidRPr="00F64465" w:rsidRDefault="00A27114" w:rsidP="00DD68A6">
            <w:pPr>
              <w:widowControl/>
              <w:jc w:val="center"/>
              <w:rPr>
                <w:rFonts w:ascii="Consolas" w:hAnsi="Consolas" w:cs="Consolas"/>
                <w:szCs w:val="21"/>
              </w:rPr>
            </w:pPr>
          </w:p>
        </w:tc>
      </w:tr>
      <w:tr w:rsidR="00A27114" w:rsidRPr="00F64465" w:rsidTr="00DD68A6">
        <w:tc>
          <w:tcPr>
            <w:tcW w:w="1838" w:type="dxa"/>
            <w:shd w:val="clear" w:color="auto" w:fill="FFFFFF" w:themeFill="background1"/>
            <w:vAlign w:val="center"/>
          </w:tcPr>
          <w:p w:rsidR="00A27114" w:rsidRPr="00F64465" w:rsidRDefault="00A27114" w:rsidP="00DD68A6">
            <w:pPr>
              <w:widowControl/>
              <w:jc w:val="center"/>
              <w:rPr>
                <w:rFonts w:ascii="Consolas" w:hAnsi="Consolas" w:cs="Consolas"/>
                <w:szCs w:val="21"/>
              </w:rPr>
            </w:pPr>
            <w:r>
              <w:rPr>
                <w:rFonts w:ascii="Consolas" w:hAnsi="Consolas" w:cs="Consolas" w:hint="eastAsia"/>
                <w:szCs w:val="21"/>
              </w:rPr>
              <w:t>realName</w:t>
            </w:r>
          </w:p>
        </w:tc>
        <w:tc>
          <w:tcPr>
            <w:tcW w:w="2620" w:type="dxa"/>
            <w:shd w:val="clear" w:color="auto" w:fill="FFFFFF" w:themeFill="background1"/>
          </w:tcPr>
          <w:p w:rsidR="00A27114" w:rsidRPr="00F64465" w:rsidRDefault="00A27114" w:rsidP="00DD68A6">
            <w:pPr>
              <w:pStyle w:val="a8"/>
              <w:jc w:val="center"/>
              <w:rPr>
                <w:rFonts w:ascii="Consolas" w:hAnsi="Consolas" w:cs="Consolas"/>
                <w:bCs/>
              </w:rPr>
            </w:pPr>
            <w:r>
              <w:rPr>
                <w:rFonts w:ascii="Consolas" w:hAnsi="Consolas" w:cs="Consolas" w:hint="eastAsia"/>
                <w:bCs/>
              </w:rPr>
              <w:t>申请人真实姓名</w:t>
            </w:r>
          </w:p>
        </w:tc>
        <w:tc>
          <w:tcPr>
            <w:tcW w:w="2762" w:type="dxa"/>
            <w:gridSpan w:val="2"/>
            <w:shd w:val="clear" w:color="auto" w:fill="FFFFFF" w:themeFill="background1"/>
          </w:tcPr>
          <w:p w:rsidR="00A27114" w:rsidRPr="00F64465" w:rsidRDefault="00A27114" w:rsidP="00DD68A6">
            <w:pPr>
              <w:pStyle w:val="a8"/>
              <w:jc w:val="center"/>
              <w:rPr>
                <w:rFonts w:ascii="Consolas" w:hAnsi="Consolas" w:cs="Consolas"/>
                <w:bCs/>
              </w:rPr>
            </w:pPr>
          </w:p>
        </w:tc>
        <w:tc>
          <w:tcPr>
            <w:tcW w:w="1847" w:type="dxa"/>
            <w:shd w:val="clear" w:color="auto" w:fill="FFFFFF" w:themeFill="background1"/>
            <w:vAlign w:val="center"/>
          </w:tcPr>
          <w:p w:rsidR="00A27114" w:rsidRPr="00F64465" w:rsidRDefault="00A27114" w:rsidP="00DD68A6">
            <w:pPr>
              <w:widowControl/>
              <w:jc w:val="center"/>
              <w:rPr>
                <w:rFonts w:ascii="Consolas" w:hAnsi="Consolas" w:cs="Consolas"/>
                <w:szCs w:val="21"/>
              </w:rPr>
            </w:pPr>
          </w:p>
        </w:tc>
      </w:tr>
      <w:tr w:rsidR="002E5BF8" w:rsidRPr="00F64465" w:rsidTr="00DD68A6">
        <w:tc>
          <w:tcPr>
            <w:tcW w:w="1838" w:type="dxa"/>
            <w:shd w:val="clear" w:color="auto" w:fill="FFFFFF" w:themeFill="background1"/>
            <w:vAlign w:val="center"/>
          </w:tcPr>
          <w:p w:rsidR="002E5BF8" w:rsidRDefault="002E5BF8" w:rsidP="00DD68A6">
            <w:pPr>
              <w:widowControl/>
              <w:jc w:val="center"/>
              <w:rPr>
                <w:rFonts w:ascii="Consolas" w:hAnsi="Consolas" w:cs="Consolas"/>
                <w:szCs w:val="21"/>
              </w:rPr>
            </w:pPr>
            <w:r w:rsidRPr="002E5BF8">
              <w:rPr>
                <w:rFonts w:ascii="Consolas" w:hAnsi="Consolas" w:cs="Consolas"/>
                <w:bCs/>
                <w:szCs w:val="21"/>
              </w:rPr>
              <w:t>picurl</w:t>
            </w:r>
          </w:p>
        </w:tc>
        <w:tc>
          <w:tcPr>
            <w:tcW w:w="2620" w:type="dxa"/>
            <w:shd w:val="clear" w:color="auto" w:fill="FFFFFF" w:themeFill="background1"/>
          </w:tcPr>
          <w:p w:rsidR="002E5BF8" w:rsidRDefault="002E5BF8" w:rsidP="00DD68A6">
            <w:pPr>
              <w:pStyle w:val="a8"/>
              <w:jc w:val="center"/>
              <w:rPr>
                <w:rFonts w:ascii="Consolas" w:hAnsi="Consolas" w:cs="Consolas"/>
                <w:bCs/>
              </w:rPr>
            </w:pPr>
            <w:r>
              <w:rPr>
                <w:rFonts w:ascii="Consolas" w:hAnsi="Consolas" w:cs="Consolas" w:hint="eastAsia"/>
                <w:bCs/>
              </w:rPr>
              <w:t>申请图片</w:t>
            </w:r>
          </w:p>
        </w:tc>
        <w:tc>
          <w:tcPr>
            <w:tcW w:w="2762" w:type="dxa"/>
            <w:gridSpan w:val="2"/>
            <w:shd w:val="clear" w:color="auto" w:fill="FFFFFF" w:themeFill="background1"/>
          </w:tcPr>
          <w:p w:rsidR="002E5BF8" w:rsidRPr="00F64465" w:rsidRDefault="002E5BF8" w:rsidP="00DD68A6">
            <w:pPr>
              <w:pStyle w:val="a8"/>
              <w:jc w:val="center"/>
              <w:rPr>
                <w:rFonts w:ascii="Consolas" w:hAnsi="Consolas" w:cs="Consolas"/>
                <w:bCs/>
              </w:rPr>
            </w:pPr>
          </w:p>
        </w:tc>
        <w:tc>
          <w:tcPr>
            <w:tcW w:w="1847" w:type="dxa"/>
            <w:shd w:val="clear" w:color="auto" w:fill="FFFFFF" w:themeFill="background1"/>
            <w:vAlign w:val="center"/>
          </w:tcPr>
          <w:p w:rsidR="002E5BF8" w:rsidRPr="00F64465" w:rsidRDefault="002E5BF8" w:rsidP="00DD68A6">
            <w:pPr>
              <w:widowControl/>
              <w:jc w:val="center"/>
              <w:rPr>
                <w:rFonts w:ascii="Consolas" w:hAnsi="Consolas" w:cs="Consolas"/>
                <w:szCs w:val="21"/>
              </w:rPr>
            </w:pPr>
          </w:p>
        </w:tc>
      </w:tr>
      <w:tr w:rsidR="00A27114" w:rsidRPr="00F64465" w:rsidTr="00DD68A6">
        <w:tc>
          <w:tcPr>
            <w:tcW w:w="1838" w:type="dxa"/>
            <w:shd w:val="clear" w:color="auto" w:fill="FFFFFF" w:themeFill="background1"/>
            <w:vAlign w:val="center"/>
          </w:tcPr>
          <w:p w:rsidR="00A27114" w:rsidRPr="00F64465" w:rsidRDefault="002E5BF8" w:rsidP="00DD68A6">
            <w:pPr>
              <w:widowControl/>
              <w:jc w:val="center"/>
              <w:rPr>
                <w:rFonts w:ascii="Consolas" w:hAnsi="Consolas" w:cs="Consolas"/>
                <w:szCs w:val="21"/>
              </w:rPr>
            </w:pPr>
            <w:r w:rsidRPr="002E5BF8">
              <w:rPr>
                <w:rFonts w:ascii="Consolas" w:hAnsi="Consolas" w:cs="Consolas" w:hint="eastAsia"/>
                <w:bCs/>
                <w:szCs w:val="21"/>
              </w:rPr>
              <w:t>reason</w:t>
            </w:r>
          </w:p>
        </w:tc>
        <w:tc>
          <w:tcPr>
            <w:tcW w:w="2620" w:type="dxa"/>
            <w:shd w:val="clear" w:color="auto" w:fill="FFFFFF" w:themeFill="background1"/>
          </w:tcPr>
          <w:p w:rsidR="00A27114" w:rsidRPr="00F64465" w:rsidRDefault="00A27114" w:rsidP="00DD68A6">
            <w:pPr>
              <w:pStyle w:val="a8"/>
              <w:jc w:val="center"/>
              <w:rPr>
                <w:rFonts w:ascii="Consolas" w:hAnsi="Consolas" w:cs="Consolas"/>
                <w:bCs/>
              </w:rPr>
            </w:pPr>
            <w:r>
              <w:rPr>
                <w:rFonts w:ascii="Consolas" w:hAnsi="Consolas" w:cs="Consolas" w:hint="eastAsia"/>
                <w:bCs/>
              </w:rPr>
              <w:t>申请理由</w:t>
            </w:r>
          </w:p>
        </w:tc>
        <w:tc>
          <w:tcPr>
            <w:tcW w:w="2762" w:type="dxa"/>
            <w:gridSpan w:val="2"/>
            <w:shd w:val="clear" w:color="auto" w:fill="FFFFFF" w:themeFill="background1"/>
          </w:tcPr>
          <w:p w:rsidR="00A27114" w:rsidRPr="00F64465" w:rsidRDefault="00A27114" w:rsidP="00DD68A6">
            <w:pPr>
              <w:pStyle w:val="a8"/>
              <w:jc w:val="center"/>
              <w:rPr>
                <w:rFonts w:ascii="Consolas" w:hAnsi="Consolas" w:cs="Consolas"/>
                <w:bCs/>
              </w:rPr>
            </w:pPr>
          </w:p>
        </w:tc>
        <w:tc>
          <w:tcPr>
            <w:tcW w:w="1847" w:type="dxa"/>
            <w:shd w:val="clear" w:color="auto" w:fill="FFFFFF" w:themeFill="background1"/>
            <w:vAlign w:val="center"/>
          </w:tcPr>
          <w:p w:rsidR="00A27114" w:rsidRPr="00F64465" w:rsidRDefault="00A27114" w:rsidP="00DD68A6">
            <w:pPr>
              <w:widowControl/>
              <w:jc w:val="center"/>
              <w:rPr>
                <w:rFonts w:ascii="Consolas" w:hAnsi="Consolas" w:cs="Consolas"/>
                <w:szCs w:val="21"/>
              </w:rPr>
            </w:pPr>
          </w:p>
        </w:tc>
      </w:tr>
      <w:tr w:rsidR="00A27114" w:rsidRPr="00F64465" w:rsidTr="00DD68A6">
        <w:tc>
          <w:tcPr>
            <w:tcW w:w="1838" w:type="dxa"/>
            <w:shd w:val="clear" w:color="auto" w:fill="FFFFFF" w:themeFill="background1"/>
            <w:vAlign w:val="center"/>
          </w:tcPr>
          <w:p w:rsidR="00A27114" w:rsidRPr="00F64465" w:rsidRDefault="00A27114" w:rsidP="00DD68A6">
            <w:pPr>
              <w:widowControl/>
              <w:jc w:val="center"/>
              <w:rPr>
                <w:rFonts w:ascii="Consolas" w:hAnsi="Consolas" w:cs="Consolas"/>
                <w:szCs w:val="21"/>
              </w:rPr>
            </w:pPr>
            <w:r w:rsidRPr="008513AD">
              <w:rPr>
                <w:rFonts w:ascii="Consolas" w:hAnsi="Consolas" w:cs="Consolas"/>
                <w:szCs w:val="21"/>
              </w:rPr>
              <w:lastRenderedPageBreak/>
              <w:t>applyTime</w:t>
            </w:r>
          </w:p>
        </w:tc>
        <w:tc>
          <w:tcPr>
            <w:tcW w:w="2620" w:type="dxa"/>
            <w:shd w:val="clear" w:color="auto" w:fill="FFFFFF" w:themeFill="background1"/>
          </w:tcPr>
          <w:p w:rsidR="00A27114" w:rsidRPr="00F64465" w:rsidRDefault="00A27114" w:rsidP="00DD68A6">
            <w:pPr>
              <w:pStyle w:val="a8"/>
              <w:jc w:val="center"/>
              <w:rPr>
                <w:rFonts w:ascii="Consolas" w:hAnsi="Consolas" w:cs="Consolas"/>
                <w:bCs/>
              </w:rPr>
            </w:pPr>
            <w:r>
              <w:rPr>
                <w:rFonts w:ascii="Consolas" w:hAnsi="Consolas" w:cs="Consolas" w:hint="eastAsia"/>
                <w:bCs/>
              </w:rPr>
              <w:t>申请时间</w:t>
            </w:r>
          </w:p>
        </w:tc>
        <w:tc>
          <w:tcPr>
            <w:tcW w:w="2762" w:type="dxa"/>
            <w:gridSpan w:val="2"/>
            <w:shd w:val="clear" w:color="auto" w:fill="FFFFFF" w:themeFill="background1"/>
          </w:tcPr>
          <w:p w:rsidR="00A27114" w:rsidRPr="00F64465" w:rsidRDefault="00A27114" w:rsidP="00DD68A6">
            <w:pPr>
              <w:pStyle w:val="a8"/>
              <w:jc w:val="center"/>
              <w:rPr>
                <w:rFonts w:ascii="Consolas" w:hAnsi="Consolas" w:cs="Consolas"/>
                <w:bCs/>
              </w:rPr>
            </w:pPr>
          </w:p>
        </w:tc>
        <w:tc>
          <w:tcPr>
            <w:tcW w:w="1847" w:type="dxa"/>
            <w:shd w:val="clear" w:color="auto" w:fill="FFFFFF" w:themeFill="background1"/>
            <w:vAlign w:val="center"/>
          </w:tcPr>
          <w:p w:rsidR="00A27114" w:rsidRPr="00F64465" w:rsidRDefault="00A27114" w:rsidP="00DD68A6">
            <w:pPr>
              <w:widowControl/>
              <w:jc w:val="center"/>
              <w:rPr>
                <w:rFonts w:ascii="Consolas" w:hAnsi="Consolas" w:cs="Consolas"/>
                <w:szCs w:val="21"/>
              </w:rPr>
            </w:pPr>
          </w:p>
        </w:tc>
      </w:tr>
      <w:tr w:rsidR="00A27114" w:rsidRPr="00F64465" w:rsidTr="00DD68A6">
        <w:tc>
          <w:tcPr>
            <w:tcW w:w="1838" w:type="dxa"/>
            <w:shd w:val="clear" w:color="auto" w:fill="FFFFFF" w:themeFill="background1"/>
            <w:vAlign w:val="center"/>
          </w:tcPr>
          <w:p w:rsidR="00A27114" w:rsidRPr="008513AD" w:rsidRDefault="00A27114" w:rsidP="00DD68A6">
            <w:pPr>
              <w:widowControl/>
              <w:jc w:val="center"/>
              <w:rPr>
                <w:rFonts w:ascii="Consolas" w:hAnsi="Consolas" w:cs="Consolas"/>
                <w:szCs w:val="21"/>
              </w:rPr>
            </w:pPr>
            <w:r w:rsidRPr="008513AD">
              <w:rPr>
                <w:rFonts w:ascii="Consolas" w:hAnsi="Consolas" w:cs="Consolas"/>
                <w:szCs w:val="21"/>
              </w:rPr>
              <w:t>regionId</w:t>
            </w:r>
          </w:p>
        </w:tc>
        <w:tc>
          <w:tcPr>
            <w:tcW w:w="2620" w:type="dxa"/>
            <w:shd w:val="clear" w:color="auto" w:fill="FFFFFF" w:themeFill="background1"/>
          </w:tcPr>
          <w:p w:rsidR="00A27114" w:rsidRDefault="00A27114" w:rsidP="00DD68A6">
            <w:pPr>
              <w:pStyle w:val="a8"/>
              <w:jc w:val="center"/>
              <w:rPr>
                <w:rFonts w:ascii="Consolas" w:hAnsi="Consolas" w:cs="Consolas"/>
                <w:bCs/>
              </w:rPr>
            </w:pPr>
            <w:r>
              <w:rPr>
                <w:rFonts w:ascii="Consolas" w:hAnsi="Consolas" w:cs="Consolas" w:hint="eastAsia"/>
                <w:bCs/>
              </w:rPr>
              <w:t>地域</w:t>
            </w:r>
            <w:r>
              <w:rPr>
                <w:rFonts w:ascii="Consolas" w:hAnsi="Consolas" w:cs="Consolas" w:hint="eastAsia"/>
                <w:bCs/>
              </w:rPr>
              <w:t>Id</w:t>
            </w:r>
          </w:p>
        </w:tc>
        <w:tc>
          <w:tcPr>
            <w:tcW w:w="2762" w:type="dxa"/>
            <w:gridSpan w:val="2"/>
            <w:shd w:val="clear" w:color="auto" w:fill="FFFFFF" w:themeFill="background1"/>
          </w:tcPr>
          <w:p w:rsidR="00A27114" w:rsidRDefault="00A27114" w:rsidP="00DD68A6">
            <w:pPr>
              <w:pStyle w:val="a8"/>
              <w:jc w:val="center"/>
              <w:rPr>
                <w:rFonts w:ascii="Consolas" w:hAnsi="Consolas" w:cs="Consolas"/>
                <w:bCs/>
              </w:rPr>
            </w:pPr>
          </w:p>
        </w:tc>
        <w:tc>
          <w:tcPr>
            <w:tcW w:w="1847" w:type="dxa"/>
            <w:shd w:val="clear" w:color="auto" w:fill="FFFFFF" w:themeFill="background1"/>
            <w:vAlign w:val="center"/>
          </w:tcPr>
          <w:p w:rsidR="00A27114" w:rsidRPr="00F64465" w:rsidRDefault="00A27114" w:rsidP="00DD68A6">
            <w:pPr>
              <w:widowControl/>
              <w:jc w:val="center"/>
              <w:rPr>
                <w:rFonts w:ascii="Consolas" w:hAnsi="Consolas" w:cs="Consolas"/>
                <w:szCs w:val="21"/>
              </w:rPr>
            </w:pPr>
          </w:p>
        </w:tc>
      </w:tr>
      <w:tr w:rsidR="00A27114" w:rsidRPr="00F64465" w:rsidTr="00DD68A6">
        <w:tc>
          <w:tcPr>
            <w:tcW w:w="1838" w:type="dxa"/>
            <w:shd w:val="clear" w:color="auto" w:fill="FFFFFF" w:themeFill="background1"/>
            <w:vAlign w:val="center"/>
          </w:tcPr>
          <w:p w:rsidR="00A27114" w:rsidRPr="008513AD" w:rsidRDefault="00A27114" w:rsidP="00DD68A6">
            <w:pPr>
              <w:widowControl/>
              <w:jc w:val="center"/>
              <w:rPr>
                <w:rFonts w:ascii="Consolas" w:hAnsi="Consolas" w:cs="Consolas"/>
                <w:szCs w:val="21"/>
              </w:rPr>
            </w:pPr>
            <w:r w:rsidRPr="008513AD">
              <w:rPr>
                <w:rFonts w:ascii="Consolas" w:hAnsi="Consolas" w:cs="Consolas"/>
                <w:szCs w:val="21"/>
              </w:rPr>
              <w:t>caption</w:t>
            </w:r>
          </w:p>
        </w:tc>
        <w:tc>
          <w:tcPr>
            <w:tcW w:w="2620" w:type="dxa"/>
            <w:shd w:val="clear" w:color="auto" w:fill="FFFFFF" w:themeFill="background1"/>
          </w:tcPr>
          <w:p w:rsidR="00A27114" w:rsidRDefault="00A27114" w:rsidP="00DD68A6">
            <w:pPr>
              <w:pStyle w:val="a8"/>
              <w:jc w:val="center"/>
              <w:rPr>
                <w:rFonts w:ascii="Consolas" w:hAnsi="Consolas" w:cs="Consolas"/>
                <w:bCs/>
              </w:rPr>
            </w:pPr>
            <w:r>
              <w:rPr>
                <w:rFonts w:ascii="Consolas" w:hAnsi="Consolas" w:cs="Consolas" w:hint="eastAsia"/>
                <w:bCs/>
              </w:rPr>
              <w:t>地域名</w:t>
            </w:r>
          </w:p>
        </w:tc>
        <w:tc>
          <w:tcPr>
            <w:tcW w:w="2762" w:type="dxa"/>
            <w:gridSpan w:val="2"/>
            <w:shd w:val="clear" w:color="auto" w:fill="FFFFFF" w:themeFill="background1"/>
          </w:tcPr>
          <w:p w:rsidR="00A27114" w:rsidRDefault="00A27114" w:rsidP="00DD68A6">
            <w:pPr>
              <w:pStyle w:val="a8"/>
              <w:jc w:val="center"/>
              <w:rPr>
                <w:rFonts w:ascii="Consolas" w:hAnsi="Consolas" w:cs="Consolas"/>
                <w:bCs/>
              </w:rPr>
            </w:pPr>
          </w:p>
        </w:tc>
        <w:tc>
          <w:tcPr>
            <w:tcW w:w="1847" w:type="dxa"/>
            <w:shd w:val="clear" w:color="auto" w:fill="FFFFFF" w:themeFill="background1"/>
            <w:vAlign w:val="center"/>
          </w:tcPr>
          <w:p w:rsidR="00A27114" w:rsidRPr="00F64465" w:rsidRDefault="00A27114" w:rsidP="00DD68A6">
            <w:pPr>
              <w:widowControl/>
              <w:jc w:val="center"/>
              <w:rPr>
                <w:rFonts w:ascii="Consolas" w:hAnsi="Consolas" w:cs="Consolas"/>
                <w:szCs w:val="21"/>
              </w:rPr>
            </w:pPr>
          </w:p>
        </w:tc>
      </w:tr>
      <w:tr w:rsidR="00A27114" w:rsidRPr="00F64465" w:rsidTr="00DD68A6">
        <w:tc>
          <w:tcPr>
            <w:tcW w:w="1838" w:type="dxa"/>
            <w:shd w:val="clear" w:color="auto" w:fill="FFFFFF" w:themeFill="background1"/>
            <w:vAlign w:val="center"/>
          </w:tcPr>
          <w:p w:rsidR="00A27114" w:rsidRPr="008513AD" w:rsidRDefault="00A27114" w:rsidP="00DD68A6">
            <w:pPr>
              <w:widowControl/>
              <w:jc w:val="center"/>
              <w:rPr>
                <w:rFonts w:ascii="Consolas" w:hAnsi="Consolas" w:cs="Consolas"/>
                <w:szCs w:val="21"/>
              </w:rPr>
            </w:pPr>
            <w:r w:rsidRPr="00A23B27">
              <w:rPr>
                <w:rFonts w:ascii="Consolas" w:hAnsi="Consolas" w:cs="Consolas"/>
                <w:szCs w:val="21"/>
              </w:rPr>
              <w:t>applyStatus</w:t>
            </w:r>
          </w:p>
        </w:tc>
        <w:tc>
          <w:tcPr>
            <w:tcW w:w="2620" w:type="dxa"/>
            <w:shd w:val="clear" w:color="auto" w:fill="FFFFFF" w:themeFill="background1"/>
          </w:tcPr>
          <w:p w:rsidR="00A27114" w:rsidRDefault="006556DD" w:rsidP="00DD68A6">
            <w:pPr>
              <w:pStyle w:val="a8"/>
              <w:jc w:val="center"/>
              <w:rPr>
                <w:rFonts w:ascii="Consolas" w:hAnsi="Consolas" w:cs="Consolas"/>
                <w:bCs/>
              </w:rPr>
            </w:pPr>
            <w:r w:rsidRPr="006556DD">
              <w:rPr>
                <w:rFonts w:ascii="Consolas" w:hAnsi="Consolas" w:cs="Consolas" w:hint="eastAsia"/>
                <w:bCs/>
              </w:rPr>
              <w:t>申请状态</w:t>
            </w:r>
          </w:p>
        </w:tc>
        <w:tc>
          <w:tcPr>
            <w:tcW w:w="2762" w:type="dxa"/>
            <w:gridSpan w:val="2"/>
            <w:shd w:val="clear" w:color="auto" w:fill="FFFFFF" w:themeFill="background1"/>
          </w:tcPr>
          <w:p w:rsidR="00A27114" w:rsidRDefault="00A27114" w:rsidP="00DD68A6">
            <w:pPr>
              <w:pStyle w:val="a8"/>
              <w:jc w:val="center"/>
              <w:rPr>
                <w:rFonts w:ascii="Consolas" w:hAnsi="Consolas" w:cs="Consolas"/>
                <w:bCs/>
              </w:rPr>
            </w:pPr>
            <w:r w:rsidRPr="00750F73">
              <w:rPr>
                <w:rFonts w:ascii="Consolas" w:hAnsi="Consolas" w:cs="Consolas" w:hint="eastAsia"/>
                <w:bCs/>
              </w:rPr>
              <w:t>0</w:t>
            </w:r>
            <w:r>
              <w:rPr>
                <w:rFonts w:ascii="Consolas" w:hAnsi="Consolas" w:cs="Consolas" w:hint="eastAsia"/>
                <w:bCs/>
              </w:rPr>
              <w:t>:</w:t>
            </w:r>
            <w:r>
              <w:rPr>
                <w:rFonts w:ascii="Consolas" w:hAnsi="Consolas" w:cs="Consolas" w:hint="eastAsia"/>
                <w:bCs/>
              </w:rPr>
              <w:t>申请中</w:t>
            </w:r>
            <w:r>
              <w:rPr>
                <w:rFonts w:ascii="Consolas" w:hAnsi="Consolas" w:cs="Consolas" w:hint="eastAsia"/>
                <w:bCs/>
              </w:rPr>
              <w:t>, 1:</w:t>
            </w:r>
            <w:r w:rsidRPr="00750F73">
              <w:rPr>
                <w:rFonts w:ascii="Consolas" w:hAnsi="Consolas" w:cs="Consolas" w:hint="eastAsia"/>
                <w:bCs/>
              </w:rPr>
              <w:t>通过</w:t>
            </w:r>
            <w:r>
              <w:rPr>
                <w:rFonts w:ascii="Consolas" w:hAnsi="Consolas" w:cs="Consolas" w:hint="eastAsia"/>
                <w:bCs/>
              </w:rPr>
              <w:t>,</w:t>
            </w:r>
          </w:p>
          <w:p w:rsidR="00A27114" w:rsidRDefault="00A27114" w:rsidP="00DD68A6">
            <w:pPr>
              <w:pStyle w:val="a8"/>
              <w:jc w:val="center"/>
              <w:rPr>
                <w:rFonts w:ascii="Consolas" w:hAnsi="Consolas" w:cs="Consolas"/>
                <w:bCs/>
              </w:rPr>
            </w:pPr>
            <w:r>
              <w:rPr>
                <w:rFonts w:ascii="Consolas" w:hAnsi="Consolas" w:cs="Consolas" w:hint="eastAsia"/>
                <w:bCs/>
              </w:rPr>
              <w:t>2</w:t>
            </w:r>
            <w:r w:rsidRPr="00750F73">
              <w:rPr>
                <w:rFonts w:ascii="Consolas" w:hAnsi="Consolas" w:cs="Consolas" w:hint="eastAsia"/>
                <w:bCs/>
              </w:rPr>
              <w:t>：未通过</w:t>
            </w:r>
          </w:p>
        </w:tc>
        <w:tc>
          <w:tcPr>
            <w:tcW w:w="1847" w:type="dxa"/>
            <w:shd w:val="clear" w:color="auto" w:fill="FFFFFF" w:themeFill="background1"/>
            <w:vAlign w:val="center"/>
          </w:tcPr>
          <w:p w:rsidR="00A27114" w:rsidRPr="00F64465" w:rsidRDefault="00A27114" w:rsidP="00DD68A6">
            <w:pPr>
              <w:widowControl/>
              <w:jc w:val="center"/>
              <w:rPr>
                <w:rFonts w:ascii="Consolas" w:hAnsi="Consolas" w:cs="Consolas"/>
                <w:szCs w:val="21"/>
              </w:rPr>
            </w:pPr>
          </w:p>
        </w:tc>
      </w:tr>
      <w:tr w:rsidR="002E5BF8" w:rsidRPr="00F64465" w:rsidTr="00DD68A6">
        <w:tc>
          <w:tcPr>
            <w:tcW w:w="1838" w:type="dxa"/>
            <w:shd w:val="clear" w:color="auto" w:fill="FFFFFF" w:themeFill="background1"/>
            <w:vAlign w:val="center"/>
          </w:tcPr>
          <w:p w:rsidR="002E5BF8" w:rsidRPr="00A23B27" w:rsidRDefault="002E5BF8" w:rsidP="00DD68A6">
            <w:pPr>
              <w:widowControl/>
              <w:jc w:val="center"/>
              <w:rPr>
                <w:rFonts w:ascii="Consolas" w:hAnsi="Consolas" w:cs="Consolas"/>
                <w:szCs w:val="21"/>
              </w:rPr>
            </w:pPr>
            <w:r w:rsidRPr="002E5BF8">
              <w:rPr>
                <w:rFonts w:ascii="Consolas" w:hAnsi="Consolas" w:cs="Consolas"/>
                <w:bCs/>
                <w:szCs w:val="21"/>
              </w:rPr>
              <w:t>mobile</w:t>
            </w:r>
          </w:p>
        </w:tc>
        <w:tc>
          <w:tcPr>
            <w:tcW w:w="2620" w:type="dxa"/>
            <w:shd w:val="clear" w:color="auto" w:fill="FFFFFF" w:themeFill="background1"/>
          </w:tcPr>
          <w:p w:rsidR="002E5BF8" w:rsidRDefault="002E5BF8" w:rsidP="00DD68A6">
            <w:pPr>
              <w:pStyle w:val="a8"/>
              <w:jc w:val="center"/>
              <w:rPr>
                <w:rFonts w:ascii="Consolas" w:hAnsi="Consolas" w:cs="Consolas"/>
                <w:bCs/>
              </w:rPr>
            </w:pPr>
            <w:r>
              <w:rPr>
                <w:rFonts w:ascii="Consolas" w:hAnsi="Consolas" w:cs="Consolas" w:hint="eastAsia"/>
                <w:bCs/>
              </w:rPr>
              <w:t>申请者电话</w:t>
            </w:r>
          </w:p>
        </w:tc>
        <w:tc>
          <w:tcPr>
            <w:tcW w:w="2762" w:type="dxa"/>
            <w:gridSpan w:val="2"/>
            <w:shd w:val="clear" w:color="auto" w:fill="FFFFFF" w:themeFill="background1"/>
          </w:tcPr>
          <w:p w:rsidR="002E5BF8" w:rsidRDefault="002E5BF8" w:rsidP="00DD68A6">
            <w:pPr>
              <w:pStyle w:val="a8"/>
              <w:jc w:val="center"/>
              <w:rPr>
                <w:rFonts w:ascii="Consolas" w:hAnsi="Consolas" w:cs="Consolas"/>
                <w:bCs/>
              </w:rPr>
            </w:pPr>
          </w:p>
        </w:tc>
        <w:tc>
          <w:tcPr>
            <w:tcW w:w="1847" w:type="dxa"/>
            <w:shd w:val="clear" w:color="auto" w:fill="FFFFFF" w:themeFill="background1"/>
            <w:vAlign w:val="center"/>
          </w:tcPr>
          <w:p w:rsidR="002E5BF8" w:rsidRPr="00F64465" w:rsidRDefault="002E5BF8" w:rsidP="00DD68A6">
            <w:pPr>
              <w:widowControl/>
              <w:jc w:val="center"/>
              <w:rPr>
                <w:rFonts w:ascii="Consolas" w:hAnsi="Consolas" w:cs="Consolas"/>
                <w:szCs w:val="21"/>
              </w:rPr>
            </w:pPr>
          </w:p>
        </w:tc>
      </w:tr>
      <w:tr w:rsidR="002E5BF8" w:rsidRPr="00F64465" w:rsidTr="00DD68A6">
        <w:tc>
          <w:tcPr>
            <w:tcW w:w="1838" w:type="dxa"/>
            <w:shd w:val="clear" w:color="auto" w:fill="FFFFFF" w:themeFill="background1"/>
            <w:vAlign w:val="center"/>
          </w:tcPr>
          <w:p w:rsidR="002E5BF8" w:rsidRPr="00A23B27" w:rsidRDefault="002E5BF8" w:rsidP="00DD68A6">
            <w:pPr>
              <w:widowControl/>
              <w:jc w:val="center"/>
              <w:rPr>
                <w:rFonts w:ascii="Consolas" w:hAnsi="Consolas" w:cs="Consolas"/>
                <w:szCs w:val="21"/>
              </w:rPr>
            </w:pPr>
            <w:r w:rsidRPr="002E5BF8">
              <w:rPr>
                <w:rFonts w:ascii="Consolas" w:hAnsi="Consolas" w:cs="Consolas" w:hint="eastAsia"/>
                <w:bCs/>
                <w:szCs w:val="21"/>
              </w:rPr>
              <w:t>emailAddress</w:t>
            </w:r>
          </w:p>
        </w:tc>
        <w:tc>
          <w:tcPr>
            <w:tcW w:w="2620" w:type="dxa"/>
            <w:shd w:val="clear" w:color="auto" w:fill="FFFFFF" w:themeFill="background1"/>
          </w:tcPr>
          <w:p w:rsidR="002E5BF8" w:rsidRDefault="002E5BF8" w:rsidP="00DD68A6">
            <w:pPr>
              <w:pStyle w:val="a8"/>
              <w:jc w:val="center"/>
              <w:rPr>
                <w:rFonts w:ascii="Consolas" w:hAnsi="Consolas" w:cs="Consolas"/>
                <w:bCs/>
              </w:rPr>
            </w:pPr>
            <w:r>
              <w:rPr>
                <w:rFonts w:ascii="Consolas" w:hAnsi="Consolas" w:cs="Consolas" w:hint="eastAsia"/>
                <w:bCs/>
              </w:rPr>
              <w:t>邮寄地址</w:t>
            </w:r>
          </w:p>
        </w:tc>
        <w:tc>
          <w:tcPr>
            <w:tcW w:w="2762" w:type="dxa"/>
            <w:gridSpan w:val="2"/>
            <w:shd w:val="clear" w:color="auto" w:fill="FFFFFF" w:themeFill="background1"/>
          </w:tcPr>
          <w:p w:rsidR="002E5BF8" w:rsidRDefault="002E5BF8" w:rsidP="00DD68A6">
            <w:pPr>
              <w:pStyle w:val="a8"/>
              <w:jc w:val="center"/>
              <w:rPr>
                <w:rFonts w:ascii="Consolas" w:hAnsi="Consolas" w:cs="Consolas"/>
                <w:bCs/>
              </w:rPr>
            </w:pPr>
          </w:p>
        </w:tc>
        <w:tc>
          <w:tcPr>
            <w:tcW w:w="1847" w:type="dxa"/>
            <w:shd w:val="clear" w:color="auto" w:fill="FFFFFF" w:themeFill="background1"/>
            <w:vAlign w:val="center"/>
          </w:tcPr>
          <w:p w:rsidR="002E5BF8" w:rsidRPr="00F64465" w:rsidRDefault="002E5BF8" w:rsidP="00DD68A6">
            <w:pPr>
              <w:widowControl/>
              <w:jc w:val="center"/>
              <w:rPr>
                <w:rFonts w:ascii="Consolas" w:hAnsi="Consolas" w:cs="Consolas"/>
                <w:szCs w:val="21"/>
              </w:rPr>
            </w:pPr>
          </w:p>
        </w:tc>
      </w:tr>
      <w:tr w:rsidR="002E5BF8" w:rsidRPr="00F64465" w:rsidTr="00DD68A6">
        <w:tc>
          <w:tcPr>
            <w:tcW w:w="1838" w:type="dxa"/>
            <w:shd w:val="clear" w:color="auto" w:fill="FFFFFF" w:themeFill="background1"/>
            <w:vAlign w:val="center"/>
          </w:tcPr>
          <w:p w:rsidR="002E5BF8" w:rsidRPr="00A23B27" w:rsidRDefault="002E5BF8" w:rsidP="00DD68A6">
            <w:pPr>
              <w:widowControl/>
              <w:jc w:val="center"/>
              <w:rPr>
                <w:rFonts w:ascii="Consolas" w:hAnsi="Consolas" w:cs="Consolas"/>
                <w:szCs w:val="21"/>
              </w:rPr>
            </w:pPr>
            <w:r w:rsidRPr="002E5BF8">
              <w:rPr>
                <w:rFonts w:ascii="Consolas" w:hAnsi="Consolas" w:cs="Consolas"/>
                <w:bCs/>
                <w:szCs w:val="21"/>
              </w:rPr>
              <w:t>age</w:t>
            </w:r>
          </w:p>
        </w:tc>
        <w:tc>
          <w:tcPr>
            <w:tcW w:w="2620" w:type="dxa"/>
            <w:shd w:val="clear" w:color="auto" w:fill="FFFFFF" w:themeFill="background1"/>
          </w:tcPr>
          <w:p w:rsidR="002E5BF8" w:rsidRDefault="002E5BF8" w:rsidP="00DD68A6">
            <w:pPr>
              <w:pStyle w:val="a8"/>
              <w:jc w:val="center"/>
              <w:rPr>
                <w:rFonts w:ascii="Consolas" w:hAnsi="Consolas" w:cs="Consolas"/>
                <w:bCs/>
              </w:rPr>
            </w:pPr>
            <w:r>
              <w:rPr>
                <w:rFonts w:ascii="Consolas" w:hAnsi="Consolas" w:cs="Consolas" w:hint="eastAsia"/>
                <w:bCs/>
              </w:rPr>
              <w:t>年龄</w:t>
            </w:r>
          </w:p>
        </w:tc>
        <w:tc>
          <w:tcPr>
            <w:tcW w:w="2762" w:type="dxa"/>
            <w:gridSpan w:val="2"/>
            <w:shd w:val="clear" w:color="auto" w:fill="FFFFFF" w:themeFill="background1"/>
          </w:tcPr>
          <w:p w:rsidR="002E5BF8" w:rsidRDefault="002E5BF8" w:rsidP="00DD68A6">
            <w:pPr>
              <w:pStyle w:val="a8"/>
              <w:jc w:val="center"/>
              <w:rPr>
                <w:rFonts w:ascii="Consolas" w:hAnsi="Consolas" w:cs="Consolas"/>
                <w:bCs/>
              </w:rPr>
            </w:pPr>
          </w:p>
        </w:tc>
        <w:tc>
          <w:tcPr>
            <w:tcW w:w="1847" w:type="dxa"/>
            <w:shd w:val="clear" w:color="auto" w:fill="FFFFFF" w:themeFill="background1"/>
            <w:vAlign w:val="center"/>
          </w:tcPr>
          <w:p w:rsidR="002E5BF8" w:rsidRPr="00F64465" w:rsidRDefault="002E5BF8" w:rsidP="00DD68A6">
            <w:pPr>
              <w:widowControl/>
              <w:jc w:val="center"/>
              <w:rPr>
                <w:rFonts w:ascii="Consolas" w:hAnsi="Consolas" w:cs="Consolas"/>
                <w:szCs w:val="21"/>
              </w:rPr>
            </w:pPr>
          </w:p>
        </w:tc>
      </w:tr>
      <w:tr w:rsidR="002E5BF8" w:rsidRPr="00F64465" w:rsidTr="00DD68A6">
        <w:tc>
          <w:tcPr>
            <w:tcW w:w="1838" w:type="dxa"/>
            <w:shd w:val="clear" w:color="auto" w:fill="FFFFFF" w:themeFill="background1"/>
            <w:vAlign w:val="center"/>
          </w:tcPr>
          <w:p w:rsidR="002E5BF8" w:rsidRPr="00A23B27" w:rsidRDefault="002E5BF8" w:rsidP="00DD68A6">
            <w:pPr>
              <w:widowControl/>
              <w:jc w:val="center"/>
              <w:rPr>
                <w:rFonts w:ascii="Consolas" w:hAnsi="Consolas" w:cs="Consolas"/>
                <w:szCs w:val="21"/>
              </w:rPr>
            </w:pPr>
            <w:r w:rsidRPr="002E5BF8">
              <w:rPr>
                <w:rFonts w:ascii="Consolas" w:hAnsi="Consolas" w:cs="Consolas"/>
                <w:bCs/>
                <w:szCs w:val="21"/>
              </w:rPr>
              <w:t>idcard</w:t>
            </w:r>
          </w:p>
        </w:tc>
        <w:tc>
          <w:tcPr>
            <w:tcW w:w="2620" w:type="dxa"/>
            <w:shd w:val="clear" w:color="auto" w:fill="FFFFFF" w:themeFill="background1"/>
          </w:tcPr>
          <w:p w:rsidR="002E5BF8" w:rsidRDefault="002E5BF8" w:rsidP="00DD68A6">
            <w:pPr>
              <w:pStyle w:val="a8"/>
              <w:jc w:val="center"/>
              <w:rPr>
                <w:rFonts w:ascii="Consolas" w:hAnsi="Consolas" w:cs="Consolas"/>
                <w:bCs/>
              </w:rPr>
            </w:pPr>
            <w:r>
              <w:rPr>
                <w:rFonts w:ascii="Consolas" w:hAnsi="Consolas" w:cs="Consolas" w:hint="eastAsia"/>
                <w:bCs/>
              </w:rPr>
              <w:t>身份证号码</w:t>
            </w:r>
          </w:p>
        </w:tc>
        <w:tc>
          <w:tcPr>
            <w:tcW w:w="2762" w:type="dxa"/>
            <w:gridSpan w:val="2"/>
            <w:shd w:val="clear" w:color="auto" w:fill="FFFFFF" w:themeFill="background1"/>
          </w:tcPr>
          <w:p w:rsidR="002E5BF8" w:rsidRDefault="002E5BF8" w:rsidP="00DD68A6">
            <w:pPr>
              <w:pStyle w:val="a8"/>
              <w:jc w:val="center"/>
              <w:rPr>
                <w:rFonts w:ascii="Consolas" w:hAnsi="Consolas" w:cs="Consolas"/>
                <w:bCs/>
              </w:rPr>
            </w:pPr>
          </w:p>
        </w:tc>
        <w:tc>
          <w:tcPr>
            <w:tcW w:w="1847" w:type="dxa"/>
            <w:shd w:val="clear" w:color="auto" w:fill="FFFFFF" w:themeFill="background1"/>
            <w:vAlign w:val="center"/>
          </w:tcPr>
          <w:p w:rsidR="002E5BF8" w:rsidRPr="00F64465" w:rsidRDefault="002E5BF8" w:rsidP="00DD68A6">
            <w:pPr>
              <w:widowControl/>
              <w:jc w:val="center"/>
              <w:rPr>
                <w:rFonts w:ascii="Consolas" w:hAnsi="Consolas" w:cs="Consolas"/>
                <w:szCs w:val="21"/>
              </w:rPr>
            </w:pPr>
          </w:p>
        </w:tc>
      </w:tr>
      <w:tr w:rsidR="00A27114" w:rsidTr="00DD68A6">
        <w:tc>
          <w:tcPr>
            <w:tcW w:w="1838" w:type="dxa"/>
            <w:shd w:val="clear" w:color="auto" w:fill="A6A6A6" w:themeFill="background1" w:themeFillShade="A6"/>
            <w:vAlign w:val="center"/>
          </w:tcPr>
          <w:p w:rsidR="00A27114" w:rsidRDefault="00A27114" w:rsidP="00DD68A6">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bCs/>
                <w:color w:val="5B9BD5" w:themeColor="accent1"/>
                <w:sz w:val="24"/>
                <w:szCs w:val="24"/>
              </w:rPr>
              <w:t>success_jsonpCallback05251571422565118({</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bCs/>
                <w:color w:val="5B9BD5" w:themeColor="accent1"/>
                <w:sz w:val="24"/>
                <w:szCs w:val="24"/>
              </w:rPr>
              <w:t xml:space="preserve">    "rspCode": "000",</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hint="eastAsia"/>
                <w:bCs/>
                <w:color w:val="5B9BD5" w:themeColor="accent1"/>
                <w:sz w:val="24"/>
                <w:szCs w:val="24"/>
              </w:rPr>
              <w:t xml:space="preserve">    "rspDesc": "</w:t>
            </w:r>
            <w:r w:rsidRPr="002E5BF8">
              <w:rPr>
                <w:rFonts w:ascii="Consolas" w:hAnsi="Consolas" w:cs="Consolas" w:hint="eastAsia"/>
                <w:bCs/>
                <w:color w:val="5B9BD5" w:themeColor="accent1"/>
                <w:sz w:val="24"/>
                <w:szCs w:val="24"/>
              </w:rPr>
              <w:t>查询正常</w:t>
            </w:r>
            <w:r w:rsidRPr="002E5BF8">
              <w:rPr>
                <w:rFonts w:ascii="Consolas" w:hAnsi="Consolas" w:cs="Consolas" w:hint="eastAsia"/>
                <w:bCs/>
                <w:color w:val="5B9BD5" w:themeColor="accent1"/>
                <w:sz w:val="24"/>
                <w:szCs w:val="24"/>
              </w:rPr>
              <w:t>",</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bCs/>
                <w:color w:val="5B9BD5" w:themeColor="accent1"/>
                <w:sz w:val="24"/>
                <w:szCs w:val="24"/>
              </w:rPr>
              <w:t xml:space="preserve">    "ahId": 282,</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bCs/>
                <w:color w:val="5B9BD5" w:themeColor="accent1"/>
                <w:sz w:val="24"/>
                <w:szCs w:val="24"/>
              </w:rPr>
              <w:t xml:space="preserve">    "userId": "664224",</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hint="eastAsia"/>
                <w:bCs/>
                <w:color w:val="5B9BD5" w:themeColor="accent1"/>
                <w:sz w:val="24"/>
                <w:szCs w:val="24"/>
              </w:rPr>
              <w:t xml:space="preserve">    "realName": "</w:t>
            </w:r>
            <w:r w:rsidRPr="002E5BF8">
              <w:rPr>
                <w:rFonts w:ascii="Consolas" w:hAnsi="Consolas" w:cs="Consolas" w:hint="eastAsia"/>
                <w:bCs/>
                <w:color w:val="5B9BD5" w:themeColor="accent1"/>
                <w:sz w:val="24"/>
                <w:szCs w:val="24"/>
              </w:rPr>
              <w:t>邓富金</w:t>
            </w:r>
            <w:r w:rsidRPr="002E5BF8">
              <w:rPr>
                <w:rFonts w:ascii="Consolas" w:hAnsi="Consolas" w:cs="Consolas" w:hint="eastAsia"/>
                <w:bCs/>
                <w:color w:val="5B9BD5" w:themeColor="accent1"/>
                <w:sz w:val="24"/>
                <w:szCs w:val="24"/>
              </w:rPr>
              <w:t>",</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bCs/>
                <w:color w:val="5B9BD5" w:themeColor="accent1"/>
                <w:sz w:val="24"/>
                <w:szCs w:val="24"/>
              </w:rPr>
              <w:t xml:space="preserve">    "picurl": "bbs600108767.jpg",</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hint="eastAsia"/>
                <w:bCs/>
                <w:color w:val="5B9BD5" w:themeColor="accent1"/>
                <w:sz w:val="24"/>
                <w:szCs w:val="24"/>
              </w:rPr>
              <w:t xml:space="preserve">    "reason": "</w:t>
            </w:r>
            <w:r w:rsidRPr="002E5BF8">
              <w:rPr>
                <w:rFonts w:ascii="Consolas" w:hAnsi="Consolas" w:cs="Consolas" w:hint="eastAsia"/>
                <w:bCs/>
                <w:color w:val="5B9BD5" w:themeColor="accent1"/>
                <w:sz w:val="24"/>
                <w:szCs w:val="24"/>
              </w:rPr>
              <w:t>测试</w:t>
            </w:r>
            <w:r w:rsidRPr="002E5BF8">
              <w:rPr>
                <w:rFonts w:ascii="Consolas" w:hAnsi="Consolas" w:cs="Consolas" w:hint="eastAsia"/>
                <w:bCs/>
                <w:color w:val="5B9BD5" w:themeColor="accent1"/>
                <w:sz w:val="24"/>
                <w:szCs w:val="24"/>
              </w:rPr>
              <w:t>",</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bCs/>
                <w:color w:val="5B9BD5" w:themeColor="accent1"/>
                <w:sz w:val="24"/>
                <w:szCs w:val="24"/>
              </w:rPr>
              <w:t xml:space="preserve">    "applyTime": "2017-03-31 17:49:23",</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bCs/>
                <w:color w:val="5B9BD5" w:themeColor="accent1"/>
                <w:sz w:val="24"/>
                <w:szCs w:val="24"/>
              </w:rPr>
              <w:t xml:space="preserve">    "regionId": "510000000000,510900000000,510923000000,510923001000,510923001009",</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bCs/>
                <w:color w:val="5B9BD5" w:themeColor="accent1"/>
                <w:sz w:val="24"/>
                <w:szCs w:val="24"/>
              </w:rPr>
              <w:t xml:space="preserve">    "applyStatus": 0,</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bCs/>
                <w:color w:val="5B9BD5" w:themeColor="accent1"/>
                <w:sz w:val="24"/>
                <w:szCs w:val="24"/>
              </w:rPr>
              <w:t xml:space="preserve">    "mobile": "15983087083",</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hint="eastAsia"/>
                <w:bCs/>
                <w:color w:val="5B9BD5" w:themeColor="accent1"/>
                <w:sz w:val="24"/>
                <w:szCs w:val="24"/>
              </w:rPr>
              <w:t xml:space="preserve">    "emailAddress": "</w:t>
            </w:r>
            <w:r w:rsidRPr="002E5BF8">
              <w:rPr>
                <w:rFonts w:ascii="Consolas" w:hAnsi="Consolas" w:cs="Consolas" w:hint="eastAsia"/>
                <w:bCs/>
                <w:color w:val="5B9BD5" w:themeColor="accent1"/>
                <w:sz w:val="24"/>
                <w:szCs w:val="24"/>
              </w:rPr>
              <w:t>四川省</w:t>
            </w:r>
            <w:r w:rsidRPr="002E5BF8">
              <w:rPr>
                <w:rFonts w:ascii="Consolas" w:hAnsi="Consolas" w:cs="Consolas" w:hint="eastAsia"/>
                <w:bCs/>
                <w:color w:val="5B9BD5" w:themeColor="accent1"/>
                <w:sz w:val="24"/>
                <w:szCs w:val="24"/>
              </w:rPr>
              <w:t>,</w:t>
            </w:r>
            <w:r w:rsidRPr="002E5BF8">
              <w:rPr>
                <w:rFonts w:ascii="Consolas" w:hAnsi="Consolas" w:cs="Consolas" w:hint="eastAsia"/>
                <w:bCs/>
                <w:color w:val="5B9BD5" w:themeColor="accent1"/>
                <w:sz w:val="24"/>
                <w:szCs w:val="24"/>
              </w:rPr>
              <w:t>遂宁市</w:t>
            </w:r>
            <w:r w:rsidRPr="002E5BF8">
              <w:rPr>
                <w:rFonts w:ascii="Consolas" w:hAnsi="Consolas" w:cs="Consolas" w:hint="eastAsia"/>
                <w:bCs/>
                <w:color w:val="5B9BD5" w:themeColor="accent1"/>
                <w:sz w:val="24"/>
                <w:szCs w:val="24"/>
              </w:rPr>
              <w:t>,</w:t>
            </w:r>
            <w:r w:rsidRPr="002E5BF8">
              <w:rPr>
                <w:rFonts w:ascii="Consolas" w:hAnsi="Consolas" w:cs="Consolas" w:hint="eastAsia"/>
                <w:bCs/>
                <w:color w:val="5B9BD5" w:themeColor="accent1"/>
                <w:sz w:val="24"/>
                <w:szCs w:val="24"/>
              </w:rPr>
              <w:t>大英县</w:t>
            </w:r>
            <w:r w:rsidRPr="002E5BF8">
              <w:rPr>
                <w:rFonts w:ascii="Consolas" w:hAnsi="Consolas" w:cs="Consolas" w:hint="eastAsia"/>
                <w:bCs/>
                <w:color w:val="5B9BD5" w:themeColor="accent1"/>
                <w:sz w:val="24"/>
                <w:szCs w:val="24"/>
              </w:rPr>
              <w:t>,</w:t>
            </w:r>
            <w:r w:rsidRPr="002E5BF8">
              <w:rPr>
                <w:rFonts w:ascii="Consolas" w:hAnsi="Consolas" w:cs="Consolas" w:hint="eastAsia"/>
                <w:bCs/>
                <w:color w:val="5B9BD5" w:themeColor="accent1"/>
                <w:sz w:val="24"/>
                <w:szCs w:val="24"/>
              </w:rPr>
              <w:t>河边镇</w:t>
            </w:r>
            <w:r w:rsidRPr="002E5BF8">
              <w:rPr>
                <w:rFonts w:ascii="Consolas" w:hAnsi="Consolas" w:cs="Consolas" w:hint="eastAsia"/>
                <w:bCs/>
                <w:color w:val="5B9BD5" w:themeColor="accent1"/>
                <w:sz w:val="24"/>
                <w:szCs w:val="24"/>
              </w:rPr>
              <w:t>,</w:t>
            </w:r>
            <w:r w:rsidRPr="002E5BF8">
              <w:rPr>
                <w:rFonts w:ascii="Consolas" w:hAnsi="Consolas" w:cs="Consolas" w:hint="eastAsia"/>
                <w:bCs/>
                <w:color w:val="5B9BD5" w:themeColor="accent1"/>
                <w:sz w:val="24"/>
                <w:szCs w:val="24"/>
              </w:rPr>
              <w:t>葛藤村委会</w:t>
            </w:r>
            <w:r w:rsidRPr="002E5BF8">
              <w:rPr>
                <w:rFonts w:ascii="Consolas" w:hAnsi="Consolas" w:cs="Consolas" w:hint="eastAsia"/>
                <w:bCs/>
                <w:color w:val="5B9BD5" w:themeColor="accent1"/>
                <w:sz w:val="24"/>
                <w:szCs w:val="24"/>
              </w:rPr>
              <w:t>",</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bCs/>
                <w:color w:val="5B9BD5" w:themeColor="accent1"/>
                <w:sz w:val="24"/>
                <w:szCs w:val="24"/>
              </w:rPr>
              <w:t xml:space="preserve">    "age": 74,</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bCs/>
                <w:color w:val="5B9BD5" w:themeColor="accent1"/>
                <w:sz w:val="24"/>
                <w:szCs w:val="24"/>
              </w:rPr>
              <w:t xml:space="preserve">    "idcard": "510921194310269259",</w:t>
            </w:r>
          </w:p>
          <w:p w:rsidR="002E5BF8" w:rsidRPr="002E5BF8" w:rsidRDefault="002E5BF8" w:rsidP="002E5BF8">
            <w:pPr>
              <w:jc w:val="left"/>
              <w:rPr>
                <w:rFonts w:ascii="Consolas" w:hAnsi="Consolas" w:cs="Consolas"/>
                <w:bCs/>
                <w:color w:val="5B9BD5" w:themeColor="accent1"/>
                <w:sz w:val="24"/>
                <w:szCs w:val="24"/>
              </w:rPr>
            </w:pPr>
            <w:r w:rsidRPr="002E5BF8">
              <w:rPr>
                <w:rFonts w:ascii="Consolas" w:hAnsi="Consolas" w:cs="Consolas" w:hint="eastAsia"/>
                <w:bCs/>
                <w:color w:val="5B9BD5" w:themeColor="accent1"/>
                <w:sz w:val="24"/>
                <w:szCs w:val="24"/>
              </w:rPr>
              <w:t xml:space="preserve">    "caption": "</w:t>
            </w:r>
            <w:r w:rsidRPr="002E5BF8">
              <w:rPr>
                <w:rFonts w:ascii="Consolas" w:hAnsi="Consolas" w:cs="Consolas" w:hint="eastAsia"/>
                <w:bCs/>
                <w:color w:val="5B9BD5" w:themeColor="accent1"/>
                <w:sz w:val="24"/>
                <w:szCs w:val="24"/>
              </w:rPr>
              <w:t>四川省</w:t>
            </w:r>
            <w:r w:rsidRPr="002E5BF8">
              <w:rPr>
                <w:rFonts w:ascii="Consolas" w:hAnsi="Consolas" w:cs="Consolas" w:hint="eastAsia"/>
                <w:bCs/>
                <w:color w:val="5B9BD5" w:themeColor="accent1"/>
                <w:sz w:val="24"/>
                <w:szCs w:val="24"/>
              </w:rPr>
              <w:t>,</w:t>
            </w:r>
            <w:r w:rsidRPr="002E5BF8">
              <w:rPr>
                <w:rFonts w:ascii="Consolas" w:hAnsi="Consolas" w:cs="Consolas" w:hint="eastAsia"/>
                <w:bCs/>
                <w:color w:val="5B9BD5" w:themeColor="accent1"/>
                <w:sz w:val="24"/>
                <w:szCs w:val="24"/>
              </w:rPr>
              <w:t>遂宁市</w:t>
            </w:r>
            <w:r w:rsidRPr="002E5BF8">
              <w:rPr>
                <w:rFonts w:ascii="Consolas" w:hAnsi="Consolas" w:cs="Consolas" w:hint="eastAsia"/>
                <w:bCs/>
                <w:color w:val="5B9BD5" w:themeColor="accent1"/>
                <w:sz w:val="24"/>
                <w:szCs w:val="24"/>
              </w:rPr>
              <w:t>,</w:t>
            </w:r>
            <w:r w:rsidRPr="002E5BF8">
              <w:rPr>
                <w:rFonts w:ascii="Consolas" w:hAnsi="Consolas" w:cs="Consolas" w:hint="eastAsia"/>
                <w:bCs/>
                <w:color w:val="5B9BD5" w:themeColor="accent1"/>
                <w:sz w:val="24"/>
                <w:szCs w:val="24"/>
              </w:rPr>
              <w:t>大英县</w:t>
            </w:r>
            <w:r w:rsidRPr="002E5BF8">
              <w:rPr>
                <w:rFonts w:ascii="Consolas" w:hAnsi="Consolas" w:cs="Consolas" w:hint="eastAsia"/>
                <w:bCs/>
                <w:color w:val="5B9BD5" w:themeColor="accent1"/>
                <w:sz w:val="24"/>
                <w:szCs w:val="24"/>
              </w:rPr>
              <w:t>,</w:t>
            </w:r>
            <w:r w:rsidRPr="002E5BF8">
              <w:rPr>
                <w:rFonts w:ascii="Consolas" w:hAnsi="Consolas" w:cs="Consolas" w:hint="eastAsia"/>
                <w:bCs/>
                <w:color w:val="5B9BD5" w:themeColor="accent1"/>
                <w:sz w:val="24"/>
                <w:szCs w:val="24"/>
              </w:rPr>
              <w:t>河边镇</w:t>
            </w:r>
            <w:r w:rsidRPr="002E5BF8">
              <w:rPr>
                <w:rFonts w:ascii="Consolas" w:hAnsi="Consolas" w:cs="Consolas" w:hint="eastAsia"/>
                <w:bCs/>
                <w:color w:val="5B9BD5" w:themeColor="accent1"/>
                <w:sz w:val="24"/>
                <w:szCs w:val="24"/>
              </w:rPr>
              <w:t>,</w:t>
            </w:r>
            <w:r w:rsidRPr="002E5BF8">
              <w:rPr>
                <w:rFonts w:ascii="Consolas" w:hAnsi="Consolas" w:cs="Consolas" w:hint="eastAsia"/>
                <w:bCs/>
                <w:color w:val="5B9BD5" w:themeColor="accent1"/>
                <w:sz w:val="24"/>
                <w:szCs w:val="24"/>
              </w:rPr>
              <w:t>葛藤村委会</w:t>
            </w:r>
            <w:r w:rsidRPr="002E5BF8">
              <w:rPr>
                <w:rFonts w:ascii="Consolas" w:hAnsi="Consolas" w:cs="Consolas" w:hint="eastAsia"/>
                <w:bCs/>
                <w:color w:val="5B9BD5" w:themeColor="accent1"/>
                <w:sz w:val="24"/>
                <w:szCs w:val="24"/>
              </w:rPr>
              <w:t>"</w:t>
            </w:r>
          </w:p>
          <w:p w:rsidR="00A27114" w:rsidRPr="009A7093" w:rsidRDefault="002E5BF8" w:rsidP="002E5BF8">
            <w:pPr>
              <w:jc w:val="left"/>
              <w:rPr>
                <w:rFonts w:ascii="Consolas" w:hAnsi="Consolas" w:cs="Consolas"/>
                <w:bCs/>
                <w:color w:val="5B9BD5" w:themeColor="accent1"/>
                <w:szCs w:val="21"/>
              </w:rPr>
            </w:pPr>
            <w:r w:rsidRPr="002E5BF8">
              <w:rPr>
                <w:rFonts w:ascii="Consolas" w:hAnsi="Consolas" w:cs="Consolas"/>
                <w:bCs/>
                <w:color w:val="5B9BD5" w:themeColor="accent1"/>
                <w:sz w:val="24"/>
                <w:szCs w:val="24"/>
              </w:rPr>
              <w:t>})</w:t>
            </w:r>
          </w:p>
        </w:tc>
      </w:tr>
    </w:tbl>
    <w:p w:rsidR="006556DD" w:rsidRDefault="006556DD" w:rsidP="00D803E8">
      <w:pPr>
        <w:pStyle w:val="5"/>
      </w:pPr>
      <w:r>
        <w:rPr>
          <w:rFonts w:hint="eastAsia"/>
        </w:rPr>
        <w:t>1.1.1.7</w:t>
      </w:r>
      <w:r>
        <w:rPr>
          <w:rFonts w:hint="eastAsia"/>
        </w:rPr>
        <w:t>通过申请</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6556DD" w:rsidTr="00DD68A6">
        <w:tc>
          <w:tcPr>
            <w:tcW w:w="1838" w:type="dxa"/>
            <w:vAlign w:val="center"/>
          </w:tcPr>
          <w:p w:rsidR="006556DD" w:rsidRDefault="006556DD" w:rsidP="00DD68A6">
            <w:pPr>
              <w:jc w:val="center"/>
              <w:rPr>
                <w:bCs/>
                <w:szCs w:val="21"/>
              </w:rPr>
            </w:pPr>
            <w:r>
              <w:rPr>
                <w:bCs/>
                <w:szCs w:val="21"/>
              </w:rPr>
              <w:t>接口标识：</w:t>
            </w:r>
          </w:p>
        </w:tc>
        <w:tc>
          <w:tcPr>
            <w:tcW w:w="2655" w:type="dxa"/>
            <w:gridSpan w:val="2"/>
            <w:vAlign w:val="center"/>
          </w:tcPr>
          <w:p w:rsidR="006556DD" w:rsidRDefault="006556DD" w:rsidP="00DD68A6">
            <w:pPr>
              <w:jc w:val="center"/>
              <w:rPr>
                <w:bCs/>
                <w:szCs w:val="21"/>
              </w:rPr>
            </w:pPr>
            <w:r>
              <w:rPr>
                <w:rFonts w:ascii="Tahoma" w:hAnsi="Tahoma" w:cs="Tahoma"/>
                <w:color w:val="434343"/>
                <w:sz w:val="18"/>
                <w:szCs w:val="18"/>
                <w:shd w:val="clear" w:color="auto" w:fill="F2F2F2"/>
              </w:rPr>
              <w:t>passApply</w:t>
            </w:r>
          </w:p>
        </w:tc>
        <w:tc>
          <w:tcPr>
            <w:tcW w:w="2727" w:type="dxa"/>
          </w:tcPr>
          <w:p w:rsidR="006556DD" w:rsidRDefault="006556DD" w:rsidP="00DD68A6">
            <w:pPr>
              <w:jc w:val="left"/>
            </w:pPr>
          </w:p>
        </w:tc>
        <w:tc>
          <w:tcPr>
            <w:tcW w:w="1847" w:type="dxa"/>
          </w:tcPr>
          <w:p w:rsidR="006556DD" w:rsidRDefault="006556DD" w:rsidP="00DD68A6">
            <w:pPr>
              <w:jc w:val="left"/>
            </w:pPr>
          </w:p>
        </w:tc>
      </w:tr>
      <w:tr w:rsidR="006556DD" w:rsidTr="00DD68A6">
        <w:tc>
          <w:tcPr>
            <w:tcW w:w="1838" w:type="dxa"/>
            <w:shd w:val="clear" w:color="auto" w:fill="A6A6A6" w:themeFill="background1" w:themeFillShade="A6"/>
            <w:vAlign w:val="center"/>
          </w:tcPr>
          <w:p w:rsidR="006556DD" w:rsidRDefault="006556DD" w:rsidP="00DD68A6">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6556DD" w:rsidRDefault="006556DD" w:rsidP="00DD68A6">
            <w:pPr>
              <w:jc w:val="center"/>
              <w:rPr>
                <w:bCs/>
                <w:szCs w:val="21"/>
              </w:rPr>
            </w:pPr>
            <w:r>
              <w:rPr>
                <w:rFonts w:ascii="Tahoma" w:hAnsi="Tahoma" w:cs="Tahoma"/>
                <w:color w:val="434343"/>
                <w:sz w:val="18"/>
                <w:szCs w:val="18"/>
                <w:shd w:val="clear" w:color="auto" w:fill="F2F2F2"/>
              </w:rPr>
              <w:t>passApply</w:t>
            </w:r>
          </w:p>
        </w:tc>
        <w:tc>
          <w:tcPr>
            <w:tcW w:w="2727" w:type="dxa"/>
          </w:tcPr>
          <w:p w:rsidR="006556DD" w:rsidRDefault="006556DD" w:rsidP="00DD68A6">
            <w:pPr>
              <w:jc w:val="center"/>
              <w:rPr>
                <w:bCs/>
                <w:szCs w:val="21"/>
              </w:rPr>
            </w:pPr>
          </w:p>
        </w:tc>
        <w:tc>
          <w:tcPr>
            <w:tcW w:w="1847" w:type="dxa"/>
          </w:tcPr>
          <w:p w:rsidR="006556DD" w:rsidRDefault="006556DD" w:rsidP="00DD68A6">
            <w:pPr>
              <w:jc w:val="center"/>
              <w:rPr>
                <w:bCs/>
                <w:szCs w:val="21"/>
              </w:rPr>
            </w:pPr>
          </w:p>
        </w:tc>
      </w:tr>
      <w:tr w:rsidR="006556DD" w:rsidTr="00DD68A6">
        <w:tc>
          <w:tcPr>
            <w:tcW w:w="1838" w:type="dxa"/>
            <w:shd w:val="clear" w:color="auto" w:fill="A6A6A6" w:themeFill="background1" w:themeFillShade="A6"/>
            <w:vAlign w:val="center"/>
          </w:tcPr>
          <w:p w:rsidR="006556DD" w:rsidRDefault="006556DD" w:rsidP="00DD68A6">
            <w:pPr>
              <w:jc w:val="center"/>
              <w:rPr>
                <w:bCs/>
                <w:szCs w:val="21"/>
              </w:rPr>
            </w:pPr>
            <w:r>
              <w:rPr>
                <w:bCs/>
                <w:szCs w:val="21"/>
              </w:rPr>
              <w:t>字段名</w:t>
            </w:r>
          </w:p>
        </w:tc>
        <w:tc>
          <w:tcPr>
            <w:tcW w:w="2655" w:type="dxa"/>
            <w:gridSpan w:val="2"/>
            <w:shd w:val="clear" w:color="auto" w:fill="A6A6A6" w:themeFill="background1" w:themeFillShade="A6"/>
            <w:vAlign w:val="center"/>
          </w:tcPr>
          <w:p w:rsidR="006556DD" w:rsidRDefault="006556DD" w:rsidP="00DD68A6">
            <w:pPr>
              <w:jc w:val="center"/>
              <w:rPr>
                <w:bCs/>
                <w:szCs w:val="21"/>
              </w:rPr>
            </w:pPr>
            <w:r>
              <w:rPr>
                <w:bCs/>
                <w:szCs w:val="21"/>
              </w:rPr>
              <w:t>说明</w:t>
            </w:r>
          </w:p>
        </w:tc>
        <w:tc>
          <w:tcPr>
            <w:tcW w:w="2727" w:type="dxa"/>
            <w:shd w:val="clear" w:color="auto" w:fill="A6A6A6" w:themeFill="background1" w:themeFillShade="A6"/>
          </w:tcPr>
          <w:p w:rsidR="006556DD" w:rsidRDefault="006556DD" w:rsidP="00DD68A6">
            <w:pPr>
              <w:jc w:val="center"/>
              <w:rPr>
                <w:bCs/>
                <w:szCs w:val="21"/>
              </w:rPr>
            </w:pPr>
            <w:r>
              <w:rPr>
                <w:bCs/>
                <w:szCs w:val="21"/>
              </w:rPr>
              <w:t>备注</w:t>
            </w:r>
          </w:p>
        </w:tc>
        <w:tc>
          <w:tcPr>
            <w:tcW w:w="1847" w:type="dxa"/>
            <w:shd w:val="clear" w:color="auto" w:fill="A6A6A6" w:themeFill="background1" w:themeFillShade="A6"/>
          </w:tcPr>
          <w:p w:rsidR="006556DD" w:rsidRDefault="006556DD" w:rsidP="00DD68A6">
            <w:pPr>
              <w:jc w:val="center"/>
              <w:rPr>
                <w:bCs/>
                <w:szCs w:val="21"/>
              </w:rPr>
            </w:pPr>
            <w:r>
              <w:rPr>
                <w:rFonts w:hint="eastAsia"/>
                <w:bCs/>
                <w:szCs w:val="21"/>
              </w:rPr>
              <w:t>是否必填项</w:t>
            </w:r>
          </w:p>
        </w:tc>
      </w:tr>
      <w:tr w:rsidR="006556DD" w:rsidTr="00DD68A6">
        <w:trPr>
          <w:trHeight w:val="405"/>
        </w:trPr>
        <w:tc>
          <w:tcPr>
            <w:tcW w:w="1838" w:type="dxa"/>
            <w:vAlign w:val="center"/>
          </w:tcPr>
          <w:p w:rsidR="006556DD" w:rsidRPr="001112AF" w:rsidRDefault="006556DD" w:rsidP="00DD68A6">
            <w:pPr>
              <w:jc w:val="center"/>
            </w:pPr>
            <w:r w:rsidRPr="009D30C1">
              <w:rPr>
                <w:bCs/>
                <w:szCs w:val="21"/>
              </w:rPr>
              <w:t>ahId</w:t>
            </w:r>
          </w:p>
        </w:tc>
        <w:tc>
          <w:tcPr>
            <w:tcW w:w="2655" w:type="dxa"/>
            <w:gridSpan w:val="2"/>
            <w:vAlign w:val="center"/>
          </w:tcPr>
          <w:p w:rsidR="006556DD" w:rsidRPr="001112AF" w:rsidRDefault="006556DD" w:rsidP="00DD68A6">
            <w:pPr>
              <w:jc w:val="center"/>
              <w:rPr>
                <w:bCs/>
                <w:szCs w:val="21"/>
              </w:rPr>
            </w:pPr>
            <w:r>
              <w:rPr>
                <w:rFonts w:ascii="宋体" w:hAnsi="宋体" w:hint="eastAsia"/>
                <w:bCs/>
                <w:szCs w:val="21"/>
              </w:rPr>
              <w:t>申请记录的Id</w:t>
            </w:r>
          </w:p>
        </w:tc>
        <w:tc>
          <w:tcPr>
            <w:tcW w:w="2727" w:type="dxa"/>
            <w:vAlign w:val="center"/>
          </w:tcPr>
          <w:p w:rsidR="006556DD" w:rsidRPr="00FE77C3" w:rsidRDefault="006556DD" w:rsidP="00DD68A6">
            <w:pPr>
              <w:jc w:val="left"/>
              <w:rPr>
                <w:rFonts w:ascii="微软雅黑" w:eastAsia="微软雅黑" w:hAnsi="微软雅黑"/>
                <w:color w:val="333333"/>
              </w:rPr>
            </w:pPr>
          </w:p>
        </w:tc>
        <w:tc>
          <w:tcPr>
            <w:tcW w:w="1847" w:type="dxa"/>
            <w:vAlign w:val="center"/>
          </w:tcPr>
          <w:p w:rsidR="006556DD" w:rsidRDefault="006556DD" w:rsidP="00DD68A6">
            <w:pPr>
              <w:jc w:val="center"/>
              <w:rPr>
                <w:bCs/>
                <w:szCs w:val="21"/>
              </w:rPr>
            </w:pPr>
            <w:r>
              <w:rPr>
                <w:rFonts w:hint="eastAsia"/>
                <w:bCs/>
                <w:szCs w:val="21"/>
              </w:rPr>
              <w:t>是</w:t>
            </w:r>
          </w:p>
        </w:tc>
      </w:tr>
      <w:tr w:rsidR="006556DD" w:rsidTr="00DD68A6">
        <w:trPr>
          <w:trHeight w:val="405"/>
        </w:trPr>
        <w:tc>
          <w:tcPr>
            <w:tcW w:w="1838" w:type="dxa"/>
            <w:vAlign w:val="center"/>
          </w:tcPr>
          <w:p w:rsidR="006556DD" w:rsidRPr="009D30C1" w:rsidRDefault="006556DD" w:rsidP="00DD68A6">
            <w:pPr>
              <w:jc w:val="center"/>
              <w:rPr>
                <w:bCs/>
                <w:szCs w:val="21"/>
              </w:rPr>
            </w:pPr>
            <w:r>
              <w:rPr>
                <w:bCs/>
                <w:szCs w:val="21"/>
              </w:rPr>
              <w:t>loveNo</w:t>
            </w:r>
          </w:p>
        </w:tc>
        <w:tc>
          <w:tcPr>
            <w:tcW w:w="2655" w:type="dxa"/>
            <w:gridSpan w:val="2"/>
            <w:vAlign w:val="center"/>
          </w:tcPr>
          <w:p w:rsidR="006556DD" w:rsidRDefault="006556DD" w:rsidP="00DD68A6">
            <w:pPr>
              <w:jc w:val="center"/>
              <w:rPr>
                <w:rFonts w:ascii="宋体" w:hAnsi="宋体"/>
                <w:bCs/>
                <w:szCs w:val="21"/>
              </w:rPr>
            </w:pPr>
            <w:r>
              <w:rPr>
                <w:rFonts w:ascii="宋体" w:hAnsi="宋体" w:hint="eastAsia"/>
                <w:bCs/>
                <w:szCs w:val="21"/>
              </w:rPr>
              <w:t>爱心单号</w:t>
            </w:r>
          </w:p>
        </w:tc>
        <w:tc>
          <w:tcPr>
            <w:tcW w:w="2727" w:type="dxa"/>
            <w:vAlign w:val="center"/>
          </w:tcPr>
          <w:p w:rsidR="006556DD" w:rsidRPr="00FE77C3" w:rsidRDefault="006556DD" w:rsidP="00DD68A6">
            <w:pPr>
              <w:jc w:val="left"/>
              <w:rPr>
                <w:rFonts w:ascii="微软雅黑" w:eastAsia="微软雅黑" w:hAnsi="微软雅黑"/>
                <w:color w:val="333333"/>
              </w:rPr>
            </w:pPr>
          </w:p>
        </w:tc>
        <w:tc>
          <w:tcPr>
            <w:tcW w:w="1847" w:type="dxa"/>
            <w:vAlign w:val="center"/>
          </w:tcPr>
          <w:p w:rsidR="006556DD" w:rsidRDefault="006556DD" w:rsidP="00DD68A6">
            <w:pPr>
              <w:jc w:val="center"/>
              <w:rPr>
                <w:bCs/>
                <w:szCs w:val="21"/>
              </w:rPr>
            </w:pPr>
            <w:r>
              <w:rPr>
                <w:rFonts w:hint="eastAsia"/>
                <w:bCs/>
                <w:szCs w:val="21"/>
              </w:rPr>
              <w:t>是</w:t>
            </w:r>
          </w:p>
        </w:tc>
      </w:tr>
      <w:tr w:rsidR="006556DD" w:rsidTr="00DD68A6">
        <w:trPr>
          <w:trHeight w:val="405"/>
        </w:trPr>
        <w:tc>
          <w:tcPr>
            <w:tcW w:w="1838" w:type="dxa"/>
            <w:vAlign w:val="center"/>
          </w:tcPr>
          <w:p w:rsidR="006556DD" w:rsidRPr="00540683" w:rsidRDefault="006556DD" w:rsidP="00DD68A6">
            <w:pPr>
              <w:jc w:val="center"/>
              <w:rPr>
                <w:rFonts w:ascii="宋体" w:hAnsi="宋体"/>
                <w:bCs/>
                <w:szCs w:val="21"/>
              </w:rPr>
            </w:pPr>
            <w:r w:rsidRPr="00540683">
              <w:rPr>
                <w:rFonts w:ascii="宋体" w:hAnsi="宋体" w:hint="eastAsia"/>
                <w:bCs/>
                <w:szCs w:val="21"/>
              </w:rPr>
              <w:t>userId</w:t>
            </w:r>
          </w:p>
        </w:tc>
        <w:tc>
          <w:tcPr>
            <w:tcW w:w="2655" w:type="dxa"/>
            <w:gridSpan w:val="2"/>
            <w:vAlign w:val="center"/>
          </w:tcPr>
          <w:p w:rsidR="006556DD" w:rsidRPr="00540683" w:rsidRDefault="006556DD" w:rsidP="00DD68A6">
            <w:pPr>
              <w:jc w:val="center"/>
              <w:rPr>
                <w:rFonts w:ascii="宋体" w:hAnsi="宋体"/>
                <w:bCs/>
                <w:szCs w:val="21"/>
              </w:rPr>
            </w:pPr>
            <w:r w:rsidRPr="00540683">
              <w:rPr>
                <w:rFonts w:ascii="宋体" w:hAnsi="宋体"/>
                <w:bCs/>
                <w:szCs w:val="21"/>
              </w:rPr>
              <w:t>申请人Id</w:t>
            </w:r>
          </w:p>
        </w:tc>
        <w:tc>
          <w:tcPr>
            <w:tcW w:w="2727" w:type="dxa"/>
            <w:vAlign w:val="center"/>
          </w:tcPr>
          <w:p w:rsidR="006556DD" w:rsidRPr="00FE77C3" w:rsidRDefault="006556DD" w:rsidP="00DD68A6">
            <w:pPr>
              <w:jc w:val="left"/>
              <w:rPr>
                <w:rFonts w:ascii="微软雅黑" w:eastAsia="微软雅黑" w:hAnsi="微软雅黑"/>
                <w:color w:val="333333"/>
              </w:rPr>
            </w:pPr>
          </w:p>
        </w:tc>
        <w:tc>
          <w:tcPr>
            <w:tcW w:w="1847" w:type="dxa"/>
            <w:vAlign w:val="center"/>
          </w:tcPr>
          <w:p w:rsidR="006556DD" w:rsidRDefault="006556DD" w:rsidP="00DD68A6">
            <w:pPr>
              <w:jc w:val="center"/>
              <w:rPr>
                <w:bCs/>
                <w:szCs w:val="21"/>
              </w:rPr>
            </w:pPr>
            <w:r>
              <w:rPr>
                <w:rFonts w:hint="eastAsia"/>
                <w:bCs/>
                <w:szCs w:val="21"/>
              </w:rPr>
              <w:t>是</w:t>
            </w:r>
          </w:p>
        </w:tc>
      </w:tr>
      <w:tr w:rsidR="006556DD" w:rsidTr="00DD68A6">
        <w:trPr>
          <w:trHeight w:val="405"/>
        </w:trPr>
        <w:tc>
          <w:tcPr>
            <w:tcW w:w="1838" w:type="dxa"/>
            <w:vAlign w:val="center"/>
          </w:tcPr>
          <w:p w:rsidR="006556DD" w:rsidRPr="00540683" w:rsidRDefault="006556DD" w:rsidP="00DD68A6">
            <w:pPr>
              <w:jc w:val="center"/>
              <w:rPr>
                <w:rFonts w:ascii="宋体" w:hAnsi="宋体"/>
                <w:bCs/>
                <w:szCs w:val="21"/>
              </w:rPr>
            </w:pPr>
            <w:r>
              <w:rPr>
                <w:rFonts w:ascii="宋体" w:hAnsi="宋体" w:hint="eastAsia"/>
                <w:bCs/>
                <w:szCs w:val="21"/>
              </w:rPr>
              <w:t>cx</w:t>
            </w:r>
          </w:p>
        </w:tc>
        <w:tc>
          <w:tcPr>
            <w:tcW w:w="2655" w:type="dxa"/>
            <w:gridSpan w:val="2"/>
            <w:vAlign w:val="center"/>
          </w:tcPr>
          <w:p w:rsidR="006556DD" w:rsidRPr="00540683" w:rsidRDefault="006556DD" w:rsidP="00DD68A6">
            <w:pPr>
              <w:jc w:val="center"/>
              <w:rPr>
                <w:rFonts w:ascii="宋体" w:hAnsi="宋体"/>
                <w:bCs/>
                <w:szCs w:val="21"/>
              </w:rPr>
            </w:pPr>
            <w:r>
              <w:rPr>
                <w:rFonts w:ascii="宋体" w:hAnsi="宋体" w:hint="eastAsia"/>
                <w:bCs/>
                <w:szCs w:val="21"/>
              </w:rPr>
              <w:t>盲捐确认标识</w:t>
            </w:r>
          </w:p>
        </w:tc>
        <w:tc>
          <w:tcPr>
            <w:tcW w:w="2727" w:type="dxa"/>
            <w:vAlign w:val="center"/>
          </w:tcPr>
          <w:p w:rsidR="006556DD" w:rsidRPr="00FE77C3" w:rsidRDefault="006556DD" w:rsidP="00DD68A6">
            <w:pPr>
              <w:jc w:val="left"/>
              <w:rPr>
                <w:rFonts w:ascii="微软雅黑" w:eastAsia="微软雅黑" w:hAnsi="微软雅黑"/>
                <w:color w:val="333333"/>
              </w:rPr>
            </w:pPr>
            <w:r>
              <w:rPr>
                <w:rFonts w:ascii="微软雅黑" w:eastAsia="微软雅黑" w:hAnsi="微软雅黑" w:hint="eastAsia"/>
                <w:color w:val="333333"/>
              </w:rPr>
              <w:t>默认： 1</w:t>
            </w:r>
          </w:p>
        </w:tc>
        <w:tc>
          <w:tcPr>
            <w:tcW w:w="1847" w:type="dxa"/>
            <w:vAlign w:val="center"/>
          </w:tcPr>
          <w:p w:rsidR="006556DD" w:rsidRDefault="006556DD" w:rsidP="00DD68A6">
            <w:pPr>
              <w:jc w:val="center"/>
              <w:rPr>
                <w:bCs/>
                <w:szCs w:val="21"/>
              </w:rPr>
            </w:pPr>
            <w:r>
              <w:rPr>
                <w:rFonts w:hint="eastAsia"/>
                <w:bCs/>
                <w:szCs w:val="21"/>
              </w:rPr>
              <w:t>是</w:t>
            </w:r>
          </w:p>
        </w:tc>
      </w:tr>
      <w:tr w:rsidR="006556DD" w:rsidTr="00DD68A6">
        <w:tc>
          <w:tcPr>
            <w:tcW w:w="1838" w:type="dxa"/>
            <w:shd w:val="clear" w:color="auto" w:fill="A6A6A6" w:themeFill="background1" w:themeFillShade="A6"/>
            <w:vAlign w:val="center"/>
          </w:tcPr>
          <w:p w:rsidR="006556DD" w:rsidRDefault="006556DD" w:rsidP="00DD68A6">
            <w:pPr>
              <w:jc w:val="center"/>
              <w:rPr>
                <w:bCs/>
                <w:szCs w:val="21"/>
              </w:rPr>
            </w:pPr>
            <w:r>
              <w:rPr>
                <w:rFonts w:hint="eastAsia"/>
              </w:rPr>
              <w:lastRenderedPageBreak/>
              <w:t>参数</w:t>
            </w:r>
            <w:r>
              <w:t>jsonStr</w:t>
            </w:r>
            <w:r>
              <w:rPr>
                <w:rFonts w:hint="eastAsia"/>
              </w:rPr>
              <w:t>：</w:t>
            </w:r>
          </w:p>
        </w:tc>
        <w:tc>
          <w:tcPr>
            <w:tcW w:w="7229" w:type="dxa"/>
            <w:gridSpan w:val="4"/>
            <w:vAlign w:val="center"/>
          </w:tcPr>
          <w:p w:rsidR="006556DD" w:rsidRPr="006556DD" w:rsidRDefault="006556DD" w:rsidP="006556DD">
            <w:pPr>
              <w:ind w:left="120" w:hangingChars="50" w:hanging="120"/>
              <w:jc w:val="left"/>
              <w:rPr>
                <w:rFonts w:ascii="Consolas" w:eastAsiaTheme="minorEastAsia" w:hAnsi="Consolas"/>
                <w:b/>
                <w:color w:val="0070C0"/>
                <w:sz w:val="24"/>
              </w:rPr>
            </w:pPr>
            <w:r w:rsidRPr="006556DD">
              <w:rPr>
                <w:rFonts w:ascii="Consolas" w:eastAsiaTheme="minorEastAsia" w:hAnsi="Consolas"/>
                <w:b/>
                <w:color w:val="0070C0"/>
                <w:sz w:val="24"/>
              </w:rPr>
              <w:t>{</w:t>
            </w:r>
          </w:p>
          <w:p w:rsidR="006556DD" w:rsidRPr="006556DD" w:rsidRDefault="006556DD" w:rsidP="006556DD">
            <w:pPr>
              <w:ind w:left="120" w:hangingChars="50" w:hanging="120"/>
              <w:jc w:val="left"/>
              <w:rPr>
                <w:rFonts w:ascii="Consolas" w:eastAsiaTheme="minorEastAsia" w:hAnsi="Consolas"/>
                <w:b/>
                <w:color w:val="0070C0"/>
                <w:sz w:val="24"/>
              </w:rPr>
            </w:pPr>
            <w:r w:rsidRPr="006556DD">
              <w:rPr>
                <w:rFonts w:ascii="Consolas" w:eastAsiaTheme="minorEastAsia" w:hAnsi="Consolas"/>
                <w:b/>
                <w:color w:val="0070C0"/>
                <w:sz w:val="24"/>
              </w:rPr>
              <w:t xml:space="preserve">    "ahId": "282",</w:t>
            </w:r>
          </w:p>
          <w:p w:rsidR="006556DD" w:rsidRPr="006556DD" w:rsidRDefault="006556DD" w:rsidP="006556DD">
            <w:pPr>
              <w:ind w:left="120" w:hangingChars="50" w:hanging="120"/>
              <w:jc w:val="left"/>
              <w:rPr>
                <w:rFonts w:ascii="Consolas" w:eastAsiaTheme="minorEastAsia" w:hAnsi="Consolas"/>
                <w:b/>
                <w:color w:val="0070C0"/>
                <w:sz w:val="24"/>
              </w:rPr>
            </w:pPr>
            <w:r w:rsidRPr="006556DD">
              <w:rPr>
                <w:rFonts w:ascii="Consolas" w:eastAsiaTheme="minorEastAsia" w:hAnsi="Consolas"/>
                <w:b/>
                <w:color w:val="0070C0"/>
                <w:sz w:val="24"/>
              </w:rPr>
              <w:t xml:space="preserve">    "loveNo": "20170331173905",</w:t>
            </w:r>
          </w:p>
          <w:p w:rsidR="006556DD" w:rsidRPr="006556DD" w:rsidRDefault="006556DD" w:rsidP="006556DD">
            <w:pPr>
              <w:ind w:left="120" w:hangingChars="50" w:hanging="120"/>
              <w:jc w:val="left"/>
              <w:rPr>
                <w:rFonts w:ascii="Consolas" w:eastAsiaTheme="minorEastAsia" w:hAnsi="Consolas"/>
                <w:b/>
                <w:color w:val="0070C0"/>
                <w:sz w:val="24"/>
              </w:rPr>
            </w:pPr>
            <w:r w:rsidRPr="006556DD">
              <w:rPr>
                <w:rFonts w:ascii="Consolas" w:eastAsiaTheme="minorEastAsia" w:hAnsi="Consolas"/>
                <w:b/>
                <w:color w:val="0070C0"/>
                <w:sz w:val="24"/>
              </w:rPr>
              <w:t xml:space="preserve">    "userId": "664224",</w:t>
            </w:r>
          </w:p>
          <w:p w:rsidR="006556DD" w:rsidRPr="006556DD" w:rsidRDefault="006556DD" w:rsidP="006556DD">
            <w:pPr>
              <w:ind w:left="120" w:hangingChars="50" w:hanging="120"/>
              <w:jc w:val="left"/>
              <w:rPr>
                <w:rFonts w:ascii="Consolas" w:eastAsiaTheme="minorEastAsia" w:hAnsi="Consolas"/>
                <w:b/>
                <w:color w:val="0070C0"/>
                <w:sz w:val="24"/>
              </w:rPr>
            </w:pPr>
            <w:r w:rsidRPr="006556DD">
              <w:rPr>
                <w:rFonts w:ascii="Consolas" w:eastAsiaTheme="minorEastAsia" w:hAnsi="Consolas"/>
                <w:b/>
                <w:color w:val="0070C0"/>
                <w:sz w:val="24"/>
              </w:rPr>
              <w:t xml:space="preserve">    "cx": "1"</w:t>
            </w:r>
          </w:p>
          <w:p w:rsidR="006556DD" w:rsidRPr="007856FB" w:rsidRDefault="006556DD" w:rsidP="006556DD">
            <w:pPr>
              <w:ind w:left="120" w:hangingChars="50" w:hanging="120"/>
              <w:jc w:val="left"/>
              <w:rPr>
                <w:rFonts w:ascii="Consolas" w:hAnsi="Consolas" w:cs="Consolas"/>
                <w:b/>
                <w:color w:val="0070C0"/>
                <w:szCs w:val="21"/>
              </w:rPr>
            </w:pPr>
            <w:r w:rsidRPr="006556DD">
              <w:rPr>
                <w:rFonts w:ascii="Consolas" w:eastAsiaTheme="minorEastAsia" w:hAnsi="Consolas"/>
                <w:b/>
                <w:color w:val="0070C0"/>
                <w:sz w:val="24"/>
              </w:rPr>
              <w:t>}</w:t>
            </w:r>
          </w:p>
        </w:tc>
      </w:tr>
      <w:tr w:rsidR="006556DD" w:rsidTr="00DD68A6">
        <w:tc>
          <w:tcPr>
            <w:tcW w:w="1838" w:type="dxa"/>
            <w:shd w:val="clear" w:color="auto" w:fill="A6A6A6" w:themeFill="background1" w:themeFillShade="A6"/>
            <w:vAlign w:val="center"/>
          </w:tcPr>
          <w:p w:rsidR="006556DD" w:rsidRDefault="006556DD" w:rsidP="00DD68A6">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6556DD" w:rsidRDefault="006556DD" w:rsidP="00DD68A6">
            <w:pPr>
              <w:ind w:firstLine="210"/>
              <w:jc w:val="center"/>
              <w:rPr>
                <w:rFonts w:ascii="宋体" w:hAnsi="宋体"/>
                <w:bCs/>
                <w:szCs w:val="21"/>
              </w:rPr>
            </w:pPr>
          </w:p>
        </w:tc>
        <w:tc>
          <w:tcPr>
            <w:tcW w:w="2762" w:type="dxa"/>
            <w:gridSpan w:val="2"/>
            <w:shd w:val="clear" w:color="auto" w:fill="A6A6A6" w:themeFill="background1" w:themeFillShade="A6"/>
          </w:tcPr>
          <w:p w:rsidR="006556DD" w:rsidRDefault="006556DD" w:rsidP="00DD68A6">
            <w:pPr>
              <w:ind w:firstLine="210"/>
              <w:jc w:val="center"/>
              <w:rPr>
                <w:rFonts w:ascii="宋体" w:hAnsi="宋体"/>
                <w:bCs/>
                <w:szCs w:val="21"/>
              </w:rPr>
            </w:pPr>
          </w:p>
        </w:tc>
        <w:tc>
          <w:tcPr>
            <w:tcW w:w="1847" w:type="dxa"/>
            <w:shd w:val="clear" w:color="auto" w:fill="A6A6A6" w:themeFill="background1" w:themeFillShade="A6"/>
          </w:tcPr>
          <w:p w:rsidR="006556DD" w:rsidRDefault="006556DD" w:rsidP="00DD68A6">
            <w:pPr>
              <w:ind w:firstLine="210"/>
              <w:jc w:val="center"/>
              <w:rPr>
                <w:rFonts w:ascii="宋体" w:hAnsi="宋体"/>
                <w:bCs/>
                <w:szCs w:val="21"/>
              </w:rPr>
            </w:pPr>
          </w:p>
        </w:tc>
      </w:tr>
      <w:tr w:rsidR="006556DD" w:rsidRPr="00F64465" w:rsidTr="00DD68A6">
        <w:tc>
          <w:tcPr>
            <w:tcW w:w="1838" w:type="dxa"/>
            <w:shd w:val="clear" w:color="auto" w:fill="FFFFFF" w:themeFill="background1"/>
            <w:vAlign w:val="center"/>
          </w:tcPr>
          <w:p w:rsidR="006556DD" w:rsidRPr="00F64465" w:rsidRDefault="006556DD" w:rsidP="00DD68A6">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6556DD" w:rsidRPr="00F64465" w:rsidRDefault="006556DD" w:rsidP="00DD68A6">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6556DD" w:rsidRPr="00F64465" w:rsidRDefault="006556DD" w:rsidP="00DD68A6">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6556DD" w:rsidRPr="00F64465" w:rsidRDefault="006556DD" w:rsidP="00DD68A6">
            <w:pPr>
              <w:widowControl/>
              <w:jc w:val="center"/>
              <w:rPr>
                <w:rFonts w:ascii="Consolas" w:hAnsi="Consolas" w:cs="Consolas"/>
                <w:szCs w:val="21"/>
              </w:rPr>
            </w:pPr>
          </w:p>
        </w:tc>
      </w:tr>
      <w:tr w:rsidR="006556DD" w:rsidRPr="00F64465" w:rsidTr="00DD68A6">
        <w:tc>
          <w:tcPr>
            <w:tcW w:w="1838" w:type="dxa"/>
            <w:shd w:val="clear" w:color="auto" w:fill="FFFFFF" w:themeFill="background1"/>
            <w:vAlign w:val="center"/>
          </w:tcPr>
          <w:p w:rsidR="006556DD" w:rsidRPr="00F64465" w:rsidRDefault="006556DD" w:rsidP="00DD68A6">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6556DD" w:rsidRPr="00F64465" w:rsidRDefault="006556DD" w:rsidP="00DD68A6">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6556DD" w:rsidRPr="00F64465" w:rsidRDefault="006556DD" w:rsidP="00DD68A6">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6556DD" w:rsidRPr="00F64465" w:rsidRDefault="006556DD" w:rsidP="00DD68A6">
            <w:pPr>
              <w:widowControl/>
              <w:jc w:val="center"/>
              <w:rPr>
                <w:rFonts w:ascii="Consolas" w:hAnsi="Consolas" w:cs="Consolas"/>
                <w:szCs w:val="21"/>
              </w:rPr>
            </w:pPr>
          </w:p>
        </w:tc>
      </w:tr>
      <w:tr w:rsidR="006556DD" w:rsidRPr="00F64465" w:rsidTr="00DD68A6">
        <w:tc>
          <w:tcPr>
            <w:tcW w:w="1838" w:type="dxa"/>
            <w:shd w:val="clear" w:color="auto" w:fill="FFFFFF" w:themeFill="background1"/>
            <w:vAlign w:val="center"/>
          </w:tcPr>
          <w:p w:rsidR="006556DD" w:rsidRDefault="006556DD" w:rsidP="00DD68A6">
            <w:pPr>
              <w:jc w:val="center"/>
              <w:rPr>
                <w:bCs/>
                <w:szCs w:val="21"/>
              </w:rPr>
            </w:pPr>
            <w:r w:rsidRPr="009D30C1">
              <w:rPr>
                <w:bCs/>
                <w:szCs w:val="21"/>
              </w:rPr>
              <w:t>ahId</w:t>
            </w:r>
          </w:p>
        </w:tc>
        <w:tc>
          <w:tcPr>
            <w:tcW w:w="2620" w:type="dxa"/>
            <w:shd w:val="clear" w:color="auto" w:fill="FFFFFF" w:themeFill="background1"/>
          </w:tcPr>
          <w:p w:rsidR="006556DD" w:rsidRDefault="006556DD" w:rsidP="00DD68A6">
            <w:pPr>
              <w:ind w:firstLine="210"/>
              <w:jc w:val="center"/>
              <w:rPr>
                <w:rFonts w:ascii="宋体" w:hAnsi="宋体"/>
                <w:bCs/>
                <w:szCs w:val="21"/>
              </w:rPr>
            </w:pPr>
            <w:r>
              <w:rPr>
                <w:rFonts w:ascii="宋体" w:hAnsi="宋体"/>
                <w:bCs/>
                <w:szCs w:val="21"/>
              </w:rPr>
              <w:t>申请记录Id</w:t>
            </w:r>
          </w:p>
        </w:tc>
        <w:tc>
          <w:tcPr>
            <w:tcW w:w="2762" w:type="dxa"/>
            <w:gridSpan w:val="2"/>
            <w:shd w:val="clear" w:color="auto" w:fill="FFFFFF" w:themeFill="background1"/>
          </w:tcPr>
          <w:p w:rsidR="006556DD" w:rsidRDefault="006556DD" w:rsidP="00DD68A6">
            <w:pPr>
              <w:ind w:firstLine="210"/>
              <w:jc w:val="center"/>
              <w:rPr>
                <w:rFonts w:ascii="宋体" w:hAnsi="宋体"/>
                <w:bCs/>
                <w:szCs w:val="21"/>
              </w:rPr>
            </w:pPr>
          </w:p>
        </w:tc>
        <w:tc>
          <w:tcPr>
            <w:tcW w:w="1847" w:type="dxa"/>
            <w:shd w:val="clear" w:color="auto" w:fill="FFFFFF" w:themeFill="background1"/>
          </w:tcPr>
          <w:p w:rsidR="006556DD" w:rsidRDefault="006556DD" w:rsidP="00DD68A6">
            <w:pPr>
              <w:ind w:firstLine="210"/>
              <w:jc w:val="center"/>
              <w:rPr>
                <w:rFonts w:ascii="宋体" w:hAnsi="宋体"/>
                <w:bCs/>
                <w:szCs w:val="21"/>
              </w:rPr>
            </w:pPr>
          </w:p>
        </w:tc>
      </w:tr>
      <w:tr w:rsidR="006556DD" w:rsidRPr="00F64465" w:rsidTr="00DD68A6">
        <w:tc>
          <w:tcPr>
            <w:tcW w:w="1838" w:type="dxa"/>
            <w:shd w:val="clear" w:color="auto" w:fill="FFFFFF" w:themeFill="background1"/>
            <w:vAlign w:val="center"/>
          </w:tcPr>
          <w:p w:rsidR="006556DD" w:rsidRPr="00F64465" w:rsidRDefault="006556DD" w:rsidP="00DD68A6">
            <w:pPr>
              <w:widowControl/>
              <w:jc w:val="center"/>
              <w:rPr>
                <w:rFonts w:ascii="Consolas" w:hAnsi="Consolas" w:cs="Consolas"/>
                <w:szCs w:val="21"/>
              </w:rPr>
            </w:pPr>
            <w:r>
              <w:rPr>
                <w:rFonts w:ascii="Consolas" w:hAnsi="Consolas" w:cs="Consolas" w:hint="eastAsia"/>
                <w:szCs w:val="21"/>
              </w:rPr>
              <w:t>userId</w:t>
            </w:r>
          </w:p>
        </w:tc>
        <w:tc>
          <w:tcPr>
            <w:tcW w:w="2620" w:type="dxa"/>
            <w:shd w:val="clear" w:color="auto" w:fill="FFFFFF" w:themeFill="background1"/>
          </w:tcPr>
          <w:p w:rsidR="006556DD" w:rsidRPr="00F64465" w:rsidRDefault="006556DD" w:rsidP="00DD68A6">
            <w:pPr>
              <w:pStyle w:val="a8"/>
              <w:jc w:val="center"/>
              <w:rPr>
                <w:rFonts w:ascii="Consolas" w:hAnsi="Consolas" w:cs="Consolas"/>
                <w:bCs/>
              </w:rPr>
            </w:pPr>
            <w:r>
              <w:rPr>
                <w:rFonts w:ascii="Consolas" w:hAnsi="Consolas" w:cs="Consolas" w:hint="eastAsia"/>
                <w:bCs/>
              </w:rPr>
              <w:t>申请人</w:t>
            </w:r>
            <w:r>
              <w:rPr>
                <w:rFonts w:ascii="Consolas" w:hAnsi="Consolas" w:cs="Consolas" w:hint="eastAsia"/>
                <w:bCs/>
              </w:rPr>
              <w:t>id</w:t>
            </w:r>
          </w:p>
        </w:tc>
        <w:tc>
          <w:tcPr>
            <w:tcW w:w="2762" w:type="dxa"/>
            <w:gridSpan w:val="2"/>
            <w:shd w:val="clear" w:color="auto" w:fill="FFFFFF" w:themeFill="background1"/>
          </w:tcPr>
          <w:p w:rsidR="006556DD" w:rsidRPr="00F64465" w:rsidRDefault="006556DD" w:rsidP="00DD68A6">
            <w:pPr>
              <w:pStyle w:val="a8"/>
              <w:jc w:val="center"/>
              <w:rPr>
                <w:rFonts w:ascii="Consolas" w:hAnsi="Consolas" w:cs="Consolas"/>
                <w:bCs/>
              </w:rPr>
            </w:pPr>
          </w:p>
        </w:tc>
        <w:tc>
          <w:tcPr>
            <w:tcW w:w="1847" w:type="dxa"/>
            <w:shd w:val="clear" w:color="auto" w:fill="FFFFFF" w:themeFill="background1"/>
            <w:vAlign w:val="center"/>
          </w:tcPr>
          <w:p w:rsidR="006556DD" w:rsidRPr="00F64465" w:rsidRDefault="006556DD" w:rsidP="00DD68A6">
            <w:pPr>
              <w:widowControl/>
              <w:jc w:val="center"/>
              <w:rPr>
                <w:rFonts w:ascii="Consolas" w:hAnsi="Consolas" w:cs="Consolas"/>
                <w:szCs w:val="21"/>
              </w:rPr>
            </w:pPr>
          </w:p>
        </w:tc>
      </w:tr>
      <w:tr w:rsidR="006556DD" w:rsidRPr="00F64465" w:rsidTr="00DD68A6">
        <w:tc>
          <w:tcPr>
            <w:tcW w:w="1838" w:type="dxa"/>
            <w:shd w:val="clear" w:color="auto" w:fill="FFFFFF" w:themeFill="background1"/>
            <w:vAlign w:val="center"/>
          </w:tcPr>
          <w:p w:rsidR="006556DD" w:rsidRPr="00F64465" w:rsidRDefault="006556DD" w:rsidP="00DD68A6">
            <w:pPr>
              <w:widowControl/>
              <w:jc w:val="center"/>
              <w:rPr>
                <w:rFonts w:ascii="Consolas" w:hAnsi="Consolas" w:cs="Consolas"/>
                <w:szCs w:val="21"/>
              </w:rPr>
            </w:pPr>
            <w:r>
              <w:rPr>
                <w:rFonts w:ascii="Consolas" w:hAnsi="Consolas" w:cs="Consolas"/>
                <w:szCs w:val="21"/>
              </w:rPr>
              <w:t>loveNo</w:t>
            </w:r>
          </w:p>
        </w:tc>
        <w:tc>
          <w:tcPr>
            <w:tcW w:w="2620" w:type="dxa"/>
            <w:shd w:val="clear" w:color="auto" w:fill="FFFFFF" w:themeFill="background1"/>
          </w:tcPr>
          <w:p w:rsidR="006556DD" w:rsidRPr="00F64465" w:rsidRDefault="006556DD" w:rsidP="00DD68A6">
            <w:pPr>
              <w:pStyle w:val="a8"/>
              <w:jc w:val="center"/>
              <w:rPr>
                <w:rFonts w:ascii="Consolas" w:hAnsi="Consolas" w:cs="Consolas"/>
                <w:bCs/>
              </w:rPr>
            </w:pPr>
            <w:r>
              <w:rPr>
                <w:rFonts w:ascii="Consolas" w:hAnsi="Consolas" w:cs="Consolas" w:hint="eastAsia"/>
                <w:bCs/>
              </w:rPr>
              <w:t>爱心单号</w:t>
            </w:r>
          </w:p>
        </w:tc>
        <w:tc>
          <w:tcPr>
            <w:tcW w:w="2762" w:type="dxa"/>
            <w:gridSpan w:val="2"/>
            <w:shd w:val="clear" w:color="auto" w:fill="FFFFFF" w:themeFill="background1"/>
          </w:tcPr>
          <w:p w:rsidR="006556DD" w:rsidRPr="00F64465" w:rsidRDefault="006556DD" w:rsidP="00DD68A6">
            <w:pPr>
              <w:pStyle w:val="a8"/>
              <w:jc w:val="center"/>
              <w:rPr>
                <w:rFonts w:ascii="Consolas" w:hAnsi="Consolas" w:cs="Consolas"/>
                <w:bCs/>
              </w:rPr>
            </w:pPr>
          </w:p>
        </w:tc>
        <w:tc>
          <w:tcPr>
            <w:tcW w:w="1847" w:type="dxa"/>
            <w:shd w:val="clear" w:color="auto" w:fill="FFFFFF" w:themeFill="background1"/>
            <w:vAlign w:val="center"/>
          </w:tcPr>
          <w:p w:rsidR="006556DD" w:rsidRPr="00F64465" w:rsidRDefault="006556DD" w:rsidP="00DD68A6">
            <w:pPr>
              <w:widowControl/>
              <w:jc w:val="center"/>
              <w:rPr>
                <w:rFonts w:ascii="Consolas" w:hAnsi="Consolas" w:cs="Consolas"/>
                <w:szCs w:val="21"/>
              </w:rPr>
            </w:pPr>
          </w:p>
        </w:tc>
      </w:tr>
      <w:tr w:rsidR="006556DD" w:rsidTr="00DD68A6">
        <w:tc>
          <w:tcPr>
            <w:tcW w:w="1838" w:type="dxa"/>
            <w:shd w:val="clear" w:color="auto" w:fill="A6A6A6" w:themeFill="background1" w:themeFillShade="A6"/>
            <w:vAlign w:val="center"/>
          </w:tcPr>
          <w:p w:rsidR="006556DD" w:rsidRDefault="006556DD" w:rsidP="00DD68A6">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6556DD" w:rsidRPr="006556DD" w:rsidRDefault="006556DD" w:rsidP="006556DD">
            <w:pPr>
              <w:jc w:val="left"/>
              <w:rPr>
                <w:rFonts w:ascii="Consolas" w:hAnsi="Consolas" w:cs="Consolas"/>
                <w:bCs/>
                <w:color w:val="5B9BD5" w:themeColor="accent1"/>
                <w:sz w:val="24"/>
                <w:szCs w:val="24"/>
              </w:rPr>
            </w:pPr>
            <w:r w:rsidRPr="006556DD">
              <w:rPr>
                <w:rFonts w:ascii="Consolas" w:hAnsi="Consolas" w:cs="Consolas"/>
                <w:bCs/>
                <w:color w:val="5B9BD5" w:themeColor="accent1"/>
                <w:sz w:val="24"/>
                <w:szCs w:val="24"/>
              </w:rPr>
              <w:t>success_jsonpCallback06211998758998832({</w:t>
            </w:r>
          </w:p>
          <w:p w:rsidR="006556DD" w:rsidRPr="006556DD" w:rsidRDefault="006556DD" w:rsidP="006556DD">
            <w:pPr>
              <w:jc w:val="left"/>
              <w:rPr>
                <w:rFonts w:ascii="Consolas" w:hAnsi="Consolas" w:cs="Consolas"/>
                <w:bCs/>
                <w:color w:val="5B9BD5" w:themeColor="accent1"/>
                <w:sz w:val="24"/>
                <w:szCs w:val="24"/>
              </w:rPr>
            </w:pPr>
            <w:r w:rsidRPr="006556DD">
              <w:rPr>
                <w:rFonts w:ascii="Consolas" w:hAnsi="Consolas" w:cs="Consolas"/>
                <w:bCs/>
                <w:color w:val="5B9BD5" w:themeColor="accent1"/>
                <w:sz w:val="24"/>
                <w:szCs w:val="24"/>
              </w:rPr>
              <w:t xml:space="preserve">    "rspCode": "000",</w:t>
            </w:r>
          </w:p>
          <w:p w:rsidR="006556DD" w:rsidRPr="006556DD" w:rsidRDefault="006556DD" w:rsidP="006556DD">
            <w:pPr>
              <w:jc w:val="left"/>
              <w:rPr>
                <w:rFonts w:ascii="Consolas" w:hAnsi="Consolas" w:cs="Consolas"/>
                <w:bCs/>
                <w:color w:val="5B9BD5" w:themeColor="accent1"/>
                <w:sz w:val="24"/>
                <w:szCs w:val="24"/>
              </w:rPr>
            </w:pPr>
            <w:r w:rsidRPr="006556DD">
              <w:rPr>
                <w:rFonts w:ascii="Consolas" w:hAnsi="Consolas" w:cs="Consolas" w:hint="eastAsia"/>
                <w:bCs/>
                <w:color w:val="5B9BD5" w:themeColor="accent1"/>
                <w:sz w:val="24"/>
                <w:szCs w:val="24"/>
              </w:rPr>
              <w:t xml:space="preserve">    "rspDesc": "</w:t>
            </w:r>
            <w:r w:rsidRPr="006556DD">
              <w:rPr>
                <w:rFonts w:ascii="Consolas" w:hAnsi="Consolas" w:cs="Consolas" w:hint="eastAsia"/>
                <w:bCs/>
                <w:color w:val="5B9BD5" w:themeColor="accent1"/>
                <w:sz w:val="24"/>
                <w:szCs w:val="24"/>
              </w:rPr>
              <w:t>申请正常</w:t>
            </w:r>
            <w:r w:rsidRPr="006556DD">
              <w:rPr>
                <w:rFonts w:ascii="Consolas" w:hAnsi="Consolas" w:cs="Consolas" w:hint="eastAsia"/>
                <w:bCs/>
                <w:color w:val="5B9BD5" w:themeColor="accent1"/>
                <w:sz w:val="24"/>
                <w:szCs w:val="24"/>
              </w:rPr>
              <w:t>",</w:t>
            </w:r>
          </w:p>
          <w:p w:rsidR="006556DD" w:rsidRPr="006556DD" w:rsidRDefault="006556DD" w:rsidP="006556DD">
            <w:pPr>
              <w:jc w:val="left"/>
              <w:rPr>
                <w:rFonts w:ascii="Consolas" w:hAnsi="Consolas" w:cs="Consolas"/>
                <w:bCs/>
                <w:color w:val="5B9BD5" w:themeColor="accent1"/>
                <w:sz w:val="24"/>
                <w:szCs w:val="24"/>
              </w:rPr>
            </w:pPr>
            <w:r w:rsidRPr="006556DD">
              <w:rPr>
                <w:rFonts w:ascii="Consolas" w:hAnsi="Consolas" w:cs="Consolas"/>
                <w:bCs/>
                <w:color w:val="5B9BD5" w:themeColor="accent1"/>
                <w:sz w:val="24"/>
                <w:szCs w:val="24"/>
              </w:rPr>
              <w:t xml:space="preserve">    "ahId": 282,</w:t>
            </w:r>
          </w:p>
          <w:p w:rsidR="006556DD" w:rsidRPr="006556DD" w:rsidRDefault="006556DD" w:rsidP="006556DD">
            <w:pPr>
              <w:jc w:val="left"/>
              <w:rPr>
                <w:rFonts w:ascii="Consolas" w:hAnsi="Consolas" w:cs="Consolas"/>
                <w:bCs/>
                <w:color w:val="5B9BD5" w:themeColor="accent1"/>
                <w:sz w:val="24"/>
                <w:szCs w:val="24"/>
              </w:rPr>
            </w:pPr>
            <w:r w:rsidRPr="006556DD">
              <w:rPr>
                <w:rFonts w:ascii="Consolas" w:hAnsi="Consolas" w:cs="Consolas"/>
                <w:bCs/>
                <w:color w:val="5B9BD5" w:themeColor="accent1"/>
                <w:sz w:val="24"/>
                <w:szCs w:val="24"/>
              </w:rPr>
              <w:t xml:space="preserve">    "userId": "664224",</w:t>
            </w:r>
          </w:p>
          <w:p w:rsidR="006556DD" w:rsidRPr="006556DD" w:rsidRDefault="006556DD" w:rsidP="006556DD">
            <w:pPr>
              <w:jc w:val="left"/>
              <w:rPr>
                <w:rFonts w:ascii="Consolas" w:hAnsi="Consolas" w:cs="Consolas"/>
                <w:bCs/>
                <w:color w:val="5B9BD5" w:themeColor="accent1"/>
                <w:sz w:val="24"/>
                <w:szCs w:val="24"/>
              </w:rPr>
            </w:pPr>
            <w:r w:rsidRPr="006556DD">
              <w:rPr>
                <w:rFonts w:ascii="Consolas" w:hAnsi="Consolas" w:cs="Consolas"/>
                <w:bCs/>
                <w:color w:val="5B9BD5" w:themeColor="accent1"/>
                <w:sz w:val="24"/>
                <w:szCs w:val="24"/>
              </w:rPr>
              <w:t xml:space="preserve">    "loveNo": "20170331173905"</w:t>
            </w:r>
          </w:p>
          <w:p w:rsidR="006556DD" w:rsidRPr="009A7093" w:rsidRDefault="006556DD" w:rsidP="006556DD">
            <w:pPr>
              <w:jc w:val="left"/>
              <w:rPr>
                <w:rFonts w:ascii="Consolas" w:hAnsi="Consolas" w:cs="Consolas"/>
                <w:bCs/>
                <w:color w:val="5B9BD5" w:themeColor="accent1"/>
                <w:szCs w:val="21"/>
              </w:rPr>
            </w:pPr>
            <w:r w:rsidRPr="006556DD">
              <w:rPr>
                <w:rFonts w:ascii="Consolas" w:hAnsi="Consolas" w:cs="Consolas"/>
                <w:bCs/>
                <w:color w:val="5B9BD5" w:themeColor="accent1"/>
                <w:sz w:val="24"/>
                <w:szCs w:val="24"/>
              </w:rPr>
              <w:t>})</w:t>
            </w:r>
          </w:p>
        </w:tc>
      </w:tr>
    </w:tbl>
    <w:p w:rsidR="006556DD" w:rsidRDefault="006556DD" w:rsidP="006556DD"/>
    <w:p w:rsidR="006556DD" w:rsidRDefault="006556DD" w:rsidP="00D803E8">
      <w:pPr>
        <w:pStyle w:val="5"/>
      </w:pPr>
      <w:r>
        <w:rPr>
          <w:rFonts w:hint="eastAsia"/>
        </w:rPr>
        <w:t>1.1.1.8</w:t>
      </w:r>
      <w:r>
        <w:rPr>
          <w:rFonts w:hint="eastAsia"/>
        </w:rPr>
        <w:t>取消发布信息</w:t>
      </w:r>
    </w:p>
    <w:p w:rsidR="006556DD" w:rsidRDefault="006556DD" w:rsidP="006556DD"/>
    <w:tbl>
      <w:tblPr>
        <w:tblStyle w:val="a7"/>
        <w:tblW w:w="9067" w:type="dxa"/>
        <w:tblLayout w:type="fixed"/>
        <w:tblLook w:val="04A0" w:firstRow="1" w:lastRow="0" w:firstColumn="1" w:lastColumn="0" w:noHBand="0" w:noVBand="1"/>
      </w:tblPr>
      <w:tblGrid>
        <w:gridCol w:w="1838"/>
        <w:gridCol w:w="2620"/>
        <w:gridCol w:w="35"/>
        <w:gridCol w:w="2727"/>
        <w:gridCol w:w="1847"/>
      </w:tblGrid>
      <w:tr w:rsidR="006556DD" w:rsidTr="00DD68A6">
        <w:tc>
          <w:tcPr>
            <w:tcW w:w="1838" w:type="dxa"/>
            <w:vAlign w:val="center"/>
          </w:tcPr>
          <w:p w:rsidR="006556DD" w:rsidRDefault="006556DD" w:rsidP="00DD68A6">
            <w:pPr>
              <w:jc w:val="center"/>
              <w:rPr>
                <w:bCs/>
                <w:szCs w:val="21"/>
              </w:rPr>
            </w:pPr>
            <w:r>
              <w:rPr>
                <w:bCs/>
                <w:szCs w:val="21"/>
              </w:rPr>
              <w:t>接口标识：</w:t>
            </w:r>
          </w:p>
        </w:tc>
        <w:tc>
          <w:tcPr>
            <w:tcW w:w="2655" w:type="dxa"/>
            <w:gridSpan w:val="2"/>
            <w:vAlign w:val="center"/>
          </w:tcPr>
          <w:p w:rsidR="006556DD" w:rsidRDefault="006556DD" w:rsidP="00DD68A6">
            <w:pPr>
              <w:jc w:val="center"/>
              <w:rPr>
                <w:bCs/>
                <w:szCs w:val="21"/>
              </w:rPr>
            </w:pPr>
            <w:r>
              <w:rPr>
                <w:rFonts w:hint="eastAsia"/>
                <w:bCs/>
                <w:szCs w:val="21"/>
              </w:rPr>
              <w:t>donate</w:t>
            </w:r>
            <w:r>
              <w:rPr>
                <w:bCs/>
                <w:szCs w:val="21"/>
              </w:rPr>
              <w:t>Del</w:t>
            </w:r>
          </w:p>
        </w:tc>
        <w:tc>
          <w:tcPr>
            <w:tcW w:w="2727" w:type="dxa"/>
          </w:tcPr>
          <w:p w:rsidR="006556DD" w:rsidRDefault="006556DD" w:rsidP="00DD68A6">
            <w:pPr>
              <w:jc w:val="left"/>
            </w:pPr>
          </w:p>
        </w:tc>
        <w:tc>
          <w:tcPr>
            <w:tcW w:w="1847" w:type="dxa"/>
          </w:tcPr>
          <w:p w:rsidR="006556DD" w:rsidRDefault="006556DD" w:rsidP="00DD68A6">
            <w:pPr>
              <w:jc w:val="left"/>
            </w:pPr>
          </w:p>
        </w:tc>
      </w:tr>
      <w:tr w:rsidR="006556DD" w:rsidTr="00DD68A6">
        <w:tc>
          <w:tcPr>
            <w:tcW w:w="1838" w:type="dxa"/>
            <w:shd w:val="clear" w:color="auto" w:fill="A6A6A6" w:themeFill="background1" w:themeFillShade="A6"/>
            <w:vAlign w:val="center"/>
          </w:tcPr>
          <w:p w:rsidR="006556DD" w:rsidRDefault="006556DD" w:rsidP="00DD68A6">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6556DD" w:rsidRDefault="006556DD" w:rsidP="00DD68A6">
            <w:pPr>
              <w:jc w:val="center"/>
              <w:rPr>
                <w:bCs/>
                <w:szCs w:val="21"/>
              </w:rPr>
            </w:pPr>
            <w:r>
              <w:rPr>
                <w:rFonts w:hint="eastAsia"/>
                <w:bCs/>
                <w:szCs w:val="21"/>
              </w:rPr>
              <w:t>donate</w:t>
            </w:r>
            <w:r>
              <w:rPr>
                <w:bCs/>
                <w:szCs w:val="21"/>
              </w:rPr>
              <w:t>Del</w:t>
            </w:r>
          </w:p>
        </w:tc>
        <w:tc>
          <w:tcPr>
            <w:tcW w:w="2727" w:type="dxa"/>
          </w:tcPr>
          <w:p w:rsidR="006556DD" w:rsidRDefault="006556DD" w:rsidP="00DD68A6">
            <w:pPr>
              <w:jc w:val="center"/>
              <w:rPr>
                <w:bCs/>
                <w:szCs w:val="21"/>
              </w:rPr>
            </w:pPr>
          </w:p>
        </w:tc>
        <w:tc>
          <w:tcPr>
            <w:tcW w:w="1847" w:type="dxa"/>
          </w:tcPr>
          <w:p w:rsidR="006556DD" w:rsidRDefault="006556DD" w:rsidP="00DD68A6">
            <w:pPr>
              <w:jc w:val="center"/>
              <w:rPr>
                <w:bCs/>
                <w:szCs w:val="21"/>
              </w:rPr>
            </w:pPr>
          </w:p>
        </w:tc>
      </w:tr>
      <w:tr w:rsidR="006556DD" w:rsidTr="00DD68A6">
        <w:tc>
          <w:tcPr>
            <w:tcW w:w="1838" w:type="dxa"/>
            <w:shd w:val="clear" w:color="auto" w:fill="A6A6A6" w:themeFill="background1" w:themeFillShade="A6"/>
            <w:vAlign w:val="center"/>
          </w:tcPr>
          <w:p w:rsidR="006556DD" w:rsidRDefault="006556DD" w:rsidP="00DD68A6">
            <w:pPr>
              <w:jc w:val="center"/>
              <w:rPr>
                <w:bCs/>
                <w:szCs w:val="21"/>
              </w:rPr>
            </w:pPr>
            <w:r>
              <w:rPr>
                <w:bCs/>
                <w:szCs w:val="21"/>
              </w:rPr>
              <w:t>字段名</w:t>
            </w:r>
          </w:p>
        </w:tc>
        <w:tc>
          <w:tcPr>
            <w:tcW w:w="2655" w:type="dxa"/>
            <w:gridSpan w:val="2"/>
            <w:shd w:val="clear" w:color="auto" w:fill="A6A6A6" w:themeFill="background1" w:themeFillShade="A6"/>
            <w:vAlign w:val="center"/>
          </w:tcPr>
          <w:p w:rsidR="006556DD" w:rsidRDefault="006556DD" w:rsidP="00DD68A6">
            <w:pPr>
              <w:jc w:val="center"/>
              <w:rPr>
                <w:bCs/>
                <w:szCs w:val="21"/>
              </w:rPr>
            </w:pPr>
            <w:r>
              <w:rPr>
                <w:bCs/>
                <w:szCs w:val="21"/>
              </w:rPr>
              <w:t>说明</w:t>
            </w:r>
          </w:p>
        </w:tc>
        <w:tc>
          <w:tcPr>
            <w:tcW w:w="2727" w:type="dxa"/>
            <w:shd w:val="clear" w:color="auto" w:fill="A6A6A6" w:themeFill="background1" w:themeFillShade="A6"/>
          </w:tcPr>
          <w:p w:rsidR="006556DD" w:rsidRDefault="006556DD" w:rsidP="00DD68A6">
            <w:pPr>
              <w:jc w:val="center"/>
              <w:rPr>
                <w:bCs/>
                <w:szCs w:val="21"/>
              </w:rPr>
            </w:pPr>
            <w:r>
              <w:rPr>
                <w:bCs/>
                <w:szCs w:val="21"/>
              </w:rPr>
              <w:t>备注</w:t>
            </w:r>
          </w:p>
        </w:tc>
        <w:tc>
          <w:tcPr>
            <w:tcW w:w="1847" w:type="dxa"/>
            <w:shd w:val="clear" w:color="auto" w:fill="A6A6A6" w:themeFill="background1" w:themeFillShade="A6"/>
          </w:tcPr>
          <w:p w:rsidR="006556DD" w:rsidRDefault="006556DD" w:rsidP="00DD68A6">
            <w:pPr>
              <w:jc w:val="center"/>
              <w:rPr>
                <w:bCs/>
                <w:szCs w:val="21"/>
              </w:rPr>
            </w:pPr>
            <w:r>
              <w:rPr>
                <w:rFonts w:hint="eastAsia"/>
                <w:bCs/>
                <w:szCs w:val="21"/>
              </w:rPr>
              <w:t>是否必填项</w:t>
            </w:r>
          </w:p>
        </w:tc>
      </w:tr>
      <w:tr w:rsidR="006556DD" w:rsidTr="00DD68A6">
        <w:trPr>
          <w:trHeight w:val="405"/>
        </w:trPr>
        <w:tc>
          <w:tcPr>
            <w:tcW w:w="1838" w:type="dxa"/>
            <w:vAlign w:val="center"/>
          </w:tcPr>
          <w:p w:rsidR="006556DD" w:rsidRPr="001112AF" w:rsidRDefault="006556DD" w:rsidP="00DD68A6">
            <w:pPr>
              <w:jc w:val="center"/>
            </w:pPr>
            <w:r>
              <w:t>dlid</w:t>
            </w:r>
          </w:p>
        </w:tc>
        <w:tc>
          <w:tcPr>
            <w:tcW w:w="2655" w:type="dxa"/>
            <w:gridSpan w:val="2"/>
            <w:vAlign w:val="center"/>
          </w:tcPr>
          <w:p w:rsidR="006556DD" w:rsidRPr="001112AF" w:rsidRDefault="006556DD" w:rsidP="00DD68A6">
            <w:pPr>
              <w:jc w:val="center"/>
              <w:rPr>
                <w:bCs/>
                <w:szCs w:val="21"/>
              </w:rPr>
            </w:pPr>
            <w:r>
              <w:rPr>
                <w:rFonts w:ascii="宋体" w:hAnsi="宋体" w:hint="eastAsia"/>
                <w:bCs/>
                <w:szCs w:val="21"/>
              </w:rPr>
              <w:t>记录的Id</w:t>
            </w:r>
          </w:p>
        </w:tc>
        <w:tc>
          <w:tcPr>
            <w:tcW w:w="2727" w:type="dxa"/>
            <w:vAlign w:val="center"/>
          </w:tcPr>
          <w:p w:rsidR="006556DD" w:rsidRPr="00FE77C3" w:rsidRDefault="006556DD" w:rsidP="00DD68A6">
            <w:pPr>
              <w:jc w:val="left"/>
              <w:rPr>
                <w:rFonts w:ascii="微软雅黑" w:eastAsia="微软雅黑" w:hAnsi="微软雅黑"/>
                <w:color w:val="333333"/>
              </w:rPr>
            </w:pPr>
          </w:p>
        </w:tc>
        <w:tc>
          <w:tcPr>
            <w:tcW w:w="1847" w:type="dxa"/>
            <w:vAlign w:val="center"/>
          </w:tcPr>
          <w:p w:rsidR="006556DD" w:rsidRDefault="006556DD" w:rsidP="00DD68A6">
            <w:pPr>
              <w:jc w:val="center"/>
              <w:rPr>
                <w:bCs/>
                <w:szCs w:val="21"/>
              </w:rPr>
            </w:pPr>
            <w:r>
              <w:rPr>
                <w:rFonts w:hint="eastAsia"/>
                <w:bCs/>
                <w:szCs w:val="21"/>
              </w:rPr>
              <w:t>是</w:t>
            </w:r>
          </w:p>
        </w:tc>
      </w:tr>
      <w:tr w:rsidR="006556DD" w:rsidTr="00DD68A6">
        <w:trPr>
          <w:trHeight w:val="405"/>
        </w:trPr>
        <w:tc>
          <w:tcPr>
            <w:tcW w:w="1838" w:type="dxa"/>
            <w:vAlign w:val="center"/>
          </w:tcPr>
          <w:p w:rsidR="006556DD" w:rsidRDefault="006556DD" w:rsidP="00DD68A6">
            <w:pPr>
              <w:jc w:val="center"/>
            </w:pPr>
            <w:r>
              <w:rPr>
                <w:rFonts w:hint="eastAsia"/>
              </w:rPr>
              <w:t>loveNo</w:t>
            </w:r>
          </w:p>
        </w:tc>
        <w:tc>
          <w:tcPr>
            <w:tcW w:w="2655" w:type="dxa"/>
            <w:gridSpan w:val="2"/>
            <w:vAlign w:val="center"/>
          </w:tcPr>
          <w:p w:rsidR="006556DD" w:rsidRDefault="006556DD" w:rsidP="00DD68A6">
            <w:pPr>
              <w:jc w:val="center"/>
              <w:rPr>
                <w:rFonts w:ascii="宋体" w:hAnsi="宋体"/>
                <w:bCs/>
                <w:szCs w:val="21"/>
              </w:rPr>
            </w:pPr>
            <w:r>
              <w:rPr>
                <w:rFonts w:ascii="宋体" w:hAnsi="宋体" w:hint="eastAsia"/>
                <w:bCs/>
                <w:szCs w:val="21"/>
              </w:rPr>
              <w:t>爱心单号</w:t>
            </w:r>
          </w:p>
        </w:tc>
        <w:tc>
          <w:tcPr>
            <w:tcW w:w="2727" w:type="dxa"/>
            <w:vAlign w:val="center"/>
          </w:tcPr>
          <w:p w:rsidR="006556DD" w:rsidRPr="00FE77C3" w:rsidRDefault="006556DD" w:rsidP="00DD68A6">
            <w:pPr>
              <w:jc w:val="left"/>
              <w:rPr>
                <w:rFonts w:ascii="微软雅黑" w:eastAsia="微软雅黑" w:hAnsi="微软雅黑"/>
                <w:color w:val="333333"/>
              </w:rPr>
            </w:pPr>
          </w:p>
        </w:tc>
        <w:tc>
          <w:tcPr>
            <w:tcW w:w="1847" w:type="dxa"/>
            <w:vAlign w:val="center"/>
          </w:tcPr>
          <w:p w:rsidR="006556DD" w:rsidRDefault="006556DD" w:rsidP="00DD68A6">
            <w:pPr>
              <w:jc w:val="center"/>
              <w:rPr>
                <w:bCs/>
                <w:szCs w:val="21"/>
              </w:rPr>
            </w:pPr>
            <w:r>
              <w:rPr>
                <w:rFonts w:hint="eastAsia"/>
                <w:bCs/>
                <w:szCs w:val="21"/>
              </w:rPr>
              <w:t>是</w:t>
            </w:r>
          </w:p>
        </w:tc>
      </w:tr>
      <w:tr w:rsidR="006556DD" w:rsidTr="00DD68A6">
        <w:tc>
          <w:tcPr>
            <w:tcW w:w="1838" w:type="dxa"/>
            <w:shd w:val="clear" w:color="auto" w:fill="A6A6A6" w:themeFill="background1" w:themeFillShade="A6"/>
            <w:vAlign w:val="center"/>
          </w:tcPr>
          <w:p w:rsidR="006556DD" w:rsidRDefault="006556DD" w:rsidP="00DD68A6">
            <w:pPr>
              <w:jc w:val="center"/>
              <w:rPr>
                <w:bCs/>
                <w:szCs w:val="21"/>
              </w:rPr>
            </w:pPr>
            <w:r>
              <w:rPr>
                <w:rFonts w:hint="eastAsia"/>
              </w:rPr>
              <w:t>参数</w:t>
            </w:r>
            <w:r>
              <w:t>jsonStr</w:t>
            </w:r>
            <w:r>
              <w:rPr>
                <w:rFonts w:hint="eastAsia"/>
              </w:rPr>
              <w:t>：</w:t>
            </w:r>
          </w:p>
        </w:tc>
        <w:tc>
          <w:tcPr>
            <w:tcW w:w="7229" w:type="dxa"/>
            <w:gridSpan w:val="4"/>
            <w:vAlign w:val="center"/>
          </w:tcPr>
          <w:p w:rsidR="006556DD" w:rsidRPr="006556DD" w:rsidRDefault="006556DD" w:rsidP="006556DD">
            <w:pPr>
              <w:ind w:left="120" w:hangingChars="50" w:hanging="120"/>
              <w:jc w:val="left"/>
              <w:rPr>
                <w:rFonts w:ascii="Consolas" w:hAnsi="Consolas" w:cs="Consolas"/>
                <w:b/>
                <w:bCs/>
                <w:color w:val="0070C0"/>
                <w:sz w:val="24"/>
                <w:szCs w:val="24"/>
              </w:rPr>
            </w:pPr>
            <w:r w:rsidRPr="006556DD">
              <w:rPr>
                <w:rFonts w:ascii="Consolas" w:hAnsi="Consolas" w:cs="Consolas"/>
                <w:b/>
                <w:bCs/>
                <w:color w:val="0070C0"/>
                <w:sz w:val="24"/>
                <w:szCs w:val="24"/>
              </w:rPr>
              <w:t>{</w:t>
            </w:r>
          </w:p>
          <w:p w:rsidR="006556DD" w:rsidRPr="006556DD" w:rsidRDefault="006556DD" w:rsidP="006556DD">
            <w:pPr>
              <w:ind w:left="120" w:hangingChars="50" w:hanging="120"/>
              <w:jc w:val="left"/>
              <w:rPr>
                <w:rFonts w:ascii="Consolas" w:hAnsi="Consolas" w:cs="Consolas"/>
                <w:b/>
                <w:bCs/>
                <w:color w:val="0070C0"/>
                <w:sz w:val="24"/>
                <w:szCs w:val="24"/>
              </w:rPr>
            </w:pPr>
            <w:r w:rsidRPr="006556DD">
              <w:rPr>
                <w:rFonts w:ascii="Consolas" w:hAnsi="Consolas" w:cs="Consolas"/>
                <w:b/>
                <w:bCs/>
                <w:color w:val="0070C0"/>
                <w:sz w:val="24"/>
                <w:szCs w:val="24"/>
              </w:rPr>
              <w:t xml:space="preserve">    "loveNo": "20170331141315",</w:t>
            </w:r>
          </w:p>
          <w:p w:rsidR="006556DD" w:rsidRPr="006556DD" w:rsidRDefault="006556DD" w:rsidP="006556DD">
            <w:pPr>
              <w:ind w:left="120" w:hangingChars="50" w:hanging="120"/>
              <w:jc w:val="left"/>
              <w:rPr>
                <w:rFonts w:ascii="Consolas" w:hAnsi="Consolas" w:cs="Consolas"/>
                <w:b/>
                <w:bCs/>
                <w:color w:val="0070C0"/>
                <w:sz w:val="24"/>
                <w:szCs w:val="24"/>
              </w:rPr>
            </w:pPr>
            <w:r w:rsidRPr="006556DD">
              <w:rPr>
                <w:rFonts w:ascii="Consolas" w:hAnsi="Consolas" w:cs="Consolas"/>
                <w:b/>
                <w:bCs/>
                <w:color w:val="0070C0"/>
                <w:sz w:val="24"/>
                <w:szCs w:val="24"/>
              </w:rPr>
              <w:t xml:space="preserve">    "dlid": 703</w:t>
            </w:r>
          </w:p>
          <w:p w:rsidR="006556DD" w:rsidRPr="007856FB" w:rsidRDefault="006556DD" w:rsidP="006556DD">
            <w:pPr>
              <w:ind w:left="120" w:hangingChars="50" w:hanging="120"/>
              <w:jc w:val="left"/>
              <w:rPr>
                <w:rFonts w:ascii="Consolas" w:hAnsi="Consolas" w:cs="Consolas"/>
                <w:b/>
                <w:color w:val="0070C0"/>
                <w:szCs w:val="21"/>
              </w:rPr>
            </w:pPr>
            <w:r w:rsidRPr="006556DD">
              <w:rPr>
                <w:rFonts w:ascii="Consolas" w:hAnsi="Consolas" w:cs="Consolas"/>
                <w:b/>
                <w:bCs/>
                <w:color w:val="0070C0"/>
                <w:sz w:val="24"/>
                <w:szCs w:val="24"/>
              </w:rPr>
              <w:t>}</w:t>
            </w:r>
          </w:p>
        </w:tc>
      </w:tr>
      <w:tr w:rsidR="006556DD" w:rsidTr="00DD68A6">
        <w:tc>
          <w:tcPr>
            <w:tcW w:w="1838" w:type="dxa"/>
            <w:shd w:val="clear" w:color="auto" w:fill="A6A6A6" w:themeFill="background1" w:themeFillShade="A6"/>
            <w:vAlign w:val="center"/>
          </w:tcPr>
          <w:p w:rsidR="006556DD" w:rsidRDefault="006556DD" w:rsidP="00DD68A6">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6556DD" w:rsidRDefault="006556DD" w:rsidP="00DD68A6">
            <w:pPr>
              <w:ind w:firstLine="210"/>
              <w:jc w:val="center"/>
              <w:rPr>
                <w:rFonts w:ascii="宋体" w:hAnsi="宋体"/>
                <w:bCs/>
                <w:szCs w:val="21"/>
              </w:rPr>
            </w:pPr>
          </w:p>
        </w:tc>
        <w:tc>
          <w:tcPr>
            <w:tcW w:w="2762" w:type="dxa"/>
            <w:gridSpan w:val="2"/>
            <w:shd w:val="clear" w:color="auto" w:fill="A6A6A6" w:themeFill="background1" w:themeFillShade="A6"/>
          </w:tcPr>
          <w:p w:rsidR="006556DD" w:rsidRDefault="006556DD" w:rsidP="00DD68A6">
            <w:pPr>
              <w:ind w:firstLine="210"/>
              <w:jc w:val="center"/>
              <w:rPr>
                <w:rFonts w:ascii="宋体" w:hAnsi="宋体"/>
                <w:bCs/>
                <w:szCs w:val="21"/>
              </w:rPr>
            </w:pPr>
          </w:p>
        </w:tc>
        <w:tc>
          <w:tcPr>
            <w:tcW w:w="1847" w:type="dxa"/>
            <w:shd w:val="clear" w:color="auto" w:fill="A6A6A6" w:themeFill="background1" w:themeFillShade="A6"/>
          </w:tcPr>
          <w:p w:rsidR="006556DD" w:rsidRDefault="006556DD" w:rsidP="00DD68A6">
            <w:pPr>
              <w:ind w:firstLine="210"/>
              <w:jc w:val="center"/>
              <w:rPr>
                <w:rFonts w:ascii="宋体" w:hAnsi="宋体"/>
                <w:bCs/>
                <w:szCs w:val="21"/>
              </w:rPr>
            </w:pPr>
          </w:p>
        </w:tc>
      </w:tr>
      <w:tr w:rsidR="006556DD" w:rsidRPr="00F64465" w:rsidTr="00DD68A6">
        <w:tc>
          <w:tcPr>
            <w:tcW w:w="1838" w:type="dxa"/>
            <w:shd w:val="clear" w:color="auto" w:fill="FFFFFF" w:themeFill="background1"/>
            <w:vAlign w:val="center"/>
          </w:tcPr>
          <w:p w:rsidR="006556DD" w:rsidRPr="00F64465" w:rsidRDefault="006556DD" w:rsidP="00DD68A6">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6556DD" w:rsidRPr="00F64465" w:rsidRDefault="006556DD" w:rsidP="00DD68A6">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6556DD" w:rsidRPr="00F64465" w:rsidRDefault="006556DD" w:rsidP="00DD68A6">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6556DD" w:rsidRPr="00F64465" w:rsidRDefault="006556DD" w:rsidP="00DD68A6">
            <w:pPr>
              <w:widowControl/>
              <w:jc w:val="center"/>
              <w:rPr>
                <w:rFonts w:ascii="Consolas" w:hAnsi="Consolas" w:cs="Consolas"/>
                <w:szCs w:val="21"/>
              </w:rPr>
            </w:pPr>
          </w:p>
        </w:tc>
      </w:tr>
      <w:tr w:rsidR="006556DD" w:rsidRPr="00F64465" w:rsidTr="00DD68A6">
        <w:tc>
          <w:tcPr>
            <w:tcW w:w="1838" w:type="dxa"/>
            <w:shd w:val="clear" w:color="auto" w:fill="FFFFFF" w:themeFill="background1"/>
            <w:vAlign w:val="center"/>
          </w:tcPr>
          <w:p w:rsidR="006556DD" w:rsidRPr="00F64465" w:rsidRDefault="006556DD" w:rsidP="00DD68A6">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6556DD" w:rsidRPr="00F64465" w:rsidRDefault="006556DD" w:rsidP="00DD68A6">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6556DD" w:rsidRPr="00F64465" w:rsidRDefault="006556DD" w:rsidP="00DD68A6">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6556DD" w:rsidRPr="00F64465" w:rsidRDefault="006556DD" w:rsidP="00DD68A6">
            <w:pPr>
              <w:widowControl/>
              <w:jc w:val="center"/>
              <w:rPr>
                <w:rFonts w:ascii="Consolas" w:hAnsi="Consolas" w:cs="Consolas"/>
                <w:szCs w:val="21"/>
              </w:rPr>
            </w:pPr>
          </w:p>
        </w:tc>
      </w:tr>
      <w:tr w:rsidR="006556DD" w:rsidTr="00DD68A6">
        <w:tc>
          <w:tcPr>
            <w:tcW w:w="1838" w:type="dxa"/>
            <w:shd w:val="clear" w:color="auto" w:fill="A6A6A6" w:themeFill="background1" w:themeFillShade="A6"/>
            <w:vAlign w:val="center"/>
          </w:tcPr>
          <w:p w:rsidR="006556DD" w:rsidRDefault="006556DD" w:rsidP="00DD68A6">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6556DD" w:rsidRPr="006556DD" w:rsidRDefault="006556DD" w:rsidP="006556DD">
            <w:pPr>
              <w:jc w:val="left"/>
              <w:rPr>
                <w:rFonts w:ascii="Consolas" w:hAnsi="Consolas" w:cs="Consolas"/>
                <w:bCs/>
                <w:color w:val="5B9BD5" w:themeColor="accent1"/>
                <w:sz w:val="24"/>
                <w:szCs w:val="24"/>
              </w:rPr>
            </w:pPr>
            <w:r w:rsidRPr="006556DD">
              <w:rPr>
                <w:rFonts w:ascii="Consolas" w:hAnsi="Consolas" w:cs="Consolas"/>
                <w:bCs/>
                <w:color w:val="5B9BD5" w:themeColor="accent1"/>
                <w:sz w:val="24"/>
                <w:szCs w:val="24"/>
              </w:rPr>
              <w:t>success_jsonpCallback05646885272402858({</w:t>
            </w:r>
          </w:p>
          <w:p w:rsidR="006556DD" w:rsidRPr="006556DD" w:rsidRDefault="006556DD" w:rsidP="006556DD">
            <w:pPr>
              <w:jc w:val="left"/>
              <w:rPr>
                <w:rFonts w:ascii="Consolas" w:hAnsi="Consolas" w:cs="Consolas"/>
                <w:bCs/>
                <w:color w:val="5B9BD5" w:themeColor="accent1"/>
                <w:sz w:val="24"/>
                <w:szCs w:val="24"/>
              </w:rPr>
            </w:pPr>
            <w:r w:rsidRPr="006556DD">
              <w:rPr>
                <w:rFonts w:ascii="Consolas" w:hAnsi="Consolas" w:cs="Consolas"/>
                <w:bCs/>
                <w:color w:val="5B9BD5" w:themeColor="accent1"/>
                <w:sz w:val="24"/>
                <w:szCs w:val="24"/>
              </w:rPr>
              <w:t xml:space="preserve">    "rspCode": "000",</w:t>
            </w:r>
          </w:p>
          <w:p w:rsidR="006556DD" w:rsidRPr="006556DD" w:rsidRDefault="006556DD" w:rsidP="006556DD">
            <w:pPr>
              <w:jc w:val="left"/>
              <w:rPr>
                <w:rFonts w:ascii="Consolas" w:hAnsi="Consolas" w:cs="Consolas"/>
                <w:bCs/>
                <w:color w:val="5B9BD5" w:themeColor="accent1"/>
                <w:sz w:val="24"/>
                <w:szCs w:val="24"/>
              </w:rPr>
            </w:pPr>
            <w:r w:rsidRPr="006556DD">
              <w:rPr>
                <w:rFonts w:ascii="Consolas" w:hAnsi="Consolas" w:cs="Consolas" w:hint="eastAsia"/>
                <w:bCs/>
                <w:color w:val="5B9BD5" w:themeColor="accent1"/>
                <w:sz w:val="24"/>
                <w:szCs w:val="24"/>
              </w:rPr>
              <w:t xml:space="preserve">    "rspDesc": "</w:t>
            </w:r>
            <w:r w:rsidRPr="006556DD">
              <w:rPr>
                <w:rFonts w:ascii="Consolas" w:hAnsi="Consolas" w:cs="Consolas" w:hint="eastAsia"/>
                <w:bCs/>
                <w:color w:val="5B9BD5" w:themeColor="accent1"/>
                <w:sz w:val="24"/>
                <w:szCs w:val="24"/>
              </w:rPr>
              <w:t>删除成功</w:t>
            </w:r>
            <w:r w:rsidRPr="006556DD">
              <w:rPr>
                <w:rFonts w:ascii="Consolas" w:hAnsi="Consolas" w:cs="Consolas" w:hint="eastAsia"/>
                <w:bCs/>
                <w:color w:val="5B9BD5" w:themeColor="accent1"/>
                <w:sz w:val="24"/>
                <w:szCs w:val="24"/>
              </w:rPr>
              <w:t>"</w:t>
            </w:r>
          </w:p>
          <w:p w:rsidR="006556DD" w:rsidRPr="00CB5781" w:rsidRDefault="006556DD" w:rsidP="006556DD">
            <w:pPr>
              <w:jc w:val="left"/>
              <w:rPr>
                <w:rFonts w:ascii="Consolas" w:hAnsi="Consolas" w:cs="Consolas"/>
                <w:bCs/>
                <w:color w:val="5B9BD5" w:themeColor="accent1"/>
                <w:szCs w:val="21"/>
              </w:rPr>
            </w:pPr>
            <w:r w:rsidRPr="006556DD">
              <w:rPr>
                <w:rFonts w:ascii="Consolas" w:hAnsi="Consolas" w:cs="Consolas"/>
                <w:bCs/>
                <w:color w:val="5B9BD5" w:themeColor="accent1"/>
                <w:sz w:val="24"/>
                <w:szCs w:val="24"/>
              </w:rPr>
              <w:lastRenderedPageBreak/>
              <w:t>})</w:t>
            </w:r>
          </w:p>
        </w:tc>
      </w:tr>
    </w:tbl>
    <w:p w:rsidR="00FE5ED2" w:rsidRPr="006556DD" w:rsidRDefault="00FE5ED2" w:rsidP="00FE5ED2"/>
    <w:p w:rsidR="008660CE" w:rsidRDefault="008660CE" w:rsidP="00D803E8">
      <w:pPr>
        <w:pStyle w:val="5"/>
      </w:pPr>
      <w:r>
        <w:rPr>
          <w:rFonts w:hint="eastAsia"/>
        </w:rPr>
        <w:t>1.1.1.9</w:t>
      </w:r>
      <w:r w:rsidR="007265F9">
        <w:rPr>
          <w:rFonts w:hint="eastAsia"/>
        </w:rPr>
        <w:t>已送出</w:t>
      </w:r>
      <w:r>
        <w:rPr>
          <w:rFonts w:hint="eastAsia"/>
        </w:rPr>
        <w:t>订单信息</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8660CE" w:rsidTr="00DD68A6">
        <w:tc>
          <w:tcPr>
            <w:tcW w:w="1838" w:type="dxa"/>
            <w:vAlign w:val="center"/>
          </w:tcPr>
          <w:p w:rsidR="008660CE" w:rsidRDefault="008660CE" w:rsidP="00DD68A6">
            <w:pPr>
              <w:jc w:val="center"/>
              <w:rPr>
                <w:bCs/>
                <w:szCs w:val="21"/>
              </w:rPr>
            </w:pPr>
            <w:r>
              <w:rPr>
                <w:bCs/>
                <w:szCs w:val="21"/>
              </w:rPr>
              <w:t>接口标识：</w:t>
            </w:r>
          </w:p>
        </w:tc>
        <w:tc>
          <w:tcPr>
            <w:tcW w:w="2655" w:type="dxa"/>
            <w:gridSpan w:val="2"/>
            <w:vAlign w:val="center"/>
          </w:tcPr>
          <w:p w:rsidR="008660CE" w:rsidRDefault="008660CE" w:rsidP="00DD68A6">
            <w:pPr>
              <w:jc w:val="center"/>
              <w:rPr>
                <w:bCs/>
                <w:szCs w:val="21"/>
              </w:rPr>
            </w:pPr>
            <w:r>
              <w:rPr>
                <w:rStyle w:val="apple-converted-space"/>
                <w:rFonts w:ascii="Arial" w:hAnsi="Arial" w:cs="Arial"/>
                <w:color w:val="333333"/>
                <w:shd w:val="clear" w:color="auto" w:fill="FFFFFF"/>
              </w:rPr>
              <w:t> </w:t>
            </w:r>
            <w:r w:rsidRPr="00AA3636">
              <w:rPr>
                <w:bCs/>
                <w:szCs w:val="21"/>
              </w:rPr>
              <w:t>deliver</w:t>
            </w:r>
            <w:r>
              <w:rPr>
                <w:rFonts w:hint="eastAsia"/>
                <w:bCs/>
                <w:szCs w:val="21"/>
              </w:rPr>
              <w:t>G</w:t>
            </w:r>
            <w:r w:rsidRPr="00AA3636">
              <w:rPr>
                <w:bCs/>
                <w:szCs w:val="21"/>
              </w:rPr>
              <w:t>oods</w:t>
            </w:r>
          </w:p>
        </w:tc>
        <w:tc>
          <w:tcPr>
            <w:tcW w:w="2727" w:type="dxa"/>
          </w:tcPr>
          <w:p w:rsidR="008660CE" w:rsidRDefault="008660CE" w:rsidP="00DD68A6">
            <w:pPr>
              <w:jc w:val="left"/>
            </w:pPr>
          </w:p>
        </w:tc>
        <w:tc>
          <w:tcPr>
            <w:tcW w:w="1847" w:type="dxa"/>
          </w:tcPr>
          <w:p w:rsidR="008660CE" w:rsidRDefault="008660CE" w:rsidP="00DD68A6">
            <w:pPr>
              <w:jc w:val="left"/>
            </w:pPr>
          </w:p>
        </w:tc>
      </w:tr>
      <w:tr w:rsidR="008660CE" w:rsidTr="00DD68A6">
        <w:tc>
          <w:tcPr>
            <w:tcW w:w="1838" w:type="dxa"/>
            <w:shd w:val="clear" w:color="auto" w:fill="A6A6A6" w:themeFill="background1" w:themeFillShade="A6"/>
            <w:vAlign w:val="center"/>
          </w:tcPr>
          <w:p w:rsidR="008660CE" w:rsidRDefault="008660CE" w:rsidP="00DD68A6">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8660CE" w:rsidRDefault="008660CE" w:rsidP="00DD68A6">
            <w:pPr>
              <w:jc w:val="center"/>
              <w:rPr>
                <w:bCs/>
                <w:szCs w:val="21"/>
              </w:rPr>
            </w:pPr>
            <w:r w:rsidRPr="00AA3636">
              <w:rPr>
                <w:bCs/>
                <w:szCs w:val="21"/>
              </w:rPr>
              <w:t>deliver</w:t>
            </w:r>
            <w:r>
              <w:rPr>
                <w:rFonts w:hint="eastAsia"/>
                <w:bCs/>
                <w:szCs w:val="21"/>
              </w:rPr>
              <w:t>G</w:t>
            </w:r>
            <w:r w:rsidRPr="00AA3636">
              <w:rPr>
                <w:bCs/>
                <w:szCs w:val="21"/>
              </w:rPr>
              <w:t>oods</w:t>
            </w:r>
          </w:p>
        </w:tc>
        <w:tc>
          <w:tcPr>
            <w:tcW w:w="2727" w:type="dxa"/>
          </w:tcPr>
          <w:p w:rsidR="008660CE" w:rsidRDefault="008660CE" w:rsidP="00DD68A6">
            <w:pPr>
              <w:jc w:val="center"/>
              <w:rPr>
                <w:bCs/>
                <w:szCs w:val="21"/>
              </w:rPr>
            </w:pPr>
          </w:p>
        </w:tc>
        <w:tc>
          <w:tcPr>
            <w:tcW w:w="1847" w:type="dxa"/>
          </w:tcPr>
          <w:p w:rsidR="008660CE" w:rsidRDefault="008660CE" w:rsidP="00DD68A6">
            <w:pPr>
              <w:jc w:val="center"/>
              <w:rPr>
                <w:bCs/>
                <w:szCs w:val="21"/>
              </w:rPr>
            </w:pPr>
          </w:p>
        </w:tc>
      </w:tr>
      <w:tr w:rsidR="008660CE" w:rsidTr="00DD68A6">
        <w:tc>
          <w:tcPr>
            <w:tcW w:w="1838" w:type="dxa"/>
            <w:shd w:val="clear" w:color="auto" w:fill="A6A6A6" w:themeFill="background1" w:themeFillShade="A6"/>
            <w:vAlign w:val="center"/>
          </w:tcPr>
          <w:p w:rsidR="008660CE" w:rsidRDefault="008660CE" w:rsidP="00DD68A6">
            <w:pPr>
              <w:jc w:val="center"/>
              <w:rPr>
                <w:bCs/>
                <w:szCs w:val="21"/>
              </w:rPr>
            </w:pPr>
            <w:r>
              <w:rPr>
                <w:bCs/>
                <w:szCs w:val="21"/>
              </w:rPr>
              <w:t>字段名</w:t>
            </w:r>
          </w:p>
        </w:tc>
        <w:tc>
          <w:tcPr>
            <w:tcW w:w="2655" w:type="dxa"/>
            <w:gridSpan w:val="2"/>
            <w:shd w:val="clear" w:color="auto" w:fill="A6A6A6" w:themeFill="background1" w:themeFillShade="A6"/>
            <w:vAlign w:val="center"/>
          </w:tcPr>
          <w:p w:rsidR="008660CE" w:rsidRDefault="008660CE" w:rsidP="00DD68A6">
            <w:pPr>
              <w:jc w:val="center"/>
              <w:rPr>
                <w:bCs/>
                <w:szCs w:val="21"/>
              </w:rPr>
            </w:pPr>
            <w:r>
              <w:rPr>
                <w:bCs/>
                <w:szCs w:val="21"/>
              </w:rPr>
              <w:t>说明</w:t>
            </w:r>
          </w:p>
        </w:tc>
        <w:tc>
          <w:tcPr>
            <w:tcW w:w="2727" w:type="dxa"/>
            <w:shd w:val="clear" w:color="auto" w:fill="A6A6A6" w:themeFill="background1" w:themeFillShade="A6"/>
          </w:tcPr>
          <w:p w:rsidR="008660CE" w:rsidRDefault="008660CE" w:rsidP="00DD68A6">
            <w:pPr>
              <w:jc w:val="center"/>
              <w:rPr>
                <w:bCs/>
                <w:szCs w:val="21"/>
              </w:rPr>
            </w:pPr>
            <w:r>
              <w:rPr>
                <w:bCs/>
                <w:szCs w:val="21"/>
              </w:rPr>
              <w:t>备注</w:t>
            </w:r>
          </w:p>
        </w:tc>
        <w:tc>
          <w:tcPr>
            <w:tcW w:w="1847" w:type="dxa"/>
            <w:shd w:val="clear" w:color="auto" w:fill="A6A6A6" w:themeFill="background1" w:themeFillShade="A6"/>
          </w:tcPr>
          <w:p w:rsidR="008660CE" w:rsidRDefault="008660CE" w:rsidP="00DD68A6">
            <w:pPr>
              <w:jc w:val="center"/>
              <w:rPr>
                <w:bCs/>
                <w:szCs w:val="21"/>
              </w:rPr>
            </w:pPr>
            <w:r>
              <w:rPr>
                <w:rFonts w:hint="eastAsia"/>
                <w:bCs/>
                <w:szCs w:val="21"/>
              </w:rPr>
              <w:t>是否必填项</w:t>
            </w:r>
          </w:p>
        </w:tc>
      </w:tr>
      <w:tr w:rsidR="008660CE" w:rsidTr="00DD68A6">
        <w:trPr>
          <w:trHeight w:val="405"/>
        </w:trPr>
        <w:tc>
          <w:tcPr>
            <w:tcW w:w="1838" w:type="dxa"/>
            <w:vAlign w:val="center"/>
          </w:tcPr>
          <w:p w:rsidR="008660CE" w:rsidRPr="009D30C1" w:rsidRDefault="008660CE" w:rsidP="00DD68A6">
            <w:pPr>
              <w:jc w:val="center"/>
              <w:rPr>
                <w:bCs/>
                <w:szCs w:val="21"/>
              </w:rPr>
            </w:pPr>
            <w:r>
              <w:rPr>
                <w:bCs/>
                <w:szCs w:val="21"/>
              </w:rPr>
              <w:t>loveNo</w:t>
            </w:r>
          </w:p>
        </w:tc>
        <w:tc>
          <w:tcPr>
            <w:tcW w:w="2655" w:type="dxa"/>
            <w:gridSpan w:val="2"/>
            <w:vAlign w:val="center"/>
          </w:tcPr>
          <w:p w:rsidR="008660CE" w:rsidRDefault="008660CE" w:rsidP="00DD68A6">
            <w:pPr>
              <w:jc w:val="center"/>
              <w:rPr>
                <w:rFonts w:ascii="宋体" w:hAnsi="宋体"/>
                <w:bCs/>
                <w:szCs w:val="21"/>
              </w:rPr>
            </w:pPr>
            <w:r>
              <w:rPr>
                <w:rFonts w:ascii="宋体" w:hAnsi="宋体" w:hint="eastAsia"/>
                <w:bCs/>
                <w:szCs w:val="21"/>
              </w:rPr>
              <w:t>爱心单号</w:t>
            </w:r>
          </w:p>
        </w:tc>
        <w:tc>
          <w:tcPr>
            <w:tcW w:w="2727" w:type="dxa"/>
            <w:vAlign w:val="center"/>
          </w:tcPr>
          <w:p w:rsidR="008660CE" w:rsidRPr="00FE77C3" w:rsidRDefault="008660CE" w:rsidP="00DD68A6">
            <w:pPr>
              <w:jc w:val="left"/>
              <w:rPr>
                <w:rFonts w:ascii="微软雅黑" w:eastAsia="微软雅黑" w:hAnsi="微软雅黑"/>
                <w:color w:val="333333"/>
              </w:rPr>
            </w:pPr>
          </w:p>
        </w:tc>
        <w:tc>
          <w:tcPr>
            <w:tcW w:w="1847" w:type="dxa"/>
            <w:vAlign w:val="center"/>
          </w:tcPr>
          <w:p w:rsidR="008660CE" w:rsidRDefault="008660CE" w:rsidP="00DD68A6">
            <w:pPr>
              <w:jc w:val="center"/>
              <w:rPr>
                <w:bCs/>
                <w:szCs w:val="21"/>
              </w:rPr>
            </w:pPr>
            <w:r>
              <w:rPr>
                <w:rFonts w:hint="eastAsia"/>
                <w:bCs/>
                <w:szCs w:val="21"/>
              </w:rPr>
              <w:t>是</w:t>
            </w:r>
          </w:p>
        </w:tc>
      </w:tr>
      <w:tr w:rsidR="008660CE" w:rsidTr="00DD68A6">
        <w:trPr>
          <w:trHeight w:val="405"/>
        </w:trPr>
        <w:tc>
          <w:tcPr>
            <w:tcW w:w="1838" w:type="dxa"/>
            <w:vAlign w:val="center"/>
          </w:tcPr>
          <w:p w:rsidR="008660CE" w:rsidRPr="00683C94" w:rsidRDefault="00683C94" w:rsidP="00DD68A6">
            <w:pPr>
              <w:jc w:val="center"/>
              <w:rPr>
                <w:bCs/>
                <w:szCs w:val="21"/>
              </w:rPr>
            </w:pPr>
            <w:r w:rsidRPr="00683C94">
              <w:rPr>
                <w:rFonts w:ascii="Consolas" w:hAnsi="Consolas" w:cs="Consolas"/>
                <w:b/>
                <w:bCs/>
                <w:szCs w:val="21"/>
              </w:rPr>
              <w:t>stat</w:t>
            </w:r>
          </w:p>
        </w:tc>
        <w:tc>
          <w:tcPr>
            <w:tcW w:w="2655" w:type="dxa"/>
            <w:gridSpan w:val="2"/>
            <w:vAlign w:val="center"/>
          </w:tcPr>
          <w:p w:rsidR="008660CE" w:rsidRPr="00683C94" w:rsidRDefault="00683C94" w:rsidP="00DD68A6">
            <w:pPr>
              <w:jc w:val="center"/>
              <w:rPr>
                <w:rFonts w:ascii="宋体" w:hAnsi="宋体"/>
                <w:bCs/>
                <w:szCs w:val="21"/>
              </w:rPr>
            </w:pPr>
            <w:r>
              <w:rPr>
                <w:rFonts w:ascii="宋体" w:hAnsi="宋体" w:hint="eastAsia"/>
                <w:bCs/>
                <w:szCs w:val="21"/>
              </w:rPr>
              <w:t>申请状态</w:t>
            </w:r>
          </w:p>
        </w:tc>
        <w:tc>
          <w:tcPr>
            <w:tcW w:w="2727" w:type="dxa"/>
            <w:vAlign w:val="center"/>
          </w:tcPr>
          <w:p w:rsidR="008660CE" w:rsidRPr="00683C94" w:rsidRDefault="00683C94" w:rsidP="00DD68A6">
            <w:pPr>
              <w:jc w:val="left"/>
              <w:rPr>
                <w:rFonts w:ascii="微软雅黑" w:eastAsia="微软雅黑" w:hAnsi="微软雅黑"/>
              </w:rPr>
            </w:pPr>
            <w:r>
              <w:rPr>
                <w:rFonts w:ascii="微软雅黑" w:eastAsia="微软雅黑" w:hAnsi="微软雅黑" w:hint="eastAsia"/>
              </w:rPr>
              <w:t>默认:2</w:t>
            </w:r>
          </w:p>
        </w:tc>
        <w:tc>
          <w:tcPr>
            <w:tcW w:w="1847" w:type="dxa"/>
            <w:vAlign w:val="center"/>
          </w:tcPr>
          <w:p w:rsidR="008660CE" w:rsidRDefault="008660CE" w:rsidP="00DD68A6">
            <w:pPr>
              <w:jc w:val="center"/>
              <w:rPr>
                <w:bCs/>
                <w:szCs w:val="21"/>
              </w:rPr>
            </w:pPr>
            <w:r>
              <w:rPr>
                <w:rFonts w:hint="eastAsia"/>
                <w:bCs/>
                <w:szCs w:val="21"/>
              </w:rPr>
              <w:t>是</w:t>
            </w:r>
          </w:p>
        </w:tc>
      </w:tr>
      <w:tr w:rsidR="008660CE" w:rsidTr="00DD68A6">
        <w:tc>
          <w:tcPr>
            <w:tcW w:w="1838" w:type="dxa"/>
            <w:shd w:val="clear" w:color="auto" w:fill="A6A6A6" w:themeFill="background1" w:themeFillShade="A6"/>
            <w:vAlign w:val="center"/>
          </w:tcPr>
          <w:p w:rsidR="008660CE" w:rsidRDefault="008660CE" w:rsidP="00DD68A6">
            <w:pPr>
              <w:jc w:val="center"/>
              <w:rPr>
                <w:bCs/>
                <w:szCs w:val="21"/>
              </w:rPr>
            </w:pPr>
            <w:r>
              <w:rPr>
                <w:rFonts w:hint="eastAsia"/>
              </w:rPr>
              <w:t>参数</w:t>
            </w:r>
            <w:r>
              <w:t>jsonStr</w:t>
            </w:r>
            <w:r>
              <w:rPr>
                <w:rFonts w:hint="eastAsia"/>
              </w:rPr>
              <w:t>：</w:t>
            </w:r>
          </w:p>
        </w:tc>
        <w:tc>
          <w:tcPr>
            <w:tcW w:w="7229" w:type="dxa"/>
            <w:gridSpan w:val="4"/>
            <w:vAlign w:val="center"/>
          </w:tcPr>
          <w:p w:rsidR="00683C94" w:rsidRPr="00683C94" w:rsidRDefault="00683C94" w:rsidP="00683C94">
            <w:pPr>
              <w:ind w:left="120" w:hangingChars="50" w:hanging="120"/>
              <w:jc w:val="left"/>
              <w:rPr>
                <w:rFonts w:ascii="Consolas" w:hAnsi="Consolas" w:cs="Consolas"/>
                <w:b/>
                <w:bCs/>
                <w:color w:val="0070C0"/>
                <w:sz w:val="24"/>
                <w:szCs w:val="24"/>
              </w:rPr>
            </w:pPr>
            <w:r w:rsidRPr="00683C94">
              <w:rPr>
                <w:rFonts w:ascii="Consolas" w:hAnsi="Consolas" w:cs="Consolas"/>
                <w:b/>
                <w:bCs/>
                <w:color w:val="0070C0"/>
                <w:sz w:val="24"/>
                <w:szCs w:val="24"/>
              </w:rPr>
              <w:t>{</w:t>
            </w:r>
          </w:p>
          <w:p w:rsidR="00683C94" w:rsidRPr="00683C94" w:rsidRDefault="00683C94" w:rsidP="00683C94">
            <w:pPr>
              <w:ind w:left="120" w:hangingChars="50" w:hanging="120"/>
              <w:jc w:val="left"/>
              <w:rPr>
                <w:rFonts w:ascii="Consolas" w:hAnsi="Consolas" w:cs="Consolas"/>
                <w:b/>
                <w:bCs/>
                <w:color w:val="0070C0"/>
                <w:sz w:val="24"/>
                <w:szCs w:val="24"/>
              </w:rPr>
            </w:pPr>
            <w:r w:rsidRPr="00683C94">
              <w:rPr>
                <w:rFonts w:ascii="Consolas" w:hAnsi="Consolas" w:cs="Consolas"/>
                <w:b/>
                <w:bCs/>
                <w:color w:val="0070C0"/>
                <w:sz w:val="24"/>
                <w:szCs w:val="24"/>
              </w:rPr>
              <w:t xml:space="preserve">    "loveNo": "20170331103943",</w:t>
            </w:r>
          </w:p>
          <w:p w:rsidR="00683C94" w:rsidRPr="00683C94" w:rsidRDefault="00683C94" w:rsidP="00683C94">
            <w:pPr>
              <w:ind w:left="120" w:hangingChars="50" w:hanging="120"/>
              <w:jc w:val="left"/>
              <w:rPr>
                <w:rFonts w:ascii="Consolas" w:hAnsi="Consolas" w:cs="Consolas"/>
                <w:b/>
                <w:bCs/>
                <w:color w:val="0070C0"/>
                <w:sz w:val="24"/>
                <w:szCs w:val="24"/>
              </w:rPr>
            </w:pPr>
            <w:r w:rsidRPr="00683C94">
              <w:rPr>
                <w:rFonts w:ascii="Consolas" w:hAnsi="Consolas" w:cs="Consolas"/>
                <w:b/>
                <w:bCs/>
                <w:color w:val="0070C0"/>
                <w:sz w:val="24"/>
                <w:szCs w:val="24"/>
              </w:rPr>
              <w:t xml:space="preserve">    "stat": "2"</w:t>
            </w:r>
          </w:p>
          <w:p w:rsidR="008660CE" w:rsidRPr="007856FB" w:rsidRDefault="00683C94" w:rsidP="00683C94">
            <w:pPr>
              <w:ind w:left="120" w:hangingChars="50" w:hanging="120"/>
              <w:jc w:val="left"/>
              <w:rPr>
                <w:rFonts w:ascii="Consolas" w:hAnsi="Consolas" w:cs="Consolas"/>
                <w:b/>
                <w:color w:val="0070C0"/>
                <w:szCs w:val="21"/>
              </w:rPr>
            </w:pPr>
            <w:r w:rsidRPr="00683C94">
              <w:rPr>
                <w:rFonts w:ascii="Consolas" w:hAnsi="Consolas" w:cs="Consolas"/>
                <w:b/>
                <w:bCs/>
                <w:color w:val="0070C0"/>
                <w:sz w:val="24"/>
                <w:szCs w:val="24"/>
              </w:rPr>
              <w:t>}</w:t>
            </w:r>
          </w:p>
        </w:tc>
      </w:tr>
      <w:tr w:rsidR="008660CE" w:rsidTr="00DD68A6">
        <w:tc>
          <w:tcPr>
            <w:tcW w:w="1838" w:type="dxa"/>
            <w:shd w:val="clear" w:color="auto" w:fill="A6A6A6" w:themeFill="background1" w:themeFillShade="A6"/>
            <w:vAlign w:val="center"/>
          </w:tcPr>
          <w:p w:rsidR="008660CE" w:rsidRDefault="008660CE" w:rsidP="00DD68A6">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8660CE" w:rsidRDefault="008660CE" w:rsidP="00DD68A6">
            <w:pPr>
              <w:ind w:firstLine="210"/>
              <w:jc w:val="center"/>
              <w:rPr>
                <w:rFonts w:ascii="宋体" w:hAnsi="宋体"/>
                <w:bCs/>
                <w:szCs w:val="21"/>
              </w:rPr>
            </w:pPr>
          </w:p>
        </w:tc>
        <w:tc>
          <w:tcPr>
            <w:tcW w:w="2762" w:type="dxa"/>
            <w:gridSpan w:val="2"/>
            <w:shd w:val="clear" w:color="auto" w:fill="A6A6A6" w:themeFill="background1" w:themeFillShade="A6"/>
          </w:tcPr>
          <w:p w:rsidR="008660CE" w:rsidRDefault="008660CE" w:rsidP="00DD68A6">
            <w:pPr>
              <w:ind w:firstLine="210"/>
              <w:jc w:val="center"/>
              <w:rPr>
                <w:rFonts w:ascii="宋体" w:hAnsi="宋体"/>
                <w:bCs/>
                <w:szCs w:val="21"/>
              </w:rPr>
            </w:pPr>
          </w:p>
        </w:tc>
        <w:tc>
          <w:tcPr>
            <w:tcW w:w="1847" w:type="dxa"/>
            <w:shd w:val="clear" w:color="auto" w:fill="A6A6A6" w:themeFill="background1" w:themeFillShade="A6"/>
          </w:tcPr>
          <w:p w:rsidR="008660CE" w:rsidRDefault="008660CE" w:rsidP="00DD68A6">
            <w:pPr>
              <w:ind w:firstLine="210"/>
              <w:jc w:val="center"/>
              <w:rPr>
                <w:rFonts w:ascii="宋体" w:hAnsi="宋体"/>
                <w:bCs/>
                <w:szCs w:val="21"/>
              </w:rPr>
            </w:pPr>
          </w:p>
        </w:tc>
      </w:tr>
      <w:tr w:rsidR="008660CE" w:rsidRPr="00F64465" w:rsidTr="00DD68A6">
        <w:tc>
          <w:tcPr>
            <w:tcW w:w="1838" w:type="dxa"/>
            <w:shd w:val="clear" w:color="auto" w:fill="FFFFFF" w:themeFill="background1"/>
            <w:vAlign w:val="center"/>
          </w:tcPr>
          <w:p w:rsidR="008660CE" w:rsidRPr="00F64465" w:rsidRDefault="008660CE" w:rsidP="00DD68A6">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8660CE" w:rsidRPr="00F64465" w:rsidRDefault="008660CE" w:rsidP="00DD68A6">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8660CE" w:rsidRPr="00F64465" w:rsidRDefault="008660CE" w:rsidP="00DD68A6">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8660CE" w:rsidRPr="00F64465" w:rsidRDefault="008660CE" w:rsidP="00DD68A6">
            <w:pPr>
              <w:widowControl/>
              <w:jc w:val="center"/>
              <w:rPr>
                <w:rFonts w:ascii="Consolas" w:hAnsi="Consolas" w:cs="Consolas"/>
                <w:szCs w:val="21"/>
              </w:rPr>
            </w:pPr>
          </w:p>
        </w:tc>
      </w:tr>
      <w:tr w:rsidR="008660CE" w:rsidRPr="00F64465" w:rsidTr="00DD68A6">
        <w:tc>
          <w:tcPr>
            <w:tcW w:w="1838" w:type="dxa"/>
            <w:shd w:val="clear" w:color="auto" w:fill="FFFFFF" w:themeFill="background1"/>
            <w:vAlign w:val="center"/>
          </w:tcPr>
          <w:p w:rsidR="008660CE" w:rsidRPr="00F64465" w:rsidRDefault="008660CE" w:rsidP="00DD68A6">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8660CE" w:rsidRPr="00F64465" w:rsidRDefault="008660CE" w:rsidP="00DD68A6">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8660CE" w:rsidRPr="00F64465" w:rsidRDefault="008660CE" w:rsidP="00DD68A6">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8660CE" w:rsidRPr="00F64465" w:rsidRDefault="008660CE"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r w:rsidRPr="00091C67">
              <w:rPr>
                <w:rFonts w:ascii="Consolas" w:hAnsi="Consolas" w:cs="Consolas" w:hint="eastAsia"/>
                <w:bCs/>
                <w:szCs w:val="21"/>
              </w:rPr>
              <w:t>itemsName</w:t>
            </w:r>
          </w:p>
        </w:tc>
        <w:tc>
          <w:tcPr>
            <w:tcW w:w="2620" w:type="dxa"/>
            <w:shd w:val="clear" w:color="auto" w:fill="FFFFFF" w:themeFill="background1"/>
          </w:tcPr>
          <w:p w:rsidR="00091C67" w:rsidRPr="00F64465" w:rsidRDefault="00091C67" w:rsidP="00DD68A6">
            <w:pPr>
              <w:pStyle w:val="a8"/>
              <w:jc w:val="center"/>
              <w:rPr>
                <w:rFonts w:ascii="Consolas" w:hAnsi="Consolas" w:cs="Consolas"/>
                <w:bCs/>
              </w:rPr>
            </w:pPr>
            <w:r>
              <w:rPr>
                <w:rFonts w:ascii="Consolas" w:hAnsi="Consolas" w:cs="Consolas" w:hint="eastAsia"/>
                <w:bCs/>
              </w:rPr>
              <w:t>物品名称</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r w:rsidRPr="00091C67">
              <w:rPr>
                <w:rFonts w:ascii="Consolas" w:hAnsi="Consolas" w:cs="Consolas" w:hint="eastAsia"/>
                <w:bCs/>
                <w:szCs w:val="21"/>
              </w:rPr>
              <w:t>itemsDesc</w:t>
            </w:r>
          </w:p>
        </w:tc>
        <w:tc>
          <w:tcPr>
            <w:tcW w:w="2620" w:type="dxa"/>
            <w:shd w:val="clear" w:color="auto" w:fill="FFFFFF" w:themeFill="background1"/>
          </w:tcPr>
          <w:p w:rsidR="00091C67" w:rsidRPr="00F64465" w:rsidRDefault="00091C67" w:rsidP="00DD68A6">
            <w:pPr>
              <w:pStyle w:val="a8"/>
              <w:jc w:val="center"/>
              <w:rPr>
                <w:rFonts w:ascii="Consolas" w:hAnsi="Consolas" w:cs="Consolas"/>
                <w:bCs/>
              </w:rPr>
            </w:pPr>
            <w:r>
              <w:rPr>
                <w:rFonts w:ascii="Consolas" w:hAnsi="Consolas" w:cs="Consolas" w:hint="eastAsia"/>
                <w:bCs/>
              </w:rPr>
              <w:t>物品描述</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r w:rsidRPr="00091C67">
              <w:rPr>
                <w:rFonts w:ascii="Consolas" w:hAnsi="Consolas" w:cs="Consolas"/>
                <w:bCs/>
                <w:szCs w:val="21"/>
              </w:rPr>
              <w:t>picurl</w:t>
            </w:r>
          </w:p>
        </w:tc>
        <w:tc>
          <w:tcPr>
            <w:tcW w:w="2620" w:type="dxa"/>
            <w:shd w:val="clear" w:color="auto" w:fill="FFFFFF" w:themeFill="background1"/>
          </w:tcPr>
          <w:p w:rsidR="00091C67" w:rsidRPr="00F64465" w:rsidRDefault="00091C67" w:rsidP="00DD68A6">
            <w:pPr>
              <w:pStyle w:val="a8"/>
              <w:jc w:val="center"/>
              <w:rPr>
                <w:rFonts w:ascii="Consolas" w:hAnsi="Consolas" w:cs="Consolas"/>
                <w:bCs/>
              </w:rPr>
            </w:pPr>
            <w:r>
              <w:rPr>
                <w:rFonts w:ascii="Consolas" w:hAnsi="Consolas" w:cs="Consolas" w:hint="eastAsia"/>
                <w:bCs/>
              </w:rPr>
              <w:t>物品图片</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r w:rsidRPr="00091C67">
              <w:rPr>
                <w:rFonts w:ascii="Consolas" w:hAnsi="Consolas" w:cs="Consolas"/>
                <w:bCs/>
                <w:szCs w:val="21"/>
              </w:rPr>
              <w:t>isHide</w:t>
            </w:r>
          </w:p>
        </w:tc>
        <w:tc>
          <w:tcPr>
            <w:tcW w:w="2620" w:type="dxa"/>
            <w:shd w:val="clear" w:color="auto" w:fill="FFFFFF" w:themeFill="background1"/>
          </w:tcPr>
          <w:p w:rsidR="00091C67" w:rsidRPr="00F64465" w:rsidRDefault="00091C67" w:rsidP="00DD68A6">
            <w:pPr>
              <w:pStyle w:val="a8"/>
              <w:jc w:val="center"/>
              <w:rPr>
                <w:rFonts w:ascii="Consolas" w:hAnsi="Consolas" w:cs="Consolas"/>
                <w:bCs/>
              </w:rPr>
            </w:pPr>
            <w:r>
              <w:rPr>
                <w:rFonts w:ascii="Consolas" w:hAnsi="Consolas" w:cs="Consolas" w:hint="eastAsia"/>
                <w:bCs/>
              </w:rPr>
              <w:t>是否匿名</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r>
              <w:rPr>
                <w:rFonts w:ascii="Consolas" w:hAnsi="Consolas" w:cs="Consolas" w:hint="eastAsia"/>
                <w:bCs/>
                <w:szCs w:val="21"/>
              </w:rPr>
              <w:t>0</w:t>
            </w:r>
            <w:r>
              <w:rPr>
                <w:rFonts w:ascii="Consolas" w:hAnsi="Consolas" w:cs="Consolas" w:hint="eastAsia"/>
                <w:bCs/>
                <w:szCs w:val="21"/>
              </w:rPr>
              <w:t>：不匿名，</w:t>
            </w:r>
            <w:r>
              <w:rPr>
                <w:rFonts w:ascii="Consolas" w:hAnsi="Consolas" w:cs="Consolas" w:hint="eastAsia"/>
                <w:bCs/>
                <w:szCs w:val="21"/>
              </w:rPr>
              <w:t>1</w:t>
            </w:r>
            <w:r>
              <w:rPr>
                <w:rFonts w:ascii="Consolas" w:hAnsi="Consolas" w:cs="Consolas" w:hint="eastAsia"/>
                <w:bCs/>
                <w:szCs w:val="21"/>
              </w:rPr>
              <w:t>：匿名</w:t>
            </w: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r w:rsidRPr="00091C67">
              <w:rPr>
                <w:rFonts w:ascii="Consolas" w:hAnsi="Consolas" w:cs="Consolas" w:hint="eastAsia"/>
                <w:bCs/>
                <w:szCs w:val="21"/>
              </w:rPr>
              <w:t>itName</w:t>
            </w:r>
          </w:p>
        </w:tc>
        <w:tc>
          <w:tcPr>
            <w:tcW w:w="2620" w:type="dxa"/>
            <w:shd w:val="clear" w:color="auto" w:fill="FFFFFF" w:themeFill="background1"/>
          </w:tcPr>
          <w:p w:rsidR="00091C67" w:rsidRPr="00F64465" w:rsidRDefault="00091C67" w:rsidP="00DD68A6">
            <w:pPr>
              <w:pStyle w:val="a8"/>
              <w:jc w:val="center"/>
              <w:rPr>
                <w:rFonts w:ascii="Consolas" w:hAnsi="Consolas" w:cs="Consolas"/>
                <w:bCs/>
              </w:rPr>
            </w:pPr>
            <w:r>
              <w:rPr>
                <w:rFonts w:ascii="Consolas" w:hAnsi="Consolas" w:cs="Consolas" w:hint="eastAsia"/>
                <w:bCs/>
              </w:rPr>
              <w:t>物品分类名称</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091C67" w:rsidRDefault="00091C67" w:rsidP="00DD68A6">
            <w:pPr>
              <w:widowControl/>
              <w:jc w:val="center"/>
              <w:rPr>
                <w:rFonts w:ascii="Consolas" w:hAnsi="Consolas" w:cs="Consolas"/>
                <w:bCs/>
                <w:szCs w:val="21"/>
              </w:rPr>
            </w:pPr>
            <w:r w:rsidRPr="00091C67">
              <w:rPr>
                <w:rFonts w:ascii="Consolas" w:hAnsi="Consolas" w:cs="Consolas"/>
                <w:bCs/>
                <w:szCs w:val="21"/>
              </w:rPr>
              <w:t>donateTime</w:t>
            </w:r>
          </w:p>
        </w:tc>
        <w:tc>
          <w:tcPr>
            <w:tcW w:w="2620" w:type="dxa"/>
            <w:shd w:val="clear" w:color="auto" w:fill="FFFFFF" w:themeFill="background1"/>
          </w:tcPr>
          <w:p w:rsidR="00091C67" w:rsidRPr="00F64465" w:rsidRDefault="00091C67" w:rsidP="00DD68A6">
            <w:pPr>
              <w:pStyle w:val="a8"/>
              <w:jc w:val="center"/>
              <w:rPr>
                <w:rFonts w:ascii="Consolas" w:hAnsi="Consolas" w:cs="Consolas"/>
                <w:bCs/>
              </w:rPr>
            </w:pPr>
            <w:r>
              <w:rPr>
                <w:rFonts w:ascii="Consolas" w:hAnsi="Consolas" w:cs="Consolas" w:hint="eastAsia"/>
                <w:bCs/>
              </w:rPr>
              <w:t>捐赠时间</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091C67" w:rsidRDefault="00091C67" w:rsidP="00DD68A6">
            <w:pPr>
              <w:widowControl/>
              <w:jc w:val="center"/>
              <w:rPr>
                <w:rFonts w:ascii="Consolas" w:hAnsi="Consolas" w:cs="Consolas"/>
                <w:bCs/>
                <w:szCs w:val="21"/>
              </w:rPr>
            </w:pPr>
            <w:r w:rsidRPr="00091C67">
              <w:rPr>
                <w:rFonts w:ascii="Consolas" w:hAnsi="Consolas" w:cs="Consolas"/>
                <w:bCs/>
                <w:szCs w:val="21"/>
              </w:rPr>
              <w:t>loveno</w:t>
            </w:r>
          </w:p>
        </w:tc>
        <w:tc>
          <w:tcPr>
            <w:tcW w:w="2620" w:type="dxa"/>
            <w:shd w:val="clear" w:color="auto" w:fill="FFFFFF" w:themeFill="background1"/>
          </w:tcPr>
          <w:p w:rsidR="00091C67" w:rsidRPr="00F64465" w:rsidRDefault="00091C67" w:rsidP="00DD68A6">
            <w:pPr>
              <w:pStyle w:val="a8"/>
              <w:jc w:val="center"/>
              <w:rPr>
                <w:rFonts w:ascii="Consolas" w:hAnsi="Consolas" w:cs="Consolas"/>
                <w:bCs/>
              </w:rPr>
            </w:pPr>
            <w:r>
              <w:rPr>
                <w:rFonts w:ascii="Consolas" w:hAnsi="Consolas" w:cs="Consolas" w:hint="eastAsia"/>
                <w:bCs/>
              </w:rPr>
              <w:t>此捐赠</w:t>
            </w:r>
            <w:r>
              <w:rPr>
                <w:rFonts w:ascii="Consolas" w:hAnsi="Consolas" w:cs="Consolas" w:hint="eastAsia"/>
                <w:bCs/>
              </w:rPr>
              <w:t>loveno</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091C67" w:rsidRDefault="00091C67" w:rsidP="00DD68A6">
            <w:pPr>
              <w:widowControl/>
              <w:jc w:val="center"/>
              <w:rPr>
                <w:rFonts w:ascii="Consolas" w:hAnsi="Consolas" w:cs="Consolas"/>
                <w:bCs/>
                <w:szCs w:val="21"/>
              </w:rPr>
            </w:pPr>
            <w:r w:rsidRPr="00091C67">
              <w:rPr>
                <w:rFonts w:ascii="Consolas" w:hAnsi="Consolas" w:cs="Consolas" w:hint="eastAsia"/>
                <w:bCs/>
                <w:szCs w:val="21"/>
              </w:rPr>
              <w:t>realName</w:t>
            </w:r>
          </w:p>
        </w:tc>
        <w:tc>
          <w:tcPr>
            <w:tcW w:w="2620" w:type="dxa"/>
            <w:shd w:val="clear" w:color="auto" w:fill="FFFFFF" w:themeFill="background1"/>
          </w:tcPr>
          <w:p w:rsidR="00091C67" w:rsidRPr="00F64465" w:rsidRDefault="00091C67" w:rsidP="00DD68A6">
            <w:pPr>
              <w:pStyle w:val="a8"/>
              <w:jc w:val="center"/>
              <w:rPr>
                <w:rFonts w:ascii="Consolas" w:hAnsi="Consolas" w:cs="Consolas"/>
                <w:bCs/>
              </w:rPr>
            </w:pPr>
            <w:r>
              <w:rPr>
                <w:rFonts w:ascii="Consolas" w:hAnsi="Consolas" w:cs="Consolas" w:hint="eastAsia"/>
                <w:bCs/>
              </w:rPr>
              <w:t>受捐人真是姓名</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091C67" w:rsidRDefault="00091C67" w:rsidP="00DD68A6">
            <w:pPr>
              <w:widowControl/>
              <w:jc w:val="center"/>
              <w:rPr>
                <w:rFonts w:ascii="Consolas" w:hAnsi="Consolas" w:cs="Consolas"/>
                <w:bCs/>
                <w:szCs w:val="21"/>
              </w:rPr>
            </w:pPr>
            <w:r w:rsidRPr="00091C67">
              <w:rPr>
                <w:rFonts w:ascii="Consolas" w:hAnsi="Consolas" w:cs="Consolas" w:hint="eastAsia"/>
                <w:bCs/>
                <w:szCs w:val="21"/>
              </w:rPr>
              <w:t>bstmailaddress</w:t>
            </w:r>
          </w:p>
        </w:tc>
        <w:tc>
          <w:tcPr>
            <w:tcW w:w="2620" w:type="dxa"/>
            <w:shd w:val="clear" w:color="auto" w:fill="FFFFFF" w:themeFill="background1"/>
          </w:tcPr>
          <w:p w:rsidR="00091C67" w:rsidRPr="00F64465" w:rsidRDefault="00091C67" w:rsidP="00DD68A6">
            <w:pPr>
              <w:pStyle w:val="a8"/>
              <w:jc w:val="center"/>
              <w:rPr>
                <w:rFonts w:ascii="Consolas" w:hAnsi="Consolas" w:cs="Consolas"/>
                <w:bCs/>
              </w:rPr>
            </w:pPr>
            <w:r>
              <w:rPr>
                <w:rFonts w:ascii="Consolas" w:hAnsi="Consolas" w:cs="Consolas" w:hint="eastAsia"/>
                <w:bCs/>
              </w:rPr>
              <w:t>受捐人邮寄地址</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091C67" w:rsidRDefault="00091C67" w:rsidP="00DD68A6">
            <w:pPr>
              <w:widowControl/>
              <w:jc w:val="center"/>
              <w:rPr>
                <w:rFonts w:ascii="Consolas" w:hAnsi="Consolas" w:cs="Consolas"/>
                <w:bCs/>
                <w:szCs w:val="21"/>
              </w:rPr>
            </w:pPr>
            <w:r w:rsidRPr="00091C67">
              <w:rPr>
                <w:rFonts w:ascii="Consolas" w:hAnsi="Consolas" w:cs="Consolas"/>
                <w:bCs/>
                <w:szCs w:val="21"/>
              </w:rPr>
              <w:t>mobile</w:t>
            </w:r>
          </w:p>
        </w:tc>
        <w:tc>
          <w:tcPr>
            <w:tcW w:w="2620" w:type="dxa"/>
            <w:shd w:val="clear" w:color="auto" w:fill="FFFFFF" w:themeFill="background1"/>
          </w:tcPr>
          <w:p w:rsidR="00091C67" w:rsidRPr="00F64465" w:rsidRDefault="00091C67" w:rsidP="00DD68A6">
            <w:pPr>
              <w:pStyle w:val="a8"/>
              <w:jc w:val="center"/>
              <w:rPr>
                <w:rFonts w:ascii="Consolas" w:hAnsi="Consolas" w:cs="Consolas"/>
                <w:bCs/>
              </w:rPr>
            </w:pPr>
            <w:r>
              <w:rPr>
                <w:rFonts w:ascii="Consolas" w:hAnsi="Consolas" w:cs="Consolas" w:hint="eastAsia"/>
                <w:bCs/>
              </w:rPr>
              <w:t>受捐人电话</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091C67" w:rsidRDefault="00091C67" w:rsidP="00DD68A6">
            <w:pPr>
              <w:widowControl/>
              <w:jc w:val="center"/>
              <w:rPr>
                <w:rFonts w:ascii="Consolas" w:hAnsi="Consolas" w:cs="Consolas"/>
                <w:bCs/>
                <w:szCs w:val="21"/>
              </w:rPr>
            </w:pPr>
            <w:r w:rsidRPr="00091C67">
              <w:rPr>
                <w:rFonts w:ascii="Consolas" w:hAnsi="Consolas" w:cs="Consolas" w:hint="eastAsia"/>
                <w:bCs/>
                <w:szCs w:val="21"/>
              </w:rPr>
              <w:t>reason</w:t>
            </w:r>
          </w:p>
        </w:tc>
        <w:tc>
          <w:tcPr>
            <w:tcW w:w="2620" w:type="dxa"/>
            <w:shd w:val="clear" w:color="auto" w:fill="FFFFFF" w:themeFill="background1"/>
          </w:tcPr>
          <w:p w:rsidR="00091C67" w:rsidRPr="00F64465" w:rsidRDefault="00091C67" w:rsidP="00DD68A6">
            <w:pPr>
              <w:pStyle w:val="a8"/>
              <w:jc w:val="center"/>
              <w:rPr>
                <w:rFonts w:ascii="Consolas" w:hAnsi="Consolas" w:cs="Consolas"/>
                <w:bCs/>
              </w:rPr>
            </w:pPr>
            <w:r>
              <w:rPr>
                <w:rFonts w:ascii="Consolas" w:hAnsi="Consolas" w:cs="Consolas" w:hint="eastAsia"/>
                <w:bCs/>
              </w:rPr>
              <w:t>受捐人申请理由</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091C67" w:rsidRDefault="00091C67" w:rsidP="00DD68A6">
            <w:pPr>
              <w:widowControl/>
              <w:jc w:val="center"/>
              <w:rPr>
                <w:rFonts w:ascii="Consolas" w:hAnsi="Consolas" w:cs="Consolas"/>
                <w:bCs/>
                <w:szCs w:val="21"/>
              </w:rPr>
            </w:pPr>
            <w:r w:rsidRPr="00091C67">
              <w:rPr>
                <w:rFonts w:ascii="Consolas" w:hAnsi="Consolas" w:cs="Consolas"/>
                <w:bCs/>
                <w:szCs w:val="21"/>
              </w:rPr>
              <w:t>applyTime</w:t>
            </w:r>
          </w:p>
        </w:tc>
        <w:tc>
          <w:tcPr>
            <w:tcW w:w="2620" w:type="dxa"/>
            <w:shd w:val="clear" w:color="auto" w:fill="FFFFFF" w:themeFill="background1"/>
          </w:tcPr>
          <w:p w:rsidR="00091C67" w:rsidRDefault="00091C67" w:rsidP="00DD68A6">
            <w:pPr>
              <w:pStyle w:val="a8"/>
              <w:jc w:val="center"/>
              <w:rPr>
                <w:rFonts w:ascii="Consolas" w:hAnsi="Consolas" w:cs="Consolas"/>
                <w:bCs/>
              </w:rPr>
            </w:pPr>
            <w:r>
              <w:rPr>
                <w:rFonts w:ascii="Consolas" w:hAnsi="Consolas" w:cs="Consolas" w:hint="eastAsia"/>
                <w:bCs/>
              </w:rPr>
              <w:t>受捐人申请时间</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091C67" w:rsidRDefault="00091C67" w:rsidP="00DD68A6">
            <w:pPr>
              <w:widowControl/>
              <w:jc w:val="center"/>
              <w:rPr>
                <w:rFonts w:ascii="Consolas" w:hAnsi="Consolas" w:cs="Consolas"/>
                <w:bCs/>
                <w:szCs w:val="21"/>
              </w:rPr>
            </w:pPr>
            <w:r w:rsidRPr="00091C67">
              <w:rPr>
                <w:rFonts w:ascii="Consolas" w:hAnsi="Consolas" w:cs="Consolas"/>
                <w:bCs/>
                <w:szCs w:val="21"/>
              </w:rPr>
              <w:t>appic</w:t>
            </w:r>
          </w:p>
        </w:tc>
        <w:tc>
          <w:tcPr>
            <w:tcW w:w="2620" w:type="dxa"/>
            <w:shd w:val="clear" w:color="auto" w:fill="FFFFFF" w:themeFill="background1"/>
          </w:tcPr>
          <w:p w:rsidR="00091C67" w:rsidRDefault="00091C67" w:rsidP="00DD68A6">
            <w:pPr>
              <w:pStyle w:val="a8"/>
              <w:jc w:val="center"/>
              <w:rPr>
                <w:rFonts w:ascii="Consolas" w:hAnsi="Consolas" w:cs="Consolas"/>
                <w:bCs/>
              </w:rPr>
            </w:pPr>
            <w:r>
              <w:rPr>
                <w:rFonts w:ascii="Consolas" w:hAnsi="Consolas" w:cs="Consolas" w:hint="eastAsia"/>
                <w:bCs/>
              </w:rPr>
              <w:t>受捐人申请图片</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091C67" w:rsidRDefault="00091C67" w:rsidP="00DD68A6">
            <w:pPr>
              <w:widowControl/>
              <w:jc w:val="center"/>
              <w:rPr>
                <w:rFonts w:ascii="Consolas" w:hAnsi="Consolas" w:cs="Consolas"/>
                <w:bCs/>
                <w:szCs w:val="21"/>
              </w:rPr>
            </w:pPr>
            <w:r w:rsidRPr="00091C67">
              <w:rPr>
                <w:rFonts w:ascii="Consolas" w:hAnsi="Consolas" w:cs="Consolas"/>
                <w:bCs/>
                <w:szCs w:val="21"/>
              </w:rPr>
              <w:t>recipientid</w:t>
            </w:r>
          </w:p>
        </w:tc>
        <w:tc>
          <w:tcPr>
            <w:tcW w:w="2620" w:type="dxa"/>
            <w:shd w:val="clear" w:color="auto" w:fill="FFFFFF" w:themeFill="background1"/>
          </w:tcPr>
          <w:p w:rsidR="00091C67" w:rsidRDefault="00091C67" w:rsidP="00DD68A6">
            <w:pPr>
              <w:pStyle w:val="a8"/>
              <w:jc w:val="center"/>
              <w:rPr>
                <w:rFonts w:ascii="Consolas" w:hAnsi="Consolas" w:cs="Consolas"/>
                <w:bCs/>
              </w:rPr>
            </w:pPr>
            <w:r>
              <w:rPr>
                <w:rFonts w:ascii="Consolas" w:hAnsi="Consolas" w:cs="Consolas" w:hint="eastAsia"/>
                <w:bCs/>
              </w:rPr>
              <w:t>受捐人</w:t>
            </w:r>
            <w:r>
              <w:rPr>
                <w:rFonts w:ascii="Consolas" w:hAnsi="Consolas" w:cs="Consolas" w:hint="eastAsia"/>
                <w:bCs/>
              </w:rPr>
              <w:t>id</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091C67" w:rsidRDefault="00091C67" w:rsidP="00DD68A6">
            <w:pPr>
              <w:widowControl/>
              <w:jc w:val="center"/>
              <w:rPr>
                <w:rFonts w:ascii="Consolas" w:hAnsi="Consolas" w:cs="Consolas"/>
                <w:bCs/>
                <w:strike/>
                <w:color w:val="FF0000"/>
                <w:szCs w:val="21"/>
              </w:rPr>
            </w:pPr>
            <w:r w:rsidRPr="00091C67">
              <w:rPr>
                <w:rFonts w:ascii="Consolas" w:hAnsi="Consolas" w:cs="Consolas"/>
                <w:bCs/>
                <w:strike/>
                <w:color w:val="FF0000"/>
                <w:szCs w:val="21"/>
              </w:rPr>
              <w:t>age</w:t>
            </w:r>
          </w:p>
        </w:tc>
        <w:tc>
          <w:tcPr>
            <w:tcW w:w="2620" w:type="dxa"/>
            <w:shd w:val="clear" w:color="auto" w:fill="FFFFFF" w:themeFill="background1"/>
          </w:tcPr>
          <w:p w:rsidR="00091C67" w:rsidRPr="00091C67" w:rsidRDefault="00091C67" w:rsidP="00DD68A6">
            <w:pPr>
              <w:pStyle w:val="a8"/>
              <w:jc w:val="center"/>
              <w:rPr>
                <w:rFonts w:ascii="Consolas" w:hAnsi="Consolas" w:cs="Consolas"/>
                <w:bCs/>
                <w:strike/>
                <w:color w:val="FF0000"/>
              </w:rPr>
            </w:pPr>
            <w:r w:rsidRPr="00091C67">
              <w:rPr>
                <w:rFonts w:ascii="Consolas" w:hAnsi="Consolas" w:cs="Consolas" w:hint="eastAsia"/>
                <w:bCs/>
                <w:strike/>
                <w:color w:val="FF0000"/>
              </w:rPr>
              <w:t>受捐人年龄</w:t>
            </w:r>
          </w:p>
        </w:tc>
        <w:tc>
          <w:tcPr>
            <w:tcW w:w="2762" w:type="dxa"/>
            <w:gridSpan w:val="2"/>
            <w:shd w:val="clear" w:color="auto" w:fill="FFFFFF" w:themeFill="background1"/>
            <w:vAlign w:val="center"/>
          </w:tcPr>
          <w:p w:rsidR="00091C67" w:rsidRPr="00091C67" w:rsidRDefault="00091C67" w:rsidP="00DD68A6">
            <w:pPr>
              <w:jc w:val="center"/>
              <w:rPr>
                <w:rFonts w:ascii="Consolas" w:hAnsi="Consolas" w:cs="Consolas"/>
                <w:bCs/>
                <w:strike/>
                <w:color w:val="FF0000"/>
                <w:szCs w:val="21"/>
              </w:rPr>
            </w:pPr>
            <w:r w:rsidRPr="00091C67">
              <w:rPr>
                <w:rFonts w:ascii="Consolas" w:hAnsi="Consolas" w:cs="Consolas" w:hint="eastAsia"/>
                <w:bCs/>
                <w:strike/>
                <w:color w:val="FF0000"/>
                <w:szCs w:val="21"/>
              </w:rPr>
              <w:t>废弃不用</w:t>
            </w: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091C67" w:rsidRDefault="00091C67" w:rsidP="00DD68A6">
            <w:pPr>
              <w:widowControl/>
              <w:jc w:val="center"/>
              <w:rPr>
                <w:rFonts w:ascii="Consolas" w:hAnsi="Consolas" w:cs="Consolas"/>
                <w:bCs/>
                <w:strike/>
                <w:color w:val="FF0000"/>
                <w:szCs w:val="21"/>
              </w:rPr>
            </w:pPr>
            <w:r w:rsidRPr="00091C67">
              <w:rPr>
                <w:rFonts w:ascii="Consolas" w:hAnsi="Consolas" w:cs="Consolas"/>
                <w:bCs/>
                <w:strike/>
                <w:color w:val="FF0000"/>
                <w:szCs w:val="21"/>
              </w:rPr>
              <w:t>gender</w:t>
            </w:r>
          </w:p>
        </w:tc>
        <w:tc>
          <w:tcPr>
            <w:tcW w:w="2620" w:type="dxa"/>
            <w:shd w:val="clear" w:color="auto" w:fill="FFFFFF" w:themeFill="background1"/>
          </w:tcPr>
          <w:p w:rsidR="00091C67" w:rsidRPr="00091C67" w:rsidRDefault="00091C67" w:rsidP="00DD68A6">
            <w:pPr>
              <w:pStyle w:val="a8"/>
              <w:jc w:val="center"/>
              <w:rPr>
                <w:rFonts w:ascii="Consolas" w:hAnsi="Consolas" w:cs="Consolas"/>
                <w:bCs/>
                <w:strike/>
                <w:color w:val="FF0000"/>
              </w:rPr>
            </w:pPr>
            <w:r w:rsidRPr="00091C67">
              <w:rPr>
                <w:rFonts w:ascii="Consolas" w:hAnsi="Consolas" w:cs="Consolas" w:hint="eastAsia"/>
                <w:bCs/>
                <w:strike/>
                <w:color w:val="FF0000"/>
              </w:rPr>
              <w:t>受捐人性别</w:t>
            </w:r>
          </w:p>
        </w:tc>
        <w:tc>
          <w:tcPr>
            <w:tcW w:w="2762" w:type="dxa"/>
            <w:gridSpan w:val="2"/>
            <w:shd w:val="clear" w:color="auto" w:fill="FFFFFF" w:themeFill="background1"/>
            <w:vAlign w:val="center"/>
          </w:tcPr>
          <w:p w:rsidR="00091C67" w:rsidRPr="00091C67" w:rsidRDefault="00091C67" w:rsidP="00DD68A6">
            <w:pPr>
              <w:jc w:val="center"/>
              <w:rPr>
                <w:rFonts w:ascii="Consolas" w:hAnsi="Consolas" w:cs="Consolas"/>
                <w:bCs/>
                <w:strike/>
                <w:color w:val="FF0000"/>
                <w:szCs w:val="21"/>
              </w:rPr>
            </w:pPr>
            <w:r w:rsidRPr="00091C67">
              <w:rPr>
                <w:rFonts w:ascii="Consolas" w:hAnsi="Consolas" w:cs="Consolas" w:hint="eastAsia"/>
                <w:bCs/>
                <w:strike/>
                <w:color w:val="FF0000"/>
                <w:szCs w:val="21"/>
              </w:rPr>
              <w:t>废弃不用</w:t>
            </w: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091C67" w:rsidRDefault="00091C67" w:rsidP="00DD68A6">
            <w:pPr>
              <w:widowControl/>
              <w:jc w:val="center"/>
              <w:rPr>
                <w:rFonts w:ascii="Consolas" w:hAnsi="Consolas" w:cs="Consolas"/>
                <w:bCs/>
                <w:szCs w:val="21"/>
              </w:rPr>
            </w:pPr>
            <w:r w:rsidRPr="00091C67">
              <w:rPr>
                <w:rFonts w:ascii="Consolas" w:hAnsi="Consolas" w:cs="Consolas" w:hint="eastAsia"/>
                <w:bCs/>
                <w:szCs w:val="21"/>
              </w:rPr>
              <w:t>address</w:t>
            </w:r>
          </w:p>
        </w:tc>
        <w:tc>
          <w:tcPr>
            <w:tcW w:w="2620" w:type="dxa"/>
            <w:shd w:val="clear" w:color="auto" w:fill="FFFFFF" w:themeFill="background1"/>
          </w:tcPr>
          <w:p w:rsidR="00091C67" w:rsidRDefault="00091C67" w:rsidP="00DD68A6">
            <w:pPr>
              <w:pStyle w:val="a8"/>
              <w:jc w:val="center"/>
              <w:rPr>
                <w:rFonts w:ascii="Consolas" w:hAnsi="Consolas" w:cs="Consolas"/>
                <w:bCs/>
              </w:rPr>
            </w:pPr>
            <w:r>
              <w:rPr>
                <w:rFonts w:ascii="Consolas" w:hAnsi="Consolas" w:cs="Consolas" w:hint="eastAsia"/>
                <w:bCs/>
              </w:rPr>
              <w:t>受捐人家庭住址</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091C67" w:rsidRDefault="00091C67" w:rsidP="00DD68A6">
            <w:pPr>
              <w:widowControl/>
              <w:jc w:val="center"/>
              <w:rPr>
                <w:rFonts w:ascii="Consolas" w:hAnsi="Consolas" w:cs="Consolas"/>
                <w:bCs/>
                <w:szCs w:val="21"/>
              </w:rPr>
            </w:pPr>
            <w:r w:rsidRPr="00091C67">
              <w:rPr>
                <w:rFonts w:ascii="Consolas" w:hAnsi="Consolas" w:cs="Consolas"/>
                <w:bCs/>
                <w:szCs w:val="21"/>
              </w:rPr>
              <w:t>cardno</w:t>
            </w:r>
          </w:p>
        </w:tc>
        <w:tc>
          <w:tcPr>
            <w:tcW w:w="2620" w:type="dxa"/>
            <w:shd w:val="clear" w:color="auto" w:fill="FFFFFF" w:themeFill="background1"/>
          </w:tcPr>
          <w:p w:rsidR="00091C67" w:rsidRDefault="00091C67" w:rsidP="00DD68A6">
            <w:pPr>
              <w:pStyle w:val="a8"/>
              <w:jc w:val="center"/>
              <w:rPr>
                <w:rFonts w:ascii="Consolas" w:hAnsi="Consolas" w:cs="Consolas"/>
                <w:bCs/>
              </w:rPr>
            </w:pPr>
            <w:r>
              <w:rPr>
                <w:rFonts w:ascii="Consolas" w:hAnsi="Consolas" w:cs="Consolas" w:hint="eastAsia"/>
                <w:bCs/>
              </w:rPr>
              <w:t>受捐人身份证号码</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091C67" w:rsidRPr="00F64465" w:rsidTr="00DD68A6">
        <w:tc>
          <w:tcPr>
            <w:tcW w:w="1838" w:type="dxa"/>
            <w:shd w:val="clear" w:color="auto" w:fill="FFFFFF" w:themeFill="background1"/>
            <w:vAlign w:val="center"/>
          </w:tcPr>
          <w:p w:rsidR="00091C67" w:rsidRPr="00091C67" w:rsidRDefault="00091C67" w:rsidP="00DD68A6">
            <w:pPr>
              <w:widowControl/>
              <w:jc w:val="center"/>
              <w:rPr>
                <w:rFonts w:ascii="Consolas" w:hAnsi="Consolas" w:cs="Consolas"/>
                <w:bCs/>
                <w:szCs w:val="21"/>
              </w:rPr>
            </w:pPr>
            <w:r w:rsidRPr="00091C67">
              <w:rPr>
                <w:rFonts w:ascii="Consolas" w:hAnsi="Consolas" w:cs="Consolas"/>
                <w:bCs/>
                <w:szCs w:val="21"/>
              </w:rPr>
              <w:t>donatepic</w:t>
            </w:r>
          </w:p>
        </w:tc>
        <w:tc>
          <w:tcPr>
            <w:tcW w:w="2620" w:type="dxa"/>
            <w:shd w:val="clear" w:color="auto" w:fill="FFFFFF" w:themeFill="background1"/>
          </w:tcPr>
          <w:p w:rsidR="00091C67" w:rsidRDefault="00091C67" w:rsidP="00DD68A6">
            <w:pPr>
              <w:pStyle w:val="a8"/>
              <w:jc w:val="center"/>
              <w:rPr>
                <w:rFonts w:ascii="Consolas" w:hAnsi="Consolas" w:cs="Consolas"/>
                <w:bCs/>
              </w:rPr>
            </w:pPr>
            <w:r>
              <w:rPr>
                <w:rFonts w:ascii="Consolas" w:hAnsi="Consolas" w:cs="Consolas" w:hint="eastAsia"/>
                <w:bCs/>
              </w:rPr>
              <w:t>捐赠物品图片</w:t>
            </w:r>
          </w:p>
        </w:tc>
        <w:tc>
          <w:tcPr>
            <w:tcW w:w="2762" w:type="dxa"/>
            <w:gridSpan w:val="2"/>
            <w:shd w:val="clear" w:color="auto" w:fill="FFFFFF" w:themeFill="background1"/>
            <w:vAlign w:val="center"/>
          </w:tcPr>
          <w:p w:rsidR="00091C67" w:rsidRPr="00F64465" w:rsidRDefault="00091C67" w:rsidP="00DD68A6">
            <w:pPr>
              <w:jc w:val="center"/>
              <w:rPr>
                <w:rFonts w:ascii="Consolas" w:hAnsi="Consolas" w:cs="Consolas"/>
                <w:bCs/>
                <w:szCs w:val="21"/>
              </w:rPr>
            </w:pPr>
          </w:p>
        </w:tc>
        <w:tc>
          <w:tcPr>
            <w:tcW w:w="1847" w:type="dxa"/>
            <w:shd w:val="clear" w:color="auto" w:fill="FFFFFF" w:themeFill="background1"/>
            <w:vAlign w:val="center"/>
          </w:tcPr>
          <w:p w:rsidR="00091C67" w:rsidRPr="00F64465" w:rsidRDefault="00091C67" w:rsidP="00DD68A6">
            <w:pPr>
              <w:widowControl/>
              <w:jc w:val="center"/>
              <w:rPr>
                <w:rFonts w:ascii="Consolas" w:hAnsi="Consolas" w:cs="Consolas"/>
                <w:szCs w:val="21"/>
              </w:rPr>
            </w:pPr>
          </w:p>
        </w:tc>
      </w:tr>
      <w:tr w:rsidR="008660CE" w:rsidTr="00DD68A6">
        <w:tc>
          <w:tcPr>
            <w:tcW w:w="1838" w:type="dxa"/>
            <w:shd w:val="clear" w:color="auto" w:fill="A6A6A6" w:themeFill="background1" w:themeFillShade="A6"/>
            <w:vAlign w:val="center"/>
          </w:tcPr>
          <w:p w:rsidR="008660CE" w:rsidRDefault="008660CE" w:rsidP="00DD68A6">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success_jsonpCallback08705052185895616({</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 xml:space="preserve">    "rspCode": "000",</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hint="eastAsia"/>
                <w:bCs/>
                <w:color w:val="5B9BD5" w:themeColor="accent1"/>
                <w:sz w:val="24"/>
                <w:szCs w:val="24"/>
              </w:rPr>
              <w:t xml:space="preserve">    "rspDesc": "</w:t>
            </w:r>
            <w:r w:rsidRPr="00683C94">
              <w:rPr>
                <w:rFonts w:ascii="Consolas" w:hAnsi="Consolas" w:cs="Consolas" w:hint="eastAsia"/>
                <w:bCs/>
                <w:color w:val="5B9BD5" w:themeColor="accent1"/>
                <w:sz w:val="24"/>
                <w:szCs w:val="24"/>
              </w:rPr>
              <w:t>正常</w:t>
            </w:r>
            <w:r w:rsidRPr="00683C94">
              <w:rPr>
                <w:rFonts w:ascii="Consolas" w:hAnsi="Consolas" w:cs="Consolas" w:hint="eastAsia"/>
                <w:bCs/>
                <w:color w:val="5B9BD5" w:themeColor="accent1"/>
                <w:sz w:val="24"/>
                <w:szCs w:val="24"/>
              </w:rPr>
              <w:t>",</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hint="eastAsia"/>
                <w:bCs/>
                <w:color w:val="5B9BD5" w:themeColor="accent1"/>
                <w:sz w:val="24"/>
                <w:szCs w:val="24"/>
              </w:rPr>
              <w:lastRenderedPageBreak/>
              <w:t xml:space="preserve">    "itemsName": "</w:t>
            </w:r>
            <w:r w:rsidRPr="00683C94">
              <w:rPr>
                <w:rFonts w:ascii="Consolas" w:hAnsi="Consolas" w:cs="Consolas" w:hint="eastAsia"/>
                <w:bCs/>
                <w:color w:val="5B9BD5" w:themeColor="accent1"/>
                <w:sz w:val="24"/>
                <w:szCs w:val="24"/>
              </w:rPr>
              <w:t>测试</w:t>
            </w:r>
            <w:r w:rsidRPr="00683C94">
              <w:rPr>
                <w:rFonts w:ascii="Consolas" w:hAnsi="Consolas" w:cs="Consolas" w:hint="eastAsia"/>
                <w:bCs/>
                <w:color w:val="5B9BD5" w:themeColor="accent1"/>
                <w:sz w:val="24"/>
                <w:szCs w:val="24"/>
              </w:rPr>
              <w:t>",</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hint="eastAsia"/>
                <w:bCs/>
                <w:color w:val="5B9BD5" w:themeColor="accent1"/>
                <w:sz w:val="24"/>
                <w:szCs w:val="24"/>
              </w:rPr>
              <w:t xml:space="preserve">    "itemsDesc": "</w:t>
            </w:r>
            <w:r w:rsidRPr="00683C94">
              <w:rPr>
                <w:rFonts w:ascii="Consolas" w:hAnsi="Consolas" w:cs="Consolas" w:hint="eastAsia"/>
                <w:bCs/>
                <w:color w:val="5B9BD5" w:themeColor="accent1"/>
                <w:sz w:val="24"/>
                <w:szCs w:val="24"/>
              </w:rPr>
              <w:t>测试</w:t>
            </w:r>
            <w:r>
              <w:rPr>
                <w:rFonts w:ascii="Consolas" w:hAnsi="Consolas" w:cs="Consolas" w:hint="eastAsia"/>
                <w:bCs/>
                <w:color w:val="5B9BD5" w:themeColor="accent1"/>
                <w:sz w:val="24"/>
                <w:szCs w:val="24"/>
              </w:rPr>
              <w:t>描述</w:t>
            </w:r>
            <w:r w:rsidRPr="00683C94">
              <w:rPr>
                <w:rFonts w:ascii="Consolas" w:hAnsi="Consolas" w:cs="Consolas" w:hint="eastAsia"/>
                <w:bCs/>
                <w:color w:val="5B9BD5" w:themeColor="accent1"/>
                <w:sz w:val="24"/>
                <w:szCs w:val="24"/>
              </w:rPr>
              <w:t>",</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 xml:space="preserve">    "picurl": "bbs574312582.jpg,bbs574316222.jpg,bbs574322930.jpg",</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 xml:space="preserve">    "isHide": 0,</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hint="eastAsia"/>
                <w:bCs/>
                <w:color w:val="5B9BD5" w:themeColor="accent1"/>
                <w:sz w:val="24"/>
                <w:szCs w:val="24"/>
              </w:rPr>
              <w:t xml:space="preserve">    "itName": "</w:t>
            </w:r>
            <w:r w:rsidRPr="00683C94">
              <w:rPr>
                <w:rFonts w:ascii="Consolas" w:hAnsi="Consolas" w:cs="Consolas" w:hint="eastAsia"/>
                <w:bCs/>
                <w:color w:val="5B9BD5" w:themeColor="accent1"/>
                <w:sz w:val="24"/>
                <w:szCs w:val="24"/>
              </w:rPr>
              <w:t>文具</w:t>
            </w:r>
            <w:r w:rsidRPr="00683C94">
              <w:rPr>
                <w:rFonts w:ascii="Consolas" w:hAnsi="Consolas" w:cs="Consolas" w:hint="eastAsia"/>
                <w:bCs/>
                <w:color w:val="5B9BD5" w:themeColor="accent1"/>
                <w:sz w:val="24"/>
                <w:szCs w:val="24"/>
              </w:rPr>
              <w:t>",</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 xml:space="preserve">    "donateTime": "2017-3-31 10:39:43",</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 xml:space="preserve">    "loveno": "20170331103943",</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hint="eastAsia"/>
                <w:bCs/>
                <w:color w:val="5B9BD5" w:themeColor="accent1"/>
                <w:sz w:val="24"/>
                <w:szCs w:val="24"/>
              </w:rPr>
              <w:t xml:space="preserve">    "realName": "</w:t>
            </w:r>
            <w:r w:rsidRPr="00683C94">
              <w:rPr>
                <w:rFonts w:ascii="Consolas" w:hAnsi="Consolas" w:cs="Consolas" w:hint="eastAsia"/>
                <w:bCs/>
                <w:color w:val="5B9BD5" w:themeColor="accent1"/>
                <w:sz w:val="24"/>
                <w:szCs w:val="24"/>
              </w:rPr>
              <w:t>金玉佳</w:t>
            </w:r>
            <w:r w:rsidRPr="00683C94">
              <w:rPr>
                <w:rFonts w:ascii="Consolas" w:hAnsi="Consolas" w:cs="Consolas" w:hint="eastAsia"/>
                <w:bCs/>
                <w:color w:val="5B9BD5" w:themeColor="accent1"/>
                <w:sz w:val="24"/>
                <w:szCs w:val="24"/>
              </w:rPr>
              <w:t>",</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hint="eastAsia"/>
                <w:bCs/>
                <w:color w:val="5B9BD5" w:themeColor="accent1"/>
                <w:sz w:val="24"/>
                <w:szCs w:val="24"/>
              </w:rPr>
              <w:t xml:space="preserve">    "bstmailaddress": "</w:t>
            </w:r>
            <w:r w:rsidRPr="00683C94">
              <w:rPr>
                <w:rFonts w:ascii="Consolas" w:hAnsi="Consolas" w:cs="Consolas" w:hint="eastAsia"/>
                <w:bCs/>
                <w:color w:val="5B9BD5" w:themeColor="accent1"/>
                <w:sz w:val="24"/>
                <w:szCs w:val="24"/>
              </w:rPr>
              <w:t>河北省秦皇岛市海港区泰山路</w:t>
            </w:r>
            <w:r w:rsidRPr="00683C94">
              <w:rPr>
                <w:rFonts w:ascii="Consolas" w:hAnsi="Consolas" w:cs="Consolas" w:hint="eastAsia"/>
                <w:bCs/>
                <w:color w:val="5B9BD5" w:themeColor="accent1"/>
                <w:sz w:val="24"/>
                <w:szCs w:val="24"/>
              </w:rPr>
              <w:t>143</w:t>
            </w:r>
            <w:r w:rsidRPr="00683C94">
              <w:rPr>
                <w:rFonts w:ascii="Consolas" w:hAnsi="Consolas" w:cs="Consolas" w:hint="eastAsia"/>
                <w:bCs/>
                <w:color w:val="5B9BD5" w:themeColor="accent1"/>
                <w:sz w:val="24"/>
                <w:szCs w:val="24"/>
              </w:rPr>
              <w:t>号</w:t>
            </w:r>
            <w:r w:rsidRPr="00683C94">
              <w:rPr>
                <w:rFonts w:ascii="Consolas" w:hAnsi="Consolas" w:cs="Consolas" w:hint="eastAsia"/>
                <w:bCs/>
                <w:color w:val="5B9BD5" w:themeColor="accent1"/>
                <w:sz w:val="24"/>
                <w:szCs w:val="24"/>
              </w:rPr>
              <w:t>",</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 xml:space="preserve">    "mobile": "18000000001",</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hint="eastAsia"/>
                <w:bCs/>
                <w:color w:val="5B9BD5" w:themeColor="accent1"/>
                <w:sz w:val="24"/>
                <w:szCs w:val="24"/>
              </w:rPr>
              <w:t xml:space="preserve">    "reason": "</w:t>
            </w:r>
            <w:r w:rsidRPr="00683C94">
              <w:rPr>
                <w:rFonts w:ascii="Consolas" w:hAnsi="Consolas" w:cs="Consolas" w:hint="eastAsia"/>
                <w:bCs/>
                <w:color w:val="5B9BD5" w:themeColor="accent1"/>
                <w:sz w:val="24"/>
                <w:szCs w:val="24"/>
              </w:rPr>
              <w:t>我需要</w:t>
            </w:r>
            <w:r w:rsidRPr="00683C94">
              <w:rPr>
                <w:rFonts w:ascii="Consolas" w:hAnsi="Consolas" w:cs="Consolas" w:hint="eastAsia"/>
                <w:bCs/>
                <w:color w:val="5B9BD5" w:themeColor="accent1"/>
                <w:sz w:val="24"/>
                <w:szCs w:val="24"/>
              </w:rPr>
              <w:t>",</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 xml:space="preserve">    "applyTime": "2017-4-2 16:27:11",</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 xml:space="preserve">    "appic": "bbs767966278.jpg",</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 xml:space="preserve">    "ahid": 310,</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 xml:space="preserve">    "recipientid": "663807",</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 xml:space="preserve">    "age": "",</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 xml:space="preserve">    "gender": "",</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hint="eastAsia"/>
                <w:bCs/>
                <w:color w:val="5B9BD5" w:themeColor="accent1"/>
                <w:sz w:val="24"/>
                <w:szCs w:val="24"/>
              </w:rPr>
              <w:t xml:space="preserve">    "address": "</w:t>
            </w:r>
            <w:r w:rsidRPr="00683C94">
              <w:rPr>
                <w:rFonts w:ascii="Consolas" w:hAnsi="Consolas" w:cs="Consolas" w:hint="eastAsia"/>
                <w:bCs/>
                <w:color w:val="5B9BD5" w:themeColor="accent1"/>
                <w:sz w:val="24"/>
                <w:szCs w:val="24"/>
              </w:rPr>
              <w:t>黑龙江省</w:t>
            </w:r>
            <w:r w:rsidRPr="00683C94">
              <w:rPr>
                <w:rFonts w:ascii="Consolas" w:hAnsi="Consolas" w:cs="Consolas" w:hint="eastAsia"/>
                <w:bCs/>
                <w:color w:val="5B9BD5" w:themeColor="accent1"/>
                <w:sz w:val="24"/>
                <w:szCs w:val="24"/>
              </w:rPr>
              <w:t>,</w:t>
            </w:r>
            <w:r w:rsidRPr="00683C94">
              <w:rPr>
                <w:rFonts w:ascii="Consolas" w:hAnsi="Consolas" w:cs="Consolas" w:hint="eastAsia"/>
                <w:bCs/>
                <w:color w:val="5B9BD5" w:themeColor="accent1"/>
                <w:sz w:val="24"/>
                <w:szCs w:val="24"/>
              </w:rPr>
              <w:t>佳木斯市</w:t>
            </w:r>
            <w:r w:rsidRPr="00683C94">
              <w:rPr>
                <w:rFonts w:ascii="Consolas" w:hAnsi="Consolas" w:cs="Consolas" w:hint="eastAsia"/>
                <w:bCs/>
                <w:color w:val="5B9BD5" w:themeColor="accent1"/>
                <w:sz w:val="24"/>
                <w:szCs w:val="24"/>
              </w:rPr>
              <w:t>,</w:t>
            </w:r>
            <w:r w:rsidRPr="00683C94">
              <w:rPr>
                <w:rFonts w:ascii="Consolas" w:hAnsi="Consolas" w:cs="Consolas" w:hint="eastAsia"/>
                <w:bCs/>
                <w:color w:val="5B9BD5" w:themeColor="accent1"/>
                <w:sz w:val="24"/>
                <w:szCs w:val="24"/>
              </w:rPr>
              <w:t>桦南县</w:t>
            </w:r>
            <w:r w:rsidRPr="00683C94">
              <w:rPr>
                <w:rFonts w:ascii="Consolas" w:hAnsi="Consolas" w:cs="Consolas" w:hint="eastAsia"/>
                <w:bCs/>
                <w:color w:val="5B9BD5" w:themeColor="accent1"/>
                <w:sz w:val="24"/>
                <w:szCs w:val="24"/>
              </w:rPr>
              <w:t>,</w:t>
            </w:r>
            <w:r w:rsidRPr="00683C94">
              <w:rPr>
                <w:rFonts w:ascii="Consolas" w:hAnsi="Consolas" w:cs="Consolas" w:hint="eastAsia"/>
                <w:bCs/>
                <w:color w:val="5B9BD5" w:themeColor="accent1"/>
                <w:sz w:val="24"/>
                <w:szCs w:val="24"/>
              </w:rPr>
              <w:t>明义乡</w:t>
            </w:r>
            <w:r w:rsidRPr="00683C94">
              <w:rPr>
                <w:rFonts w:ascii="Consolas" w:hAnsi="Consolas" w:cs="Consolas" w:hint="eastAsia"/>
                <w:bCs/>
                <w:color w:val="5B9BD5" w:themeColor="accent1"/>
                <w:sz w:val="24"/>
                <w:szCs w:val="24"/>
              </w:rPr>
              <w:t>,</w:t>
            </w:r>
            <w:r w:rsidRPr="00683C94">
              <w:rPr>
                <w:rFonts w:ascii="Consolas" w:hAnsi="Consolas" w:cs="Consolas" w:hint="eastAsia"/>
                <w:bCs/>
                <w:color w:val="5B9BD5" w:themeColor="accent1"/>
                <w:sz w:val="24"/>
                <w:szCs w:val="24"/>
              </w:rPr>
              <w:t>乡直居委会</w:t>
            </w:r>
            <w:r w:rsidRPr="00683C94">
              <w:rPr>
                <w:rFonts w:ascii="Consolas" w:hAnsi="Consolas" w:cs="Consolas" w:hint="eastAsia"/>
                <w:bCs/>
                <w:color w:val="5B9BD5" w:themeColor="accent1"/>
                <w:sz w:val="24"/>
                <w:szCs w:val="24"/>
              </w:rPr>
              <w:t>",</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 xml:space="preserve">    "cardno": "230822195002161770",</w:t>
            </w:r>
          </w:p>
          <w:p w:rsidR="00683C94" w:rsidRPr="00683C94" w:rsidRDefault="00683C94" w:rsidP="00683C94">
            <w:pPr>
              <w:jc w:val="left"/>
              <w:rPr>
                <w:rFonts w:ascii="Consolas" w:hAnsi="Consolas" w:cs="Consolas"/>
                <w:bCs/>
                <w:color w:val="5B9BD5" w:themeColor="accent1"/>
                <w:sz w:val="24"/>
                <w:szCs w:val="24"/>
              </w:rPr>
            </w:pPr>
            <w:r w:rsidRPr="00683C94">
              <w:rPr>
                <w:rFonts w:ascii="Consolas" w:hAnsi="Consolas" w:cs="Consolas"/>
                <w:bCs/>
                <w:color w:val="5B9BD5" w:themeColor="accent1"/>
                <w:sz w:val="24"/>
                <w:szCs w:val="24"/>
              </w:rPr>
              <w:t xml:space="preserve">    "donatepic": "bbs574312582.jpg,bbs574316222.jpg,bbs574322930.jpg"</w:t>
            </w:r>
          </w:p>
          <w:p w:rsidR="008660CE" w:rsidRPr="009A7093" w:rsidRDefault="00683C94" w:rsidP="00683C94">
            <w:pPr>
              <w:jc w:val="left"/>
              <w:rPr>
                <w:rFonts w:ascii="Consolas" w:hAnsi="Consolas" w:cs="Consolas"/>
                <w:bCs/>
                <w:color w:val="5B9BD5" w:themeColor="accent1"/>
                <w:szCs w:val="21"/>
              </w:rPr>
            </w:pPr>
            <w:r w:rsidRPr="00683C94">
              <w:rPr>
                <w:rFonts w:ascii="Consolas" w:hAnsi="Consolas" w:cs="Consolas"/>
                <w:bCs/>
                <w:color w:val="5B9BD5" w:themeColor="accent1"/>
                <w:sz w:val="24"/>
                <w:szCs w:val="24"/>
              </w:rPr>
              <w:t>})</w:t>
            </w:r>
          </w:p>
        </w:tc>
      </w:tr>
    </w:tbl>
    <w:p w:rsidR="00762B9C" w:rsidRDefault="00762B9C" w:rsidP="00D803E8">
      <w:pPr>
        <w:pStyle w:val="5"/>
      </w:pPr>
      <w:r>
        <w:rPr>
          <w:rFonts w:hint="eastAsia"/>
        </w:rPr>
        <w:lastRenderedPageBreak/>
        <w:t>1</w:t>
      </w:r>
      <w:r w:rsidR="007C1CFD">
        <w:t>.1.1.10</w:t>
      </w:r>
      <w:r>
        <w:rPr>
          <w:rFonts w:hint="eastAsia"/>
        </w:rPr>
        <w:t>查询物流信息</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762B9C" w:rsidTr="00DD68A6">
        <w:tc>
          <w:tcPr>
            <w:tcW w:w="1838" w:type="dxa"/>
            <w:vAlign w:val="center"/>
          </w:tcPr>
          <w:p w:rsidR="00762B9C" w:rsidRDefault="00762B9C" w:rsidP="00DD68A6">
            <w:pPr>
              <w:jc w:val="center"/>
              <w:rPr>
                <w:bCs/>
                <w:szCs w:val="21"/>
              </w:rPr>
            </w:pPr>
            <w:r>
              <w:rPr>
                <w:bCs/>
                <w:szCs w:val="21"/>
              </w:rPr>
              <w:t>接口标识：</w:t>
            </w:r>
          </w:p>
        </w:tc>
        <w:tc>
          <w:tcPr>
            <w:tcW w:w="2655" w:type="dxa"/>
            <w:gridSpan w:val="2"/>
            <w:vAlign w:val="center"/>
          </w:tcPr>
          <w:p w:rsidR="00762B9C" w:rsidRDefault="00762B9C" w:rsidP="00DD68A6">
            <w:pPr>
              <w:jc w:val="center"/>
              <w:rPr>
                <w:bCs/>
                <w:szCs w:val="21"/>
              </w:rPr>
            </w:pPr>
            <w:r>
              <w:rPr>
                <w:bCs/>
                <w:szCs w:val="21"/>
              </w:rPr>
              <w:t>postCheck</w:t>
            </w:r>
          </w:p>
        </w:tc>
        <w:tc>
          <w:tcPr>
            <w:tcW w:w="2727" w:type="dxa"/>
          </w:tcPr>
          <w:p w:rsidR="00762B9C" w:rsidRDefault="00762B9C" w:rsidP="00DD68A6">
            <w:pPr>
              <w:jc w:val="left"/>
            </w:pPr>
          </w:p>
        </w:tc>
        <w:tc>
          <w:tcPr>
            <w:tcW w:w="1847" w:type="dxa"/>
          </w:tcPr>
          <w:p w:rsidR="00762B9C" w:rsidRDefault="00762B9C" w:rsidP="00DD68A6">
            <w:pPr>
              <w:jc w:val="left"/>
            </w:pPr>
          </w:p>
        </w:tc>
      </w:tr>
      <w:tr w:rsidR="00762B9C" w:rsidTr="00DD68A6">
        <w:tc>
          <w:tcPr>
            <w:tcW w:w="1838" w:type="dxa"/>
            <w:shd w:val="clear" w:color="auto" w:fill="A6A6A6" w:themeFill="background1" w:themeFillShade="A6"/>
            <w:vAlign w:val="center"/>
          </w:tcPr>
          <w:p w:rsidR="00762B9C" w:rsidRDefault="00762B9C" w:rsidP="00DD68A6">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762B9C" w:rsidRDefault="00762B9C" w:rsidP="00DD68A6">
            <w:pPr>
              <w:jc w:val="center"/>
              <w:rPr>
                <w:bCs/>
                <w:szCs w:val="21"/>
              </w:rPr>
            </w:pPr>
            <w:r>
              <w:rPr>
                <w:bCs/>
                <w:szCs w:val="21"/>
              </w:rPr>
              <w:t>postCheck</w:t>
            </w:r>
          </w:p>
        </w:tc>
        <w:tc>
          <w:tcPr>
            <w:tcW w:w="2727" w:type="dxa"/>
          </w:tcPr>
          <w:p w:rsidR="00762B9C" w:rsidRDefault="00762B9C" w:rsidP="00DD68A6">
            <w:pPr>
              <w:jc w:val="center"/>
              <w:rPr>
                <w:bCs/>
                <w:szCs w:val="21"/>
              </w:rPr>
            </w:pPr>
          </w:p>
        </w:tc>
        <w:tc>
          <w:tcPr>
            <w:tcW w:w="1847" w:type="dxa"/>
          </w:tcPr>
          <w:p w:rsidR="00762B9C" w:rsidRDefault="00762B9C" w:rsidP="00DD68A6">
            <w:pPr>
              <w:jc w:val="center"/>
              <w:rPr>
                <w:bCs/>
                <w:szCs w:val="21"/>
              </w:rPr>
            </w:pPr>
          </w:p>
        </w:tc>
      </w:tr>
      <w:tr w:rsidR="00762B9C" w:rsidTr="00DD68A6">
        <w:tc>
          <w:tcPr>
            <w:tcW w:w="1838" w:type="dxa"/>
            <w:shd w:val="clear" w:color="auto" w:fill="A6A6A6" w:themeFill="background1" w:themeFillShade="A6"/>
            <w:vAlign w:val="center"/>
          </w:tcPr>
          <w:p w:rsidR="00762B9C" w:rsidRDefault="00762B9C" w:rsidP="00DD68A6">
            <w:pPr>
              <w:jc w:val="center"/>
              <w:rPr>
                <w:bCs/>
                <w:szCs w:val="21"/>
              </w:rPr>
            </w:pPr>
            <w:r>
              <w:rPr>
                <w:bCs/>
                <w:szCs w:val="21"/>
              </w:rPr>
              <w:t>字段名</w:t>
            </w:r>
          </w:p>
        </w:tc>
        <w:tc>
          <w:tcPr>
            <w:tcW w:w="2655" w:type="dxa"/>
            <w:gridSpan w:val="2"/>
            <w:shd w:val="clear" w:color="auto" w:fill="A6A6A6" w:themeFill="background1" w:themeFillShade="A6"/>
            <w:vAlign w:val="center"/>
          </w:tcPr>
          <w:p w:rsidR="00762B9C" w:rsidRDefault="00762B9C" w:rsidP="00DD68A6">
            <w:pPr>
              <w:jc w:val="center"/>
              <w:rPr>
                <w:bCs/>
                <w:szCs w:val="21"/>
              </w:rPr>
            </w:pPr>
            <w:r>
              <w:rPr>
                <w:bCs/>
                <w:szCs w:val="21"/>
              </w:rPr>
              <w:t>说明</w:t>
            </w:r>
          </w:p>
        </w:tc>
        <w:tc>
          <w:tcPr>
            <w:tcW w:w="2727" w:type="dxa"/>
            <w:shd w:val="clear" w:color="auto" w:fill="A6A6A6" w:themeFill="background1" w:themeFillShade="A6"/>
          </w:tcPr>
          <w:p w:rsidR="00762B9C" w:rsidRDefault="00762B9C" w:rsidP="00DD68A6">
            <w:pPr>
              <w:jc w:val="center"/>
              <w:rPr>
                <w:bCs/>
                <w:szCs w:val="21"/>
              </w:rPr>
            </w:pPr>
            <w:r>
              <w:rPr>
                <w:bCs/>
                <w:szCs w:val="21"/>
              </w:rPr>
              <w:t>备注</w:t>
            </w:r>
          </w:p>
        </w:tc>
        <w:tc>
          <w:tcPr>
            <w:tcW w:w="1847" w:type="dxa"/>
            <w:shd w:val="clear" w:color="auto" w:fill="A6A6A6" w:themeFill="background1" w:themeFillShade="A6"/>
          </w:tcPr>
          <w:p w:rsidR="00762B9C" w:rsidRDefault="00762B9C" w:rsidP="00DD68A6">
            <w:pPr>
              <w:jc w:val="center"/>
              <w:rPr>
                <w:bCs/>
                <w:szCs w:val="21"/>
              </w:rPr>
            </w:pPr>
            <w:r>
              <w:rPr>
                <w:rFonts w:hint="eastAsia"/>
                <w:bCs/>
                <w:szCs w:val="21"/>
              </w:rPr>
              <w:t>是否必填项</w:t>
            </w:r>
          </w:p>
        </w:tc>
      </w:tr>
      <w:tr w:rsidR="00762B9C" w:rsidTr="00DD68A6">
        <w:trPr>
          <w:trHeight w:val="405"/>
        </w:trPr>
        <w:tc>
          <w:tcPr>
            <w:tcW w:w="1838" w:type="dxa"/>
            <w:vAlign w:val="center"/>
          </w:tcPr>
          <w:p w:rsidR="00762B9C" w:rsidRPr="009D30C1" w:rsidRDefault="00762B9C" w:rsidP="00DD68A6">
            <w:pPr>
              <w:jc w:val="center"/>
              <w:rPr>
                <w:bCs/>
                <w:szCs w:val="21"/>
              </w:rPr>
            </w:pPr>
            <w:r>
              <w:rPr>
                <w:bCs/>
                <w:szCs w:val="21"/>
              </w:rPr>
              <w:t>loveNo</w:t>
            </w:r>
          </w:p>
        </w:tc>
        <w:tc>
          <w:tcPr>
            <w:tcW w:w="2655" w:type="dxa"/>
            <w:gridSpan w:val="2"/>
            <w:vAlign w:val="center"/>
          </w:tcPr>
          <w:p w:rsidR="00762B9C" w:rsidRDefault="00762B9C" w:rsidP="00DD68A6">
            <w:pPr>
              <w:jc w:val="center"/>
              <w:rPr>
                <w:rFonts w:ascii="宋体" w:hAnsi="宋体"/>
                <w:bCs/>
                <w:szCs w:val="21"/>
              </w:rPr>
            </w:pPr>
            <w:r>
              <w:rPr>
                <w:rFonts w:ascii="宋体" w:hAnsi="宋体" w:hint="eastAsia"/>
                <w:bCs/>
                <w:szCs w:val="21"/>
              </w:rPr>
              <w:t>爱心单号</w:t>
            </w:r>
          </w:p>
        </w:tc>
        <w:tc>
          <w:tcPr>
            <w:tcW w:w="2727" w:type="dxa"/>
            <w:vAlign w:val="center"/>
          </w:tcPr>
          <w:p w:rsidR="00762B9C" w:rsidRPr="00FE77C3" w:rsidRDefault="00762B9C" w:rsidP="00DD68A6">
            <w:pPr>
              <w:jc w:val="left"/>
              <w:rPr>
                <w:rFonts w:ascii="微软雅黑" w:eastAsia="微软雅黑" w:hAnsi="微软雅黑"/>
                <w:color w:val="333333"/>
              </w:rPr>
            </w:pPr>
          </w:p>
        </w:tc>
        <w:tc>
          <w:tcPr>
            <w:tcW w:w="1847" w:type="dxa"/>
            <w:vAlign w:val="center"/>
          </w:tcPr>
          <w:p w:rsidR="00762B9C" w:rsidRDefault="00762B9C" w:rsidP="00DD68A6">
            <w:pPr>
              <w:jc w:val="center"/>
              <w:rPr>
                <w:bCs/>
                <w:szCs w:val="21"/>
              </w:rPr>
            </w:pPr>
            <w:r>
              <w:rPr>
                <w:rFonts w:hint="eastAsia"/>
                <w:bCs/>
                <w:szCs w:val="21"/>
              </w:rPr>
              <w:t>是</w:t>
            </w:r>
          </w:p>
        </w:tc>
      </w:tr>
      <w:tr w:rsidR="00762B9C" w:rsidTr="00DD68A6">
        <w:tc>
          <w:tcPr>
            <w:tcW w:w="1838" w:type="dxa"/>
            <w:shd w:val="clear" w:color="auto" w:fill="A6A6A6" w:themeFill="background1" w:themeFillShade="A6"/>
            <w:vAlign w:val="center"/>
          </w:tcPr>
          <w:p w:rsidR="00762B9C" w:rsidRDefault="00762B9C" w:rsidP="00DD68A6">
            <w:pPr>
              <w:jc w:val="center"/>
              <w:rPr>
                <w:bCs/>
                <w:szCs w:val="21"/>
              </w:rPr>
            </w:pPr>
            <w:r>
              <w:rPr>
                <w:rFonts w:hint="eastAsia"/>
              </w:rPr>
              <w:t>参数</w:t>
            </w:r>
            <w:r>
              <w:t>jsonStr</w:t>
            </w:r>
            <w:r>
              <w:rPr>
                <w:rFonts w:hint="eastAsia"/>
              </w:rPr>
              <w:t>：</w:t>
            </w:r>
          </w:p>
        </w:tc>
        <w:tc>
          <w:tcPr>
            <w:tcW w:w="7229" w:type="dxa"/>
            <w:gridSpan w:val="4"/>
            <w:vAlign w:val="center"/>
          </w:tcPr>
          <w:p w:rsidR="006E6055" w:rsidRPr="006E6055" w:rsidRDefault="006E6055" w:rsidP="006E6055">
            <w:pPr>
              <w:ind w:left="120" w:hangingChars="50" w:hanging="120"/>
              <w:jc w:val="left"/>
              <w:rPr>
                <w:rFonts w:ascii="Consolas" w:hAnsi="Consolas" w:cs="Consolas"/>
                <w:b/>
                <w:bCs/>
                <w:color w:val="0070C0"/>
                <w:sz w:val="24"/>
                <w:szCs w:val="24"/>
              </w:rPr>
            </w:pPr>
            <w:r w:rsidRPr="006E6055">
              <w:rPr>
                <w:rFonts w:ascii="Consolas" w:hAnsi="Consolas" w:cs="Consolas"/>
                <w:b/>
                <w:bCs/>
                <w:color w:val="0070C0"/>
                <w:sz w:val="24"/>
                <w:szCs w:val="24"/>
              </w:rPr>
              <w:t>{</w:t>
            </w:r>
          </w:p>
          <w:p w:rsidR="006E6055" w:rsidRPr="006E6055" w:rsidRDefault="006E6055" w:rsidP="006E6055">
            <w:pPr>
              <w:ind w:left="120" w:hangingChars="50" w:hanging="120"/>
              <w:jc w:val="left"/>
              <w:rPr>
                <w:rFonts w:ascii="Consolas" w:hAnsi="Consolas" w:cs="Consolas"/>
                <w:b/>
                <w:bCs/>
                <w:color w:val="0070C0"/>
                <w:sz w:val="24"/>
                <w:szCs w:val="24"/>
              </w:rPr>
            </w:pPr>
            <w:r w:rsidRPr="006E6055">
              <w:rPr>
                <w:rFonts w:ascii="Consolas" w:hAnsi="Consolas" w:cs="Consolas"/>
                <w:b/>
                <w:bCs/>
                <w:color w:val="0070C0"/>
                <w:sz w:val="24"/>
                <w:szCs w:val="24"/>
              </w:rPr>
              <w:t xml:space="preserve">    "loveNo": "20170331103943"</w:t>
            </w:r>
          </w:p>
          <w:p w:rsidR="00762B9C" w:rsidRPr="007856FB" w:rsidRDefault="006E6055" w:rsidP="006E6055">
            <w:pPr>
              <w:ind w:left="120" w:hangingChars="50" w:hanging="120"/>
              <w:jc w:val="left"/>
              <w:rPr>
                <w:rFonts w:ascii="Consolas" w:hAnsi="Consolas" w:cs="Consolas"/>
                <w:b/>
                <w:color w:val="0070C0"/>
                <w:szCs w:val="21"/>
              </w:rPr>
            </w:pPr>
            <w:r w:rsidRPr="006E6055">
              <w:rPr>
                <w:rFonts w:ascii="Consolas" w:hAnsi="Consolas" w:cs="Consolas"/>
                <w:b/>
                <w:bCs/>
                <w:color w:val="0070C0"/>
                <w:sz w:val="24"/>
                <w:szCs w:val="24"/>
              </w:rPr>
              <w:t>}</w:t>
            </w:r>
          </w:p>
        </w:tc>
      </w:tr>
      <w:tr w:rsidR="00762B9C" w:rsidTr="00DD68A6">
        <w:tc>
          <w:tcPr>
            <w:tcW w:w="1838" w:type="dxa"/>
            <w:shd w:val="clear" w:color="auto" w:fill="A6A6A6" w:themeFill="background1" w:themeFillShade="A6"/>
            <w:vAlign w:val="center"/>
          </w:tcPr>
          <w:p w:rsidR="00762B9C" w:rsidRDefault="00762B9C" w:rsidP="00DD68A6">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762B9C" w:rsidRDefault="00762B9C" w:rsidP="00DD68A6">
            <w:pPr>
              <w:ind w:firstLine="210"/>
              <w:jc w:val="center"/>
              <w:rPr>
                <w:rFonts w:ascii="宋体" w:hAnsi="宋体"/>
                <w:bCs/>
                <w:szCs w:val="21"/>
              </w:rPr>
            </w:pPr>
          </w:p>
        </w:tc>
        <w:tc>
          <w:tcPr>
            <w:tcW w:w="2762" w:type="dxa"/>
            <w:gridSpan w:val="2"/>
            <w:shd w:val="clear" w:color="auto" w:fill="A6A6A6" w:themeFill="background1" w:themeFillShade="A6"/>
          </w:tcPr>
          <w:p w:rsidR="00762B9C" w:rsidRDefault="00762B9C" w:rsidP="00DD68A6">
            <w:pPr>
              <w:ind w:firstLine="210"/>
              <w:jc w:val="center"/>
              <w:rPr>
                <w:rFonts w:ascii="宋体" w:hAnsi="宋体"/>
                <w:bCs/>
                <w:szCs w:val="21"/>
              </w:rPr>
            </w:pPr>
          </w:p>
        </w:tc>
        <w:tc>
          <w:tcPr>
            <w:tcW w:w="1847" w:type="dxa"/>
            <w:shd w:val="clear" w:color="auto" w:fill="A6A6A6" w:themeFill="background1" w:themeFillShade="A6"/>
          </w:tcPr>
          <w:p w:rsidR="00762B9C" w:rsidRDefault="00762B9C" w:rsidP="00DD68A6">
            <w:pPr>
              <w:ind w:firstLine="210"/>
              <w:jc w:val="center"/>
              <w:rPr>
                <w:rFonts w:ascii="宋体" w:hAnsi="宋体"/>
                <w:bCs/>
                <w:szCs w:val="21"/>
              </w:rPr>
            </w:pPr>
          </w:p>
        </w:tc>
      </w:tr>
      <w:tr w:rsidR="00762B9C" w:rsidRPr="00F64465" w:rsidTr="00DD68A6">
        <w:tc>
          <w:tcPr>
            <w:tcW w:w="1838" w:type="dxa"/>
            <w:shd w:val="clear" w:color="auto" w:fill="FFFFFF" w:themeFill="background1"/>
            <w:vAlign w:val="center"/>
          </w:tcPr>
          <w:p w:rsidR="00762B9C" w:rsidRPr="00F64465" w:rsidRDefault="00762B9C" w:rsidP="00DD68A6">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762B9C" w:rsidRPr="00F64465" w:rsidRDefault="00762B9C" w:rsidP="00DD68A6">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762B9C" w:rsidRPr="00F64465" w:rsidRDefault="00762B9C" w:rsidP="00DD68A6">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762B9C" w:rsidRPr="00F64465" w:rsidRDefault="00762B9C" w:rsidP="00DD68A6">
            <w:pPr>
              <w:widowControl/>
              <w:jc w:val="center"/>
              <w:rPr>
                <w:rFonts w:ascii="Consolas" w:hAnsi="Consolas" w:cs="Consolas"/>
                <w:szCs w:val="21"/>
              </w:rPr>
            </w:pPr>
          </w:p>
        </w:tc>
      </w:tr>
      <w:tr w:rsidR="00762B9C" w:rsidRPr="00F64465" w:rsidTr="00DD68A6">
        <w:tc>
          <w:tcPr>
            <w:tcW w:w="1838" w:type="dxa"/>
            <w:shd w:val="clear" w:color="auto" w:fill="FFFFFF" w:themeFill="background1"/>
            <w:vAlign w:val="center"/>
          </w:tcPr>
          <w:p w:rsidR="00762B9C" w:rsidRPr="00F64465" w:rsidRDefault="00762B9C" w:rsidP="00DD68A6">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762B9C" w:rsidRPr="00F64465" w:rsidRDefault="00762B9C" w:rsidP="00DD68A6">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762B9C" w:rsidRPr="00F64465" w:rsidRDefault="00762B9C" w:rsidP="00DD68A6">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762B9C" w:rsidRPr="00F64465" w:rsidRDefault="00762B9C" w:rsidP="00DD68A6">
            <w:pPr>
              <w:widowControl/>
              <w:jc w:val="center"/>
              <w:rPr>
                <w:rFonts w:ascii="Consolas" w:hAnsi="Consolas" w:cs="Consolas"/>
                <w:szCs w:val="21"/>
              </w:rPr>
            </w:pPr>
          </w:p>
        </w:tc>
      </w:tr>
      <w:tr w:rsidR="00762B9C" w:rsidRPr="00F64465" w:rsidTr="00DD68A6">
        <w:tc>
          <w:tcPr>
            <w:tcW w:w="1838" w:type="dxa"/>
            <w:shd w:val="clear" w:color="auto" w:fill="FFFFFF" w:themeFill="background1"/>
            <w:vAlign w:val="center"/>
          </w:tcPr>
          <w:p w:rsidR="00762B9C" w:rsidRDefault="00762B9C" w:rsidP="00DD68A6">
            <w:pPr>
              <w:jc w:val="center"/>
              <w:rPr>
                <w:rFonts w:ascii="Consolas" w:hAnsi="Consolas" w:cs="Consolas"/>
                <w:szCs w:val="21"/>
              </w:rPr>
            </w:pPr>
            <w:r w:rsidRPr="00193822">
              <w:rPr>
                <w:rFonts w:ascii="Consolas" w:hAnsi="Consolas" w:cs="Consolas"/>
                <w:szCs w:val="21"/>
              </w:rPr>
              <w:t>ogisticsNo</w:t>
            </w:r>
          </w:p>
        </w:tc>
        <w:tc>
          <w:tcPr>
            <w:tcW w:w="2620" w:type="dxa"/>
            <w:shd w:val="clear" w:color="auto" w:fill="FFFFFF" w:themeFill="background1"/>
            <w:vAlign w:val="center"/>
          </w:tcPr>
          <w:p w:rsidR="00762B9C" w:rsidRDefault="00762B9C" w:rsidP="00DD68A6">
            <w:pPr>
              <w:jc w:val="center"/>
              <w:rPr>
                <w:rFonts w:ascii="宋体" w:hAnsi="宋体"/>
                <w:bCs/>
                <w:szCs w:val="21"/>
              </w:rPr>
            </w:pPr>
            <w:r>
              <w:rPr>
                <w:rFonts w:ascii="宋体" w:hAnsi="宋体" w:hint="eastAsia"/>
                <w:bCs/>
                <w:szCs w:val="21"/>
              </w:rPr>
              <w:t>快递单号</w:t>
            </w:r>
          </w:p>
        </w:tc>
        <w:tc>
          <w:tcPr>
            <w:tcW w:w="2762" w:type="dxa"/>
            <w:gridSpan w:val="2"/>
            <w:shd w:val="clear" w:color="auto" w:fill="FFFFFF" w:themeFill="background1"/>
            <w:vAlign w:val="center"/>
          </w:tcPr>
          <w:p w:rsidR="00762B9C" w:rsidRPr="00FE77C3" w:rsidRDefault="00762B9C" w:rsidP="00DD68A6">
            <w:pPr>
              <w:jc w:val="left"/>
              <w:rPr>
                <w:rFonts w:ascii="微软雅黑" w:eastAsia="微软雅黑" w:hAnsi="微软雅黑"/>
                <w:color w:val="333333"/>
              </w:rPr>
            </w:pPr>
          </w:p>
        </w:tc>
        <w:tc>
          <w:tcPr>
            <w:tcW w:w="1847" w:type="dxa"/>
            <w:shd w:val="clear" w:color="auto" w:fill="FFFFFF" w:themeFill="background1"/>
            <w:vAlign w:val="center"/>
          </w:tcPr>
          <w:p w:rsidR="00762B9C" w:rsidRDefault="00762B9C" w:rsidP="00DD68A6">
            <w:pPr>
              <w:jc w:val="center"/>
              <w:rPr>
                <w:bCs/>
                <w:szCs w:val="21"/>
              </w:rPr>
            </w:pPr>
            <w:r>
              <w:rPr>
                <w:rFonts w:hint="eastAsia"/>
                <w:bCs/>
                <w:szCs w:val="21"/>
              </w:rPr>
              <w:t>是</w:t>
            </w:r>
          </w:p>
        </w:tc>
      </w:tr>
      <w:tr w:rsidR="00762B9C" w:rsidRPr="00F64465" w:rsidTr="00DD68A6">
        <w:tc>
          <w:tcPr>
            <w:tcW w:w="1838" w:type="dxa"/>
            <w:shd w:val="clear" w:color="auto" w:fill="FFFFFF" w:themeFill="background1"/>
            <w:vAlign w:val="center"/>
          </w:tcPr>
          <w:p w:rsidR="00762B9C" w:rsidRPr="00193822" w:rsidRDefault="00762B9C" w:rsidP="00DD68A6">
            <w:pPr>
              <w:jc w:val="center"/>
              <w:rPr>
                <w:rFonts w:ascii="Consolas" w:hAnsi="Consolas" w:cs="Consolas"/>
                <w:szCs w:val="21"/>
              </w:rPr>
            </w:pPr>
            <w:r w:rsidRPr="00193822">
              <w:rPr>
                <w:rFonts w:ascii="Consolas" w:hAnsi="Consolas" w:cs="Consolas"/>
                <w:szCs w:val="21"/>
              </w:rPr>
              <w:t>ogistics</w:t>
            </w:r>
            <w:r>
              <w:rPr>
                <w:rFonts w:ascii="Consolas" w:hAnsi="Consolas" w:cs="Consolas"/>
                <w:szCs w:val="21"/>
              </w:rPr>
              <w:t>Company</w:t>
            </w:r>
          </w:p>
        </w:tc>
        <w:tc>
          <w:tcPr>
            <w:tcW w:w="2620" w:type="dxa"/>
            <w:shd w:val="clear" w:color="auto" w:fill="FFFFFF" w:themeFill="background1"/>
            <w:vAlign w:val="center"/>
          </w:tcPr>
          <w:p w:rsidR="00762B9C" w:rsidRDefault="00762B9C" w:rsidP="00DD68A6">
            <w:pPr>
              <w:jc w:val="center"/>
              <w:rPr>
                <w:rFonts w:ascii="宋体" w:hAnsi="宋体"/>
                <w:bCs/>
                <w:szCs w:val="21"/>
              </w:rPr>
            </w:pPr>
            <w:r>
              <w:rPr>
                <w:rFonts w:ascii="宋体" w:hAnsi="宋体" w:hint="eastAsia"/>
                <w:bCs/>
                <w:szCs w:val="21"/>
              </w:rPr>
              <w:t>快递公司</w:t>
            </w:r>
            <w:r w:rsidR="006E6055">
              <w:rPr>
                <w:rFonts w:ascii="宋体" w:hAnsi="宋体" w:hint="eastAsia"/>
                <w:bCs/>
                <w:szCs w:val="21"/>
              </w:rPr>
              <w:t>和编码</w:t>
            </w:r>
          </w:p>
        </w:tc>
        <w:tc>
          <w:tcPr>
            <w:tcW w:w="2762" w:type="dxa"/>
            <w:gridSpan w:val="2"/>
            <w:shd w:val="clear" w:color="auto" w:fill="FFFFFF" w:themeFill="background1"/>
            <w:vAlign w:val="center"/>
          </w:tcPr>
          <w:p w:rsidR="00762B9C" w:rsidRPr="00FE77C3" w:rsidRDefault="00762B9C" w:rsidP="00DD68A6">
            <w:pPr>
              <w:jc w:val="left"/>
              <w:rPr>
                <w:rFonts w:ascii="微软雅黑" w:eastAsia="微软雅黑" w:hAnsi="微软雅黑"/>
                <w:color w:val="333333"/>
              </w:rPr>
            </w:pPr>
          </w:p>
        </w:tc>
        <w:tc>
          <w:tcPr>
            <w:tcW w:w="1847" w:type="dxa"/>
            <w:shd w:val="clear" w:color="auto" w:fill="FFFFFF" w:themeFill="background1"/>
            <w:vAlign w:val="center"/>
          </w:tcPr>
          <w:p w:rsidR="00762B9C" w:rsidRDefault="00762B9C" w:rsidP="00DD68A6">
            <w:pPr>
              <w:jc w:val="center"/>
              <w:rPr>
                <w:bCs/>
                <w:szCs w:val="21"/>
              </w:rPr>
            </w:pPr>
            <w:r>
              <w:rPr>
                <w:rFonts w:hint="eastAsia"/>
                <w:bCs/>
                <w:szCs w:val="21"/>
              </w:rPr>
              <w:t>是</w:t>
            </w:r>
          </w:p>
        </w:tc>
      </w:tr>
      <w:tr w:rsidR="00762B9C" w:rsidTr="00DD68A6">
        <w:tc>
          <w:tcPr>
            <w:tcW w:w="1838" w:type="dxa"/>
            <w:shd w:val="clear" w:color="auto" w:fill="A6A6A6" w:themeFill="background1" w:themeFillShade="A6"/>
            <w:vAlign w:val="center"/>
          </w:tcPr>
          <w:p w:rsidR="00762B9C" w:rsidRDefault="00762B9C" w:rsidP="00DD68A6">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lastRenderedPageBreak/>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6E6055" w:rsidRPr="006E6055" w:rsidRDefault="006E6055" w:rsidP="006E6055">
            <w:pPr>
              <w:jc w:val="left"/>
              <w:rPr>
                <w:rFonts w:ascii="Consolas" w:hAnsi="Consolas" w:cs="Consolas"/>
                <w:bCs/>
                <w:color w:val="5B9BD5" w:themeColor="accent1"/>
                <w:sz w:val="24"/>
                <w:szCs w:val="24"/>
              </w:rPr>
            </w:pPr>
            <w:r w:rsidRPr="006E6055">
              <w:rPr>
                <w:rFonts w:ascii="Consolas" w:hAnsi="Consolas" w:cs="Consolas"/>
                <w:bCs/>
                <w:color w:val="5B9BD5" w:themeColor="accent1"/>
                <w:sz w:val="24"/>
                <w:szCs w:val="24"/>
              </w:rPr>
              <w:t>success_jsonpCallback028388697404209784({</w:t>
            </w:r>
          </w:p>
          <w:p w:rsidR="006E6055" w:rsidRPr="006E6055" w:rsidRDefault="006E6055" w:rsidP="006E6055">
            <w:pPr>
              <w:jc w:val="left"/>
              <w:rPr>
                <w:rFonts w:ascii="Consolas" w:hAnsi="Consolas" w:cs="Consolas"/>
                <w:bCs/>
                <w:color w:val="5B9BD5" w:themeColor="accent1"/>
                <w:sz w:val="24"/>
                <w:szCs w:val="24"/>
              </w:rPr>
            </w:pPr>
            <w:r w:rsidRPr="006E6055">
              <w:rPr>
                <w:rFonts w:ascii="Consolas" w:hAnsi="Consolas" w:cs="Consolas"/>
                <w:bCs/>
                <w:color w:val="5B9BD5" w:themeColor="accent1"/>
                <w:sz w:val="24"/>
                <w:szCs w:val="24"/>
              </w:rPr>
              <w:t xml:space="preserve">    "rspCode": "000",</w:t>
            </w:r>
          </w:p>
          <w:p w:rsidR="006E6055" w:rsidRPr="006E6055" w:rsidRDefault="006E6055" w:rsidP="006E6055">
            <w:pPr>
              <w:jc w:val="left"/>
              <w:rPr>
                <w:rFonts w:ascii="Consolas" w:hAnsi="Consolas" w:cs="Consolas"/>
                <w:bCs/>
                <w:color w:val="5B9BD5" w:themeColor="accent1"/>
                <w:sz w:val="24"/>
                <w:szCs w:val="24"/>
              </w:rPr>
            </w:pPr>
            <w:r w:rsidRPr="006E6055">
              <w:rPr>
                <w:rFonts w:ascii="Consolas" w:hAnsi="Consolas" w:cs="Consolas" w:hint="eastAsia"/>
                <w:bCs/>
                <w:color w:val="5B9BD5" w:themeColor="accent1"/>
                <w:sz w:val="24"/>
                <w:szCs w:val="24"/>
              </w:rPr>
              <w:t xml:space="preserve">    "rspDesc": "</w:t>
            </w:r>
            <w:r w:rsidRPr="006E6055">
              <w:rPr>
                <w:rFonts w:ascii="Consolas" w:hAnsi="Consolas" w:cs="Consolas" w:hint="eastAsia"/>
                <w:bCs/>
                <w:color w:val="5B9BD5" w:themeColor="accent1"/>
                <w:sz w:val="24"/>
                <w:szCs w:val="24"/>
              </w:rPr>
              <w:t>查询正常</w:t>
            </w:r>
            <w:r w:rsidRPr="006E6055">
              <w:rPr>
                <w:rFonts w:ascii="Consolas" w:hAnsi="Consolas" w:cs="Consolas" w:hint="eastAsia"/>
                <w:bCs/>
                <w:color w:val="5B9BD5" w:themeColor="accent1"/>
                <w:sz w:val="24"/>
                <w:szCs w:val="24"/>
              </w:rPr>
              <w:t>",</w:t>
            </w:r>
          </w:p>
          <w:p w:rsidR="006E6055" w:rsidRPr="006E6055" w:rsidRDefault="006E6055" w:rsidP="006E6055">
            <w:pPr>
              <w:jc w:val="left"/>
              <w:rPr>
                <w:rFonts w:ascii="Consolas" w:hAnsi="Consolas" w:cs="Consolas"/>
                <w:bCs/>
                <w:color w:val="5B9BD5" w:themeColor="accent1"/>
                <w:sz w:val="24"/>
                <w:szCs w:val="24"/>
              </w:rPr>
            </w:pPr>
            <w:r w:rsidRPr="006E6055">
              <w:rPr>
                <w:rFonts w:ascii="Consolas" w:hAnsi="Consolas" w:cs="Consolas"/>
                <w:bCs/>
                <w:color w:val="5B9BD5" w:themeColor="accent1"/>
                <w:sz w:val="24"/>
                <w:szCs w:val="24"/>
              </w:rPr>
              <w:t xml:space="preserve">    "ogisticsNo": "123434243",</w:t>
            </w:r>
          </w:p>
          <w:p w:rsidR="006E6055" w:rsidRPr="006E6055" w:rsidRDefault="006E6055" w:rsidP="006E6055">
            <w:pPr>
              <w:jc w:val="left"/>
              <w:rPr>
                <w:rFonts w:ascii="Consolas" w:hAnsi="Consolas" w:cs="Consolas"/>
                <w:bCs/>
                <w:color w:val="5B9BD5" w:themeColor="accent1"/>
                <w:sz w:val="24"/>
                <w:szCs w:val="24"/>
              </w:rPr>
            </w:pPr>
            <w:r w:rsidRPr="006E6055">
              <w:rPr>
                <w:rFonts w:ascii="Consolas" w:hAnsi="Consolas" w:cs="Consolas" w:hint="eastAsia"/>
                <w:bCs/>
                <w:color w:val="5B9BD5" w:themeColor="accent1"/>
                <w:sz w:val="24"/>
                <w:szCs w:val="24"/>
              </w:rPr>
              <w:t xml:space="preserve">    "ogisticsCompany": "</w:t>
            </w:r>
            <w:r w:rsidRPr="006E6055">
              <w:rPr>
                <w:rFonts w:ascii="Consolas" w:hAnsi="Consolas" w:cs="Consolas" w:hint="eastAsia"/>
                <w:bCs/>
                <w:color w:val="5B9BD5" w:themeColor="accent1"/>
                <w:sz w:val="24"/>
                <w:szCs w:val="24"/>
              </w:rPr>
              <w:t>顺丰速递</w:t>
            </w:r>
            <w:r w:rsidRPr="006E6055">
              <w:rPr>
                <w:rFonts w:ascii="Consolas" w:hAnsi="Consolas" w:cs="Consolas" w:hint="eastAsia"/>
                <w:bCs/>
                <w:color w:val="5B9BD5" w:themeColor="accent1"/>
                <w:sz w:val="24"/>
                <w:szCs w:val="24"/>
              </w:rPr>
              <w:t>,SF"</w:t>
            </w:r>
          </w:p>
          <w:p w:rsidR="00762B9C" w:rsidRPr="009A7093" w:rsidRDefault="006E6055" w:rsidP="006E6055">
            <w:pPr>
              <w:jc w:val="left"/>
              <w:rPr>
                <w:rFonts w:ascii="Consolas" w:hAnsi="Consolas" w:cs="Consolas"/>
                <w:bCs/>
                <w:color w:val="5B9BD5" w:themeColor="accent1"/>
                <w:szCs w:val="21"/>
              </w:rPr>
            </w:pPr>
            <w:r w:rsidRPr="006E6055">
              <w:rPr>
                <w:rFonts w:ascii="Consolas" w:hAnsi="Consolas" w:cs="Consolas"/>
                <w:bCs/>
                <w:color w:val="5B9BD5" w:themeColor="accent1"/>
                <w:sz w:val="24"/>
                <w:szCs w:val="24"/>
              </w:rPr>
              <w:t>})</w:t>
            </w:r>
          </w:p>
        </w:tc>
      </w:tr>
    </w:tbl>
    <w:p w:rsidR="00762B9C" w:rsidRPr="008D4B23" w:rsidRDefault="00762B9C" w:rsidP="00762B9C"/>
    <w:p w:rsidR="00CC5813" w:rsidRDefault="00CC5813" w:rsidP="00D803E8">
      <w:pPr>
        <w:pStyle w:val="5"/>
      </w:pPr>
      <w:r>
        <w:rPr>
          <w:rFonts w:hint="eastAsia"/>
        </w:rPr>
        <w:t>1</w:t>
      </w:r>
      <w:r w:rsidR="007C1CFD">
        <w:t>.1.1.11</w:t>
      </w:r>
      <w:r>
        <w:rPr>
          <w:rFonts w:hint="eastAsia"/>
        </w:rPr>
        <w:t>查询快递信息</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CC5813" w:rsidTr="00DD68A6">
        <w:tc>
          <w:tcPr>
            <w:tcW w:w="1838" w:type="dxa"/>
            <w:vAlign w:val="center"/>
          </w:tcPr>
          <w:p w:rsidR="00CC5813" w:rsidRDefault="00CC5813" w:rsidP="00DD68A6">
            <w:pPr>
              <w:jc w:val="center"/>
              <w:rPr>
                <w:bCs/>
                <w:szCs w:val="21"/>
              </w:rPr>
            </w:pPr>
            <w:r>
              <w:rPr>
                <w:bCs/>
                <w:szCs w:val="21"/>
              </w:rPr>
              <w:t>接口标识：</w:t>
            </w:r>
          </w:p>
        </w:tc>
        <w:tc>
          <w:tcPr>
            <w:tcW w:w="2655" w:type="dxa"/>
            <w:gridSpan w:val="2"/>
            <w:vAlign w:val="center"/>
          </w:tcPr>
          <w:p w:rsidR="00CC5813" w:rsidRDefault="00CC5813" w:rsidP="00CC5813">
            <w:pPr>
              <w:jc w:val="center"/>
              <w:rPr>
                <w:bCs/>
                <w:szCs w:val="21"/>
              </w:rPr>
            </w:pPr>
            <w:r w:rsidRPr="00CC5813">
              <w:rPr>
                <w:bCs/>
                <w:szCs w:val="21"/>
              </w:rPr>
              <w:t>http://www.zgshfp.com.cn/shfp/app/updateDeliveryInfo</w:t>
            </w:r>
          </w:p>
        </w:tc>
        <w:tc>
          <w:tcPr>
            <w:tcW w:w="2727" w:type="dxa"/>
          </w:tcPr>
          <w:p w:rsidR="00CC5813" w:rsidRDefault="00CC5813" w:rsidP="00DD68A6">
            <w:pPr>
              <w:jc w:val="left"/>
            </w:pPr>
          </w:p>
        </w:tc>
        <w:tc>
          <w:tcPr>
            <w:tcW w:w="1847" w:type="dxa"/>
          </w:tcPr>
          <w:p w:rsidR="00CC5813" w:rsidRDefault="00CC5813" w:rsidP="00DD68A6">
            <w:pPr>
              <w:jc w:val="left"/>
            </w:pPr>
          </w:p>
        </w:tc>
      </w:tr>
      <w:tr w:rsidR="00CC5813" w:rsidTr="00DD68A6">
        <w:tc>
          <w:tcPr>
            <w:tcW w:w="1838" w:type="dxa"/>
            <w:shd w:val="clear" w:color="auto" w:fill="A6A6A6" w:themeFill="background1" w:themeFillShade="A6"/>
            <w:vAlign w:val="center"/>
          </w:tcPr>
          <w:p w:rsidR="00CC5813" w:rsidRDefault="00CC5813" w:rsidP="00DD68A6">
            <w:pPr>
              <w:jc w:val="center"/>
              <w:rPr>
                <w:bCs/>
                <w:szCs w:val="21"/>
              </w:rPr>
            </w:pPr>
            <w:r>
              <w:rPr>
                <w:bCs/>
                <w:szCs w:val="21"/>
              </w:rPr>
              <w:t>字段名</w:t>
            </w:r>
          </w:p>
        </w:tc>
        <w:tc>
          <w:tcPr>
            <w:tcW w:w="2655" w:type="dxa"/>
            <w:gridSpan w:val="2"/>
            <w:shd w:val="clear" w:color="auto" w:fill="A6A6A6" w:themeFill="background1" w:themeFillShade="A6"/>
            <w:vAlign w:val="center"/>
          </w:tcPr>
          <w:p w:rsidR="00CC5813" w:rsidRDefault="00CC5813" w:rsidP="00DD68A6">
            <w:pPr>
              <w:jc w:val="center"/>
              <w:rPr>
                <w:bCs/>
                <w:szCs w:val="21"/>
              </w:rPr>
            </w:pPr>
            <w:r>
              <w:rPr>
                <w:bCs/>
                <w:szCs w:val="21"/>
              </w:rPr>
              <w:t>说明</w:t>
            </w:r>
          </w:p>
        </w:tc>
        <w:tc>
          <w:tcPr>
            <w:tcW w:w="2727" w:type="dxa"/>
            <w:shd w:val="clear" w:color="auto" w:fill="A6A6A6" w:themeFill="background1" w:themeFillShade="A6"/>
          </w:tcPr>
          <w:p w:rsidR="00CC5813" w:rsidRDefault="00CC5813" w:rsidP="00DD68A6">
            <w:pPr>
              <w:jc w:val="center"/>
              <w:rPr>
                <w:bCs/>
                <w:szCs w:val="21"/>
              </w:rPr>
            </w:pPr>
            <w:r>
              <w:rPr>
                <w:bCs/>
                <w:szCs w:val="21"/>
              </w:rPr>
              <w:t>备注</w:t>
            </w:r>
          </w:p>
        </w:tc>
        <w:tc>
          <w:tcPr>
            <w:tcW w:w="1847" w:type="dxa"/>
            <w:shd w:val="clear" w:color="auto" w:fill="A6A6A6" w:themeFill="background1" w:themeFillShade="A6"/>
          </w:tcPr>
          <w:p w:rsidR="00CC5813" w:rsidRDefault="00CC5813" w:rsidP="00DD68A6">
            <w:pPr>
              <w:jc w:val="center"/>
              <w:rPr>
                <w:bCs/>
                <w:szCs w:val="21"/>
              </w:rPr>
            </w:pPr>
            <w:r>
              <w:rPr>
                <w:rFonts w:hint="eastAsia"/>
                <w:bCs/>
                <w:szCs w:val="21"/>
              </w:rPr>
              <w:t>是否必填项</w:t>
            </w:r>
          </w:p>
        </w:tc>
      </w:tr>
      <w:tr w:rsidR="00CC5813" w:rsidTr="00DD68A6">
        <w:trPr>
          <w:trHeight w:val="405"/>
        </w:trPr>
        <w:tc>
          <w:tcPr>
            <w:tcW w:w="1838" w:type="dxa"/>
            <w:vAlign w:val="center"/>
          </w:tcPr>
          <w:p w:rsidR="00CC5813" w:rsidRPr="009D30C1" w:rsidRDefault="00CC5813" w:rsidP="00DD68A6">
            <w:pPr>
              <w:jc w:val="center"/>
              <w:rPr>
                <w:bCs/>
                <w:szCs w:val="21"/>
              </w:rPr>
            </w:pPr>
            <w:r w:rsidRPr="00CC5813">
              <w:rPr>
                <w:bCs/>
                <w:szCs w:val="21"/>
              </w:rPr>
              <w:t>deliverycompany_coding</w:t>
            </w:r>
          </w:p>
        </w:tc>
        <w:tc>
          <w:tcPr>
            <w:tcW w:w="2655" w:type="dxa"/>
            <w:gridSpan w:val="2"/>
            <w:vAlign w:val="center"/>
          </w:tcPr>
          <w:p w:rsidR="00CC5813" w:rsidRDefault="00CC5813" w:rsidP="00DD68A6">
            <w:pPr>
              <w:jc w:val="center"/>
              <w:rPr>
                <w:rFonts w:ascii="宋体" w:hAnsi="宋体"/>
                <w:bCs/>
                <w:szCs w:val="21"/>
              </w:rPr>
            </w:pPr>
            <w:r>
              <w:rPr>
                <w:rFonts w:ascii="宋体" w:hAnsi="宋体" w:hint="eastAsia"/>
                <w:bCs/>
                <w:szCs w:val="21"/>
              </w:rPr>
              <w:t>快递公司编码</w:t>
            </w:r>
          </w:p>
        </w:tc>
        <w:tc>
          <w:tcPr>
            <w:tcW w:w="2727" w:type="dxa"/>
            <w:vAlign w:val="center"/>
          </w:tcPr>
          <w:p w:rsidR="00CC5813" w:rsidRPr="00FE77C3" w:rsidRDefault="00CC5813" w:rsidP="00DD68A6">
            <w:pPr>
              <w:jc w:val="left"/>
              <w:rPr>
                <w:rFonts w:ascii="微软雅黑" w:eastAsia="微软雅黑" w:hAnsi="微软雅黑"/>
                <w:color w:val="333333"/>
              </w:rPr>
            </w:pPr>
          </w:p>
        </w:tc>
        <w:tc>
          <w:tcPr>
            <w:tcW w:w="1847" w:type="dxa"/>
            <w:vAlign w:val="center"/>
          </w:tcPr>
          <w:p w:rsidR="00CC5813" w:rsidRDefault="00CC5813" w:rsidP="00DD68A6">
            <w:pPr>
              <w:jc w:val="center"/>
              <w:rPr>
                <w:bCs/>
                <w:szCs w:val="21"/>
              </w:rPr>
            </w:pPr>
            <w:r>
              <w:rPr>
                <w:rFonts w:hint="eastAsia"/>
                <w:bCs/>
                <w:szCs w:val="21"/>
              </w:rPr>
              <w:t>是</w:t>
            </w:r>
          </w:p>
        </w:tc>
      </w:tr>
      <w:tr w:rsidR="00CC5813" w:rsidTr="00DD68A6">
        <w:trPr>
          <w:trHeight w:val="405"/>
        </w:trPr>
        <w:tc>
          <w:tcPr>
            <w:tcW w:w="1838" w:type="dxa"/>
            <w:vAlign w:val="center"/>
          </w:tcPr>
          <w:p w:rsidR="00CC5813" w:rsidRDefault="00CC5813" w:rsidP="00DD68A6">
            <w:pPr>
              <w:jc w:val="center"/>
              <w:rPr>
                <w:bCs/>
                <w:szCs w:val="21"/>
              </w:rPr>
            </w:pPr>
            <w:r w:rsidRPr="00CC5813">
              <w:rPr>
                <w:bCs/>
                <w:szCs w:val="21"/>
              </w:rPr>
              <w:t>delivery_num</w:t>
            </w:r>
          </w:p>
        </w:tc>
        <w:tc>
          <w:tcPr>
            <w:tcW w:w="2655" w:type="dxa"/>
            <w:gridSpan w:val="2"/>
            <w:vAlign w:val="center"/>
          </w:tcPr>
          <w:p w:rsidR="00CC5813" w:rsidRDefault="00CC5813" w:rsidP="00DD68A6">
            <w:pPr>
              <w:jc w:val="center"/>
              <w:rPr>
                <w:rFonts w:ascii="宋体" w:hAnsi="宋体"/>
                <w:bCs/>
                <w:szCs w:val="21"/>
              </w:rPr>
            </w:pPr>
            <w:r>
              <w:rPr>
                <w:rFonts w:ascii="宋体" w:hAnsi="宋体" w:hint="eastAsia"/>
                <w:bCs/>
                <w:szCs w:val="21"/>
              </w:rPr>
              <w:t>快递单号</w:t>
            </w:r>
          </w:p>
        </w:tc>
        <w:tc>
          <w:tcPr>
            <w:tcW w:w="2727" w:type="dxa"/>
            <w:vAlign w:val="center"/>
          </w:tcPr>
          <w:p w:rsidR="00CC5813" w:rsidRPr="00FE77C3" w:rsidRDefault="00CC5813" w:rsidP="00DD68A6">
            <w:pPr>
              <w:jc w:val="left"/>
              <w:rPr>
                <w:rFonts w:ascii="微软雅黑" w:eastAsia="微软雅黑" w:hAnsi="微软雅黑"/>
                <w:color w:val="333333"/>
              </w:rPr>
            </w:pPr>
          </w:p>
        </w:tc>
        <w:tc>
          <w:tcPr>
            <w:tcW w:w="1847" w:type="dxa"/>
            <w:vAlign w:val="center"/>
          </w:tcPr>
          <w:p w:rsidR="00CC5813" w:rsidRDefault="00B67799" w:rsidP="00DD68A6">
            <w:pPr>
              <w:jc w:val="center"/>
              <w:rPr>
                <w:bCs/>
                <w:szCs w:val="21"/>
              </w:rPr>
            </w:pPr>
            <w:r>
              <w:rPr>
                <w:rFonts w:hint="eastAsia"/>
                <w:bCs/>
                <w:szCs w:val="21"/>
              </w:rPr>
              <w:t>是</w:t>
            </w:r>
          </w:p>
        </w:tc>
      </w:tr>
      <w:tr w:rsidR="00CC5813" w:rsidTr="00DD68A6">
        <w:tc>
          <w:tcPr>
            <w:tcW w:w="1838" w:type="dxa"/>
            <w:shd w:val="clear" w:color="auto" w:fill="A6A6A6" w:themeFill="background1" w:themeFillShade="A6"/>
            <w:vAlign w:val="center"/>
          </w:tcPr>
          <w:p w:rsidR="00CC5813" w:rsidRDefault="00CC5813" w:rsidP="00DD68A6">
            <w:pPr>
              <w:jc w:val="center"/>
              <w:rPr>
                <w:bCs/>
                <w:szCs w:val="21"/>
              </w:rPr>
            </w:pPr>
            <w:r>
              <w:rPr>
                <w:rFonts w:hint="eastAsia"/>
              </w:rPr>
              <w:t>参数</w:t>
            </w:r>
            <w:r>
              <w:t>jsonStr</w:t>
            </w:r>
            <w:r>
              <w:rPr>
                <w:rFonts w:hint="eastAsia"/>
              </w:rPr>
              <w:t>：</w:t>
            </w:r>
          </w:p>
        </w:tc>
        <w:tc>
          <w:tcPr>
            <w:tcW w:w="7229" w:type="dxa"/>
            <w:gridSpan w:val="4"/>
            <w:vAlign w:val="center"/>
          </w:tcPr>
          <w:p w:rsidR="00CC5813" w:rsidRPr="007856FB" w:rsidRDefault="00CC5813" w:rsidP="00397EDA">
            <w:pPr>
              <w:ind w:left="120" w:hangingChars="50" w:hanging="120"/>
              <w:jc w:val="left"/>
              <w:rPr>
                <w:rFonts w:ascii="Consolas" w:hAnsi="Consolas" w:cs="Consolas"/>
                <w:b/>
                <w:color w:val="0070C0"/>
                <w:szCs w:val="21"/>
              </w:rPr>
            </w:pPr>
            <w:r w:rsidRPr="00CC5813">
              <w:rPr>
                <w:rFonts w:ascii="Consolas" w:hAnsi="Consolas" w:cs="Consolas"/>
                <w:b/>
                <w:bCs/>
                <w:color w:val="0070C0"/>
                <w:sz w:val="24"/>
                <w:szCs w:val="24"/>
              </w:rPr>
              <w:t xml:space="preserve">http://www.zgshfp.com.cn/shfp/app/updateDeliveryInfo </w:t>
            </w:r>
            <w:r>
              <w:rPr>
                <w:rFonts w:ascii="Consolas" w:hAnsi="Consolas" w:cs="Consolas" w:hint="eastAsia"/>
                <w:b/>
                <w:bCs/>
                <w:color w:val="0070C0"/>
                <w:sz w:val="24"/>
                <w:szCs w:val="24"/>
              </w:rPr>
              <w:t>？</w:t>
            </w:r>
            <w:r w:rsidRPr="00CC5813">
              <w:rPr>
                <w:rFonts w:ascii="Consolas" w:hAnsi="Consolas" w:cs="Consolas"/>
                <w:b/>
                <w:bCs/>
                <w:color w:val="0070C0"/>
                <w:sz w:val="24"/>
                <w:szCs w:val="24"/>
              </w:rPr>
              <w:t>deliverycompany_coding=</w:t>
            </w:r>
            <w:r w:rsidR="00397EDA">
              <w:rPr>
                <w:rFonts w:ascii="Consolas" w:hAnsi="Consolas" w:cs="Consolas"/>
                <w:b/>
                <w:bCs/>
                <w:color w:val="0070C0"/>
                <w:sz w:val="24"/>
                <w:szCs w:val="24"/>
              </w:rPr>
              <w:t>ZTO</w:t>
            </w:r>
            <w:r w:rsidRPr="00CC5813">
              <w:rPr>
                <w:rFonts w:ascii="Consolas" w:hAnsi="Consolas" w:cs="Consolas"/>
                <w:b/>
                <w:bCs/>
                <w:color w:val="0070C0"/>
                <w:sz w:val="24"/>
                <w:szCs w:val="24"/>
              </w:rPr>
              <w:t>&amp;delivery_num=</w:t>
            </w:r>
            <w:r w:rsidR="00397EDA" w:rsidRPr="00397EDA">
              <w:rPr>
                <w:rFonts w:ascii="Consolas" w:hAnsi="Consolas" w:cs="Consolas"/>
                <w:b/>
                <w:bCs/>
                <w:color w:val="0070C0"/>
                <w:sz w:val="24"/>
                <w:szCs w:val="24"/>
              </w:rPr>
              <w:t>701231779761</w:t>
            </w:r>
          </w:p>
        </w:tc>
      </w:tr>
      <w:tr w:rsidR="00CC5813" w:rsidTr="00DD68A6">
        <w:tc>
          <w:tcPr>
            <w:tcW w:w="1838" w:type="dxa"/>
            <w:shd w:val="clear" w:color="auto" w:fill="A6A6A6" w:themeFill="background1" w:themeFillShade="A6"/>
            <w:vAlign w:val="center"/>
          </w:tcPr>
          <w:p w:rsidR="00CC5813" w:rsidRDefault="00CC5813" w:rsidP="00DD68A6">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CC5813" w:rsidRDefault="00CC5813" w:rsidP="00DD68A6">
            <w:pPr>
              <w:ind w:firstLine="210"/>
              <w:jc w:val="center"/>
              <w:rPr>
                <w:rFonts w:ascii="宋体" w:hAnsi="宋体"/>
                <w:bCs/>
                <w:szCs w:val="21"/>
              </w:rPr>
            </w:pPr>
          </w:p>
        </w:tc>
        <w:tc>
          <w:tcPr>
            <w:tcW w:w="2762" w:type="dxa"/>
            <w:gridSpan w:val="2"/>
            <w:shd w:val="clear" w:color="auto" w:fill="A6A6A6" w:themeFill="background1" w:themeFillShade="A6"/>
          </w:tcPr>
          <w:p w:rsidR="00CC5813" w:rsidRDefault="00CC5813" w:rsidP="00DD68A6">
            <w:pPr>
              <w:ind w:firstLine="210"/>
              <w:jc w:val="center"/>
              <w:rPr>
                <w:rFonts w:ascii="宋体" w:hAnsi="宋体"/>
                <w:bCs/>
                <w:szCs w:val="21"/>
              </w:rPr>
            </w:pPr>
          </w:p>
        </w:tc>
        <w:tc>
          <w:tcPr>
            <w:tcW w:w="1847" w:type="dxa"/>
            <w:shd w:val="clear" w:color="auto" w:fill="A6A6A6" w:themeFill="background1" w:themeFillShade="A6"/>
          </w:tcPr>
          <w:p w:rsidR="00CC5813" w:rsidRDefault="00CC5813" w:rsidP="00DD68A6">
            <w:pPr>
              <w:ind w:firstLine="210"/>
              <w:jc w:val="center"/>
              <w:rPr>
                <w:rFonts w:ascii="宋体" w:hAnsi="宋体"/>
                <w:bCs/>
                <w:szCs w:val="21"/>
              </w:rPr>
            </w:pPr>
          </w:p>
        </w:tc>
      </w:tr>
      <w:tr w:rsidR="00CC5813" w:rsidRPr="00F64465" w:rsidTr="00DD68A6">
        <w:tc>
          <w:tcPr>
            <w:tcW w:w="1838" w:type="dxa"/>
            <w:shd w:val="clear" w:color="auto" w:fill="FFFFFF" w:themeFill="background1"/>
            <w:vAlign w:val="center"/>
          </w:tcPr>
          <w:p w:rsidR="00CC5813" w:rsidRPr="00DC31F1" w:rsidRDefault="00E733EA" w:rsidP="00DD68A6">
            <w:pPr>
              <w:widowControl/>
              <w:jc w:val="center"/>
              <w:rPr>
                <w:rFonts w:ascii="Consolas" w:hAnsi="Consolas" w:cs="Consolas"/>
              </w:rPr>
            </w:pPr>
            <w:r w:rsidRPr="00DC31F1">
              <w:rPr>
                <w:rFonts w:ascii="Consolas" w:hAnsi="Consolas"/>
                <w:color w:val="000000"/>
              </w:rPr>
              <w:t>EBusinessID</w:t>
            </w:r>
          </w:p>
        </w:tc>
        <w:tc>
          <w:tcPr>
            <w:tcW w:w="2620" w:type="dxa"/>
            <w:shd w:val="clear" w:color="auto" w:fill="FFFFFF" w:themeFill="background1"/>
          </w:tcPr>
          <w:p w:rsidR="00CC5813" w:rsidRPr="00F64465" w:rsidRDefault="00E733EA" w:rsidP="00DD68A6">
            <w:pPr>
              <w:pStyle w:val="a8"/>
              <w:jc w:val="center"/>
              <w:rPr>
                <w:rFonts w:cs="Arial"/>
              </w:rPr>
            </w:pPr>
            <w:r>
              <w:rPr>
                <w:rFonts w:ascii="Consolas" w:hAnsi="Consolas" w:cs="Consolas" w:hint="eastAsia"/>
                <w:bCs/>
              </w:rPr>
              <w:t>订单号</w:t>
            </w:r>
          </w:p>
        </w:tc>
        <w:tc>
          <w:tcPr>
            <w:tcW w:w="2762" w:type="dxa"/>
            <w:gridSpan w:val="2"/>
            <w:shd w:val="clear" w:color="auto" w:fill="FFFFFF" w:themeFill="background1"/>
            <w:vAlign w:val="center"/>
          </w:tcPr>
          <w:p w:rsidR="00CC5813" w:rsidRPr="00F64465" w:rsidRDefault="00CC5813" w:rsidP="00DD68A6">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CC5813" w:rsidRPr="00F64465" w:rsidRDefault="00CC5813" w:rsidP="00DD68A6">
            <w:pPr>
              <w:widowControl/>
              <w:jc w:val="center"/>
              <w:rPr>
                <w:rFonts w:ascii="Consolas" w:hAnsi="Consolas" w:cs="Consolas"/>
                <w:szCs w:val="21"/>
              </w:rPr>
            </w:pPr>
          </w:p>
        </w:tc>
      </w:tr>
      <w:tr w:rsidR="00CC5813" w:rsidRPr="00F64465" w:rsidTr="00DD68A6">
        <w:tc>
          <w:tcPr>
            <w:tcW w:w="1838" w:type="dxa"/>
            <w:shd w:val="clear" w:color="auto" w:fill="FFFFFF" w:themeFill="background1"/>
            <w:vAlign w:val="center"/>
          </w:tcPr>
          <w:p w:rsidR="00CC5813" w:rsidRPr="00DC31F1" w:rsidRDefault="00E733EA" w:rsidP="00DD68A6">
            <w:pPr>
              <w:widowControl/>
              <w:jc w:val="center"/>
              <w:rPr>
                <w:rFonts w:ascii="Consolas" w:hAnsi="Consolas" w:cs="Consolas"/>
              </w:rPr>
            </w:pPr>
            <w:r w:rsidRPr="00DC31F1">
              <w:rPr>
                <w:rFonts w:ascii="Consolas" w:hAnsi="Consolas" w:cs="Consolas"/>
              </w:rPr>
              <w:t>ShipperCode</w:t>
            </w:r>
          </w:p>
        </w:tc>
        <w:tc>
          <w:tcPr>
            <w:tcW w:w="2620" w:type="dxa"/>
            <w:shd w:val="clear" w:color="auto" w:fill="FFFFFF" w:themeFill="background1"/>
          </w:tcPr>
          <w:p w:rsidR="00CC5813" w:rsidRPr="00F64465" w:rsidRDefault="00E733EA" w:rsidP="00DD68A6">
            <w:pPr>
              <w:pStyle w:val="a8"/>
              <w:jc w:val="center"/>
              <w:rPr>
                <w:rFonts w:cs="Arial"/>
              </w:rPr>
            </w:pPr>
            <w:r>
              <w:rPr>
                <w:rFonts w:cs="Arial" w:hint="eastAsia"/>
              </w:rPr>
              <w:t>快递公司编码</w:t>
            </w:r>
          </w:p>
        </w:tc>
        <w:tc>
          <w:tcPr>
            <w:tcW w:w="2762" w:type="dxa"/>
            <w:gridSpan w:val="2"/>
            <w:shd w:val="clear" w:color="auto" w:fill="FFFFFF" w:themeFill="background1"/>
            <w:vAlign w:val="center"/>
          </w:tcPr>
          <w:p w:rsidR="00CC5813" w:rsidRPr="00F64465" w:rsidRDefault="00CC5813" w:rsidP="00DD68A6">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CC5813" w:rsidRPr="00F64465" w:rsidRDefault="00CC5813" w:rsidP="00DD68A6">
            <w:pPr>
              <w:widowControl/>
              <w:jc w:val="center"/>
              <w:rPr>
                <w:rFonts w:ascii="Consolas" w:hAnsi="Consolas" w:cs="Consolas"/>
                <w:szCs w:val="21"/>
              </w:rPr>
            </w:pPr>
          </w:p>
        </w:tc>
      </w:tr>
      <w:tr w:rsidR="00CC5813" w:rsidRPr="00F64465" w:rsidTr="00DD68A6">
        <w:tc>
          <w:tcPr>
            <w:tcW w:w="1838" w:type="dxa"/>
            <w:shd w:val="clear" w:color="auto" w:fill="FFFFFF" w:themeFill="background1"/>
            <w:vAlign w:val="center"/>
          </w:tcPr>
          <w:p w:rsidR="00CC5813" w:rsidRPr="00DC31F1" w:rsidRDefault="00E733EA" w:rsidP="00DD68A6">
            <w:pPr>
              <w:jc w:val="center"/>
              <w:rPr>
                <w:rFonts w:ascii="Consolas" w:hAnsi="Consolas" w:cs="Consolas"/>
              </w:rPr>
            </w:pPr>
            <w:r w:rsidRPr="00DC31F1">
              <w:rPr>
                <w:rFonts w:ascii="Consolas" w:hAnsi="Consolas"/>
                <w:color w:val="000000"/>
              </w:rPr>
              <w:t>Success</w:t>
            </w:r>
          </w:p>
        </w:tc>
        <w:tc>
          <w:tcPr>
            <w:tcW w:w="2620" w:type="dxa"/>
            <w:shd w:val="clear" w:color="auto" w:fill="FFFFFF" w:themeFill="background1"/>
            <w:vAlign w:val="center"/>
          </w:tcPr>
          <w:p w:rsidR="00CC5813" w:rsidRDefault="00E733EA" w:rsidP="00DD68A6">
            <w:pPr>
              <w:jc w:val="center"/>
              <w:rPr>
                <w:rFonts w:ascii="宋体" w:hAnsi="宋体"/>
                <w:bCs/>
                <w:szCs w:val="21"/>
              </w:rPr>
            </w:pPr>
            <w:r>
              <w:rPr>
                <w:rFonts w:ascii="宋体" w:hAnsi="宋体" w:hint="eastAsia"/>
                <w:bCs/>
                <w:szCs w:val="21"/>
              </w:rPr>
              <w:t>成功状态</w:t>
            </w:r>
          </w:p>
        </w:tc>
        <w:tc>
          <w:tcPr>
            <w:tcW w:w="2762" w:type="dxa"/>
            <w:gridSpan w:val="2"/>
            <w:shd w:val="clear" w:color="auto" w:fill="FFFFFF" w:themeFill="background1"/>
            <w:vAlign w:val="center"/>
          </w:tcPr>
          <w:p w:rsidR="00CC5813" w:rsidRPr="00FE77C3" w:rsidRDefault="00CC5813" w:rsidP="00DD68A6">
            <w:pPr>
              <w:jc w:val="left"/>
              <w:rPr>
                <w:rFonts w:ascii="微软雅黑" w:eastAsia="微软雅黑" w:hAnsi="微软雅黑"/>
                <w:color w:val="333333"/>
              </w:rPr>
            </w:pPr>
          </w:p>
        </w:tc>
        <w:tc>
          <w:tcPr>
            <w:tcW w:w="1847" w:type="dxa"/>
            <w:shd w:val="clear" w:color="auto" w:fill="FFFFFF" w:themeFill="background1"/>
            <w:vAlign w:val="center"/>
          </w:tcPr>
          <w:p w:rsidR="00CC5813" w:rsidRDefault="00CC5813" w:rsidP="00DD68A6">
            <w:pPr>
              <w:jc w:val="center"/>
              <w:rPr>
                <w:bCs/>
                <w:szCs w:val="21"/>
              </w:rPr>
            </w:pPr>
          </w:p>
        </w:tc>
      </w:tr>
      <w:tr w:rsidR="00CC5813" w:rsidRPr="00F64465" w:rsidTr="00DD68A6">
        <w:tc>
          <w:tcPr>
            <w:tcW w:w="1838" w:type="dxa"/>
            <w:shd w:val="clear" w:color="auto" w:fill="FFFFFF" w:themeFill="background1"/>
            <w:vAlign w:val="center"/>
          </w:tcPr>
          <w:p w:rsidR="00CC5813" w:rsidRPr="00DC31F1" w:rsidRDefault="00E733EA" w:rsidP="00DD68A6">
            <w:pPr>
              <w:jc w:val="center"/>
              <w:rPr>
                <w:rFonts w:ascii="Consolas" w:hAnsi="Consolas" w:cs="Consolas"/>
              </w:rPr>
            </w:pPr>
            <w:r w:rsidRPr="00DC31F1">
              <w:rPr>
                <w:rFonts w:ascii="Consolas" w:hAnsi="Consolas"/>
                <w:color w:val="000000"/>
              </w:rPr>
              <w:t>Reason</w:t>
            </w:r>
          </w:p>
        </w:tc>
        <w:tc>
          <w:tcPr>
            <w:tcW w:w="2620" w:type="dxa"/>
            <w:shd w:val="clear" w:color="auto" w:fill="FFFFFF" w:themeFill="background1"/>
            <w:vAlign w:val="center"/>
          </w:tcPr>
          <w:p w:rsidR="00CC5813" w:rsidRDefault="00E733EA" w:rsidP="00DD68A6">
            <w:pPr>
              <w:jc w:val="center"/>
              <w:rPr>
                <w:rFonts w:ascii="宋体" w:hAnsi="宋体"/>
                <w:bCs/>
                <w:szCs w:val="21"/>
              </w:rPr>
            </w:pPr>
            <w:r>
              <w:rPr>
                <w:rFonts w:ascii="宋体" w:hAnsi="宋体" w:hint="eastAsia"/>
                <w:bCs/>
                <w:szCs w:val="21"/>
              </w:rPr>
              <w:t>描述</w:t>
            </w:r>
          </w:p>
        </w:tc>
        <w:tc>
          <w:tcPr>
            <w:tcW w:w="2762" w:type="dxa"/>
            <w:gridSpan w:val="2"/>
            <w:shd w:val="clear" w:color="auto" w:fill="FFFFFF" w:themeFill="background1"/>
            <w:vAlign w:val="center"/>
          </w:tcPr>
          <w:p w:rsidR="00CC5813" w:rsidRPr="00FE77C3" w:rsidRDefault="00CC5813" w:rsidP="00DD68A6">
            <w:pPr>
              <w:jc w:val="left"/>
              <w:rPr>
                <w:rFonts w:ascii="微软雅黑" w:eastAsia="微软雅黑" w:hAnsi="微软雅黑"/>
                <w:color w:val="333333"/>
              </w:rPr>
            </w:pPr>
          </w:p>
        </w:tc>
        <w:tc>
          <w:tcPr>
            <w:tcW w:w="1847" w:type="dxa"/>
            <w:shd w:val="clear" w:color="auto" w:fill="FFFFFF" w:themeFill="background1"/>
            <w:vAlign w:val="center"/>
          </w:tcPr>
          <w:p w:rsidR="00CC5813" w:rsidRDefault="00CC5813" w:rsidP="00DD68A6">
            <w:pPr>
              <w:jc w:val="center"/>
              <w:rPr>
                <w:bCs/>
                <w:szCs w:val="21"/>
              </w:rPr>
            </w:pPr>
          </w:p>
        </w:tc>
      </w:tr>
      <w:tr w:rsidR="00E733EA" w:rsidRPr="00F64465" w:rsidTr="00DD68A6">
        <w:tc>
          <w:tcPr>
            <w:tcW w:w="1838" w:type="dxa"/>
            <w:shd w:val="clear" w:color="auto" w:fill="FFFFFF" w:themeFill="background1"/>
            <w:vAlign w:val="center"/>
          </w:tcPr>
          <w:p w:rsidR="00E733EA" w:rsidRPr="00DC31F1" w:rsidRDefault="00E733EA" w:rsidP="00DD68A6">
            <w:pPr>
              <w:jc w:val="center"/>
              <w:rPr>
                <w:rFonts w:ascii="Consolas" w:hAnsi="Consolas" w:cs="Consolas"/>
              </w:rPr>
            </w:pPr>
            <w:r w:rsidRPr="00DC31F1">
              <w:rPr>
                <w:rFonts w:ascii="Consolas" w:hAnsi="Consolas"/>
                <w:color w:val="000000"/>
              </w:rPr>
              <w:t>LogisticCode</w:t>
            </w:r>
          </w:p>
        </w:tc>
        <w:tc>
          <w:tcPr>
            <w:tcW w:w="2620" w:type="dxa"/>
            <w:shd w:val="clear" w:color="auto" w:fill="FFFFFF" w:themeFill="background1"/>
            <w:vAlign w:val="center"/>
          </w:tcPr>
          <w:p w:rsidR="00E733EA" w:rsidRDefault="00E733EA" w:rsidP="00DD68A6">
            <w:pPr>
              <w:jc w:val="center"/>
              <w:rPr>
                <w:rFonts w:ascii="宋体" w:hAnsi="宋体"/>
                <w:bCs/>
                <w:szCs w:val="21"/>
              </w:rPr>
            </w:pPr>
            <w:r>
              <w:rPr>
                <w:rFonts w:ascii="宋体" w:hAnsi="宋体" w:hint="eastAsia"/>
                <w:bCs/>
                <w:szCs w:val="21"/>
              </w:rPr>
              <w:t>快递单号</w:t>
            </w:r>
          </w:p>
        </w:tc>
        <w:tc>
          <w:tcPr>
            <w:tcW w:w="2762" w:type="dxa"/>
            <w:gridSpan w:val="2"/>
            <w:shd w:val="clear" w:color="auto" w:fill="FFFFFF" w:themeFill="background1"/>
            <w:vAlign w:val="center"/>
          </w:tcPr>
          <w:p w:rsidR="00E733EA" w:rsidRPr="00FE77C3" w:rsidRDefault="00E733EA" w:rsidP="00DD68A6">
            <w:pPr>
              <w:jc w:val="left"/>
              <w:rPr>
                <w:rFonts w:ascii="微软雅黑" w:eastAsia="微软雅黑" w:hAnsi="微软雅黑"/>
                <w:color w:val="333333"/>
              </w:rPr>
            </w:pPr>
          </w:p>
        </w:tc>
        <w:tc>
          <w:tcPr>
            <w:tcW w:w="1847" w:type="dxa"/>
            <w:shd w:val="clear" w:color="auto" w:fill="FFFFFF" w:themeFill="background1"/>
            <w:vAlign w:val="center"/>
          </w:tcPr>
          <w:p w:rsidR="00E733EA" w:rsidRDefault="00E733EA" w:rsidP="00DD68A6">
            <w:pPr>
              <w:jc w:val="center"/>
              <w:rPr>
                <w:bCs/>
                <w:szCs w:val="21"/>
              </w:rPr>
            </w:pPr>
          </w:p>
        </w:tc>
      </w:tr>
      <w:tr w:rsidR="00E733EA" w:rsidRPr="00F64465" w:rsidTr="00DD68A6">
        <w:tc>
          <w:tcPr>
            <w:tcW w:w="1838" w:type="dxa"/>
            <w:shd w:val="clear" w:color="auto" w:fill="FFFFFF" w:themeFill="background1"/>
            <w:vAlign w:val="center"/>
          </w:tcPr>
          <w:p w:rsidR="00E733EA" w:rsidRPr="00DC31F1" w:rsidRDefault="00E733EA" w:rsidP="00DD68A6">
            <w:pPr>
              <w:jc w:val="center"/>
              <w:rPr>
                <w:rFonts w:ascii="Consolas" w:hAnsi="Consolas" w:cs="Consolas"/>
              </w:rPr>
            </w:pPr>
            <w:r w:rsidRPr="00DC31F1">
              <w:rPr>
                <w:rFonts w:ascii="Consolas" w:hAnsi="Consolas"/>
                <w:color w:val="000000"/>
              </w:rPr>
              <w:t>State</w:t>
            </w:r>
          </w:p>
        </w:tc>
        <w:tc>
          <w:tcPr>
            <w:tcW w:w="2620" w:type="dxa"/>
            <w:shd w:val="clear" w:color="auto" w:fill="FFFFFF" w:themeFill="background1"/>
            <w:vAlign w:val="center"/>
          </w:tcPr>
          <w:p w:rsidR="00E733EA" w:rsidRDefault="00E733EA" w:rsidP="00DD68A6">
            <w:pPr>
              <w:jc w:val="center"/>
              <w:rPr>
                <w:rFonts w:ascii="宋体" w:hAnsi="宋体"/>
                <w:bCs/>
                <w:szCs w:val="21"/>
              </w:rPr>
            </w:pPr>
            <w:r>
              <w:rPr>
                <w:rFonts w:ascii="宋体" w:hAnsi="宋体" w:hint="eastAsia"/>
                <w:bCs/>
                <w:szCs w:val="21"/>
              </w:rPr>
              <w:t>快递状态</w:t>
            </w:r>
          </w:p>
        </w:tc>
        <w:tc>
          <w:tcPr>
            <w:tcW w:w="2762" w:type="dxa"/>
            <w:gridSpan w:val="2"/>
            <w:shd w:val="clear" w:color="auto" w:fill="FFFFFF" w:themeFill="background1"/>
            <w:vAlign w:val="center"/>
          </w:tcPr>
          <w:p w:rsidR="00E733EA" w:rsidRPr="00FE77C3" w:rsidRDefault="00E733EA" w:rsidP="00DD68A6">
            <w:pPr>
              <w:jc w:val="left"/>
              <w:rPr>
                <w:rFonts w:ascii="微软雅黑" w:eastAsia="微软雅黑" w:hAnsi="微软雅黑"/>
                <w:color w:val="333333"/>
              </w:rPr>
            </w:pPr>
          </w:p>
        </w:tc>
        <w:tc>
          <w:tcPr>
            <w:tcW w:w="1847" w:type="dxa"/>
            <w:shd w:val="clear" w:color="auto" w:fill="FFFFFF" w:themeFill="background1"/>
            <w:vAlign w:val="center"/>
          </w:tcPr>
          <w:p w:rsidR="00E733EA" w:rsidRDefault="00E733EA" w:rsidP="00DD68A6">
            <w:pPr>
              <w:jc w:val="center"/>
              <w:rPr>
                <w:bCs/>
                <w:szCs w:val="21"/>
              </w:rPr>
            </w:pPr>
          </w:p>
        </w:tc>
      </w:tr>
      <w:tr w:rsidR="00E733EA" w:rsidRPr="00F64465" w:rsidTr="00DD68A6">
        <w:tc>
          <w:tcPr>
            <w:tcW w:w="1838" w:type="dxa"/>
            <w:vMerge w:val="restart"/>
            <w:shd w:val="clear" w:color="auto" w:fill="FFFFFF" w:themeFill="background1"/>
            <w:vAlign w:val="center"/>
          </w:tcPr>
          <w:p w:rsidR="00E733EA" w:rsidRPr="00193822" w:rsidRDefault="00E733EA" w:rsidP="00DD68A6">
            <w:pPr>
              <w:jc w:val="center"/>
              <w:rPr>
                <w:rFonts w:ascii="Consolas" w:hAnsi="Consolas" w:cs="Consolas"/>
                <w:szCs w:val="21"/>
              </w:rPr>
            </w:pPr>
            <w:r w:rsidRPr="00E733EA">
              <w:rPr>
                <w:rFonts w:ascii="Consolas" w:hAnsi="Consolas" w:cs="Consolas"/>
                <w:szCs w:val="21"/>
              </w:rPr>
              <w:t>Traces</w:t>
            </w:r>
          </w:p>
        </w:tc>
        <w:tc>
          <w:tcPr>
            <w:tcW w:w="2620" w:type="dxa"/>
            <w:shd w:val="clear" w:color="auto" w:fill="FFFFFF" w:themeFill="background1"/>
            <w:vAlign w:val="center"/>
          </w:tcPr>
          <w:p w:rsidR="00E733EA" w:rsidRDefault="00E733EA" w:rsidP="00DD68A6">
            <w:pPr>
              <w:jc w:val="center"/>
              <w:rPr>
                <w:rFonts w:ascii="宋体" w:hAnsi="宋体"/>
                <w:bCs/>
                <w:szCs w:val="21"/>
              </w:rPr>
            </w:pPr>
            <w:r w:rsidRPr="00E733EA">
              <w:rPr>
                <w:rFonts w:ascii="宋体" w:hAnsi="宋体"/>
                <w:bCs/>
                <w:szCs w:val="21"/>
              </w:rPr>
              <w:t>AcceptTime</w:t>
            </w:r>
          </w:p>
        </w:tc>
        <w:tc>
          <w:tcPr>
            <w:tcW w:w="2762" w:type="dxa"/>
            <w:gridSpan w:val="2"/>
            <w:shd w:val="clear" w:color="auto" w:fill="FFFFFF" w:themeFill="background1"/>
            <w:vAlign w:val="center"/>
          </w:tcPr>
          <w:p w:rsidR="00E733EA" w:rsidRPr="00FE77C3" w:rsidRDefault="00E733EA" w:rsidP="00DD68A6">
            <w:pPr>
              <w:jc w:val="left"/>
              <w:rPr>
                <w:rFonts w:ascii="微软雅黑" w:eastAsia="微软雅黑" w:hAnsi="微软雅黑"/>
                <w:color w:val="333333"/>
              </w:rPr>
            </w:pPr>
            <w:r>
              <w:rPr>
                <w:rFonts w:ascii="微软雅黑" w:eastAsia="微软雅黑" w:hAnsi="微软雅黑" w:hint="eastAsia"/>
                <w:color w:val="333333"/>
              </w:rPr>
              <w:t>接收时间</w:t>
            </w:r>
          </w:p>
        </w:tc>
        <w:tc>
          <w:tcPr>
            <w:tcW w:w="1847" w:type="dxa"/>
            <w:shd w:val="clear" w:color="auto" w:fill="FFFFFF" w:themeFill="background1"/>
            <w:vAlign w:val="center"/>
          </w:tcPr>
          <w:p w:rsidR="00E733EA" w:rsidRDefault="00E733EA" w:rsidP="00DD68A6">
            <w:pPr>
              <w:jc w:val="center"/>
              <w:rPr>
                <w:bCs/>
                <w:szCs w:val="21"/>
              </w:rPr>
            </w:pPr>
          </w:p>
        </w:tc>
      </w:tr>
      <w:tr w:rsidR="00E733EA" w:rsidRPr="00F64465" w:rsidTr="00E733EA">
        <w:trPr>
          <w:trHeight w:val="73"/>
        </w:trPr>
        <w:tc>
          <w:tcPr>
            <w:tcW w:w="1838" w:type="dxa"/>
            <w:vMerge/>
            <w:shd w:val="clear" w:color="auto" w:fill="FFFFFF" w:themeFill="background1"/>
            <w:vAlign w:val="center"/>
          </w:tcPr>
          <w:p w:rsidR="00E733EA" w:rsidRPr="00193822" w:rsidRDefault="00E733EA" w:rsidP="00DD68A6">
            <w:pPr>
              <w:jc w:val="center"/>
              <w:rPr>
                <w:rFonts w:ascii="Consolas" w:hAnsi="Consolas" w:cs="Consolas"/>
                <w:szCs w:val="21"/>
              </w:rPr>
            </w:pPr>
          </w:p>
        </w:tc>
        <w:tc>
          <w:tcPr>
            <w:tcW w:w="2620" w:type="dxa"/>
            <w:shd w:val="clear" w:color="auto" w:fill="FFFFFF" w:themeFill="background1"/>
            <w:vAlign w:val="center"/>
          </w:tcPr>
          <w:p w:rsidR="00E733EA" w:rsidRDefault="00E733EA" w:rsidP="00DD68A6">
            <w:pPr>
              <w:jc w:val="center"/>
              <w:rPr>
                <w:rFonts w:ascii="宋体" w:hAnsi="宋体"/>
                <w:bCs/>
                <w:szCs w:val="21"/>
              </w:rPr>
            </w:pPr>
            <w:r w:rsidRPr="00E733EA">
              <w:rPr>
                <w:rFonts w:ascii="宋体" w:hAnsi="宋体"/>
                <w:bCs/>
                <w:szCs w:val="21"/>
              </w:rPr>
              <w:t>AcceptStation</w:t>
            </w:r>
          </w:p>
        </w:tc>
        <w:tc>
          <w:tcPr>
            <w:tcW w:w="2762" w:type="dxa"/>
            <w:gridSpan w:val="2"/>
            <w:shd w:val="clear" w:color="auto" w:fill="FFFFFF" w:themeFill="background1"/>
            <w:vAlign w:val="center"/>
          </w:tcPr>
          <w:p w:rsidR="00E733EA" w:rsidRPr="00FE77C3" w:rsidRDefault="00E733EA" w:rsidP="00DD68A6">
            <w:pPr>
              <w:jc w:val="left"/>
              <w:rPr>
                <w:rFonts w:ascii="微软雅黑" w:eastAsia="微软雅黑" w:hAnsi="微软雅黑"/>
                <w:color w:val="333333"/>
              </w:rPr>
            </w:pPr>
            <w:r>
              <w:rPr>
                <w:rFonts w:ascii="微软雅黑" w:eastAsia="微软雅黑" w:hAnsi="微软雅黑" w:hint="eastAsia"/>
                <w:color w:val="333333"/>
              </w:rPr>
              <w:t>快递详细信息</w:t>
            </w:r>
          </w:p>
        </w:tc>
        <w:tc>
          <w:tcPr>
            <w:tcW w:w="1847" w:type="dxa"/>
            <w:shd w:val="clear" w:color="auto" w:fill="FFFFFF" w:themeFill="background1"/>
            <w:vAlign w:val="center"/>
          </w:tcPr>
          <w:p w:rsidR="00E733EA" w:rsidRDefault="00E733EA" w:rsidP="00DD68A6">
            <w:pPr>
              <w:jc w:val="center"/>
              <w:rPr>
                <w:bCs/>
                <w:szCs w:val="21"/>
              </w:rPr>
            </w:pPr>
          </w:p>
        </w:tc>
      </w:tr>
      <w:tr w:rsidR="00CC5813" w:rsidTr="00DD68A6">
        <w:tc>
          <w:tcPr>
            <w:tcW w:w="1838" w:type="dxa"/>
            <w:shd w:val="clear" w:color="auto" w:fill="A6A6A6" w:themeFill="background1" w:themeFillShade="A6"/>
            <w:vAlign w:val="center"/>
          </w:tcPr>
          <w:p w:rsidR="00CC5813" w:rsidRDefault="00CC5813" w:rsidP="00DD68A6">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\"EBusinessID\": \"1272671\",</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\"ShipperCode\": \"ZTO\",</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\"Success\": true,</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\"LogisticCode\": \"701231779761\",</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\"State\": \"3\",</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\"Traces\": [</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lastRenderedPageBreak/>
              <w:t xml:space="preserve">        {</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\"AcceptTime\": \"2017-03-0419: 45: 33\",</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\"AcceptStation\": \"[</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hint="eastAsia"/>
                <w:bCs/>
                <w:color w:val="5B9BD5" w:themeColor="accent1"/>
                <w:sz w:val="24"/>
                <w:szCs w:val="24"/>
              </w:rPr>
              <w:t xml:space="preserve">                </w:t>
            </w:r>
            <w:r w:rsidRPr="006F11E8">
              <w:rPr>
                <w:rFonts w:ascii="Consolas" w:hAnsi="Consolas" w:cs="Consolas" w:hint="eastAsia"/>
                <w:bCs/>
                <w:color w:val="5B9BD5" w:themeColor="accent1"/>
                <w:sz w:val="24"/>
                <w:szCs w:val="24"/>
              </w:rPr>
              <w:t>北京市</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hint="eastAsia"/>
                <w:bCs/>
                <w:color w:val="5B9BD5" w:themeColor="accent1"/>
                <w:sz w:val="24"/>
                <w:szCs w:val="24"/>
              </w:rPr>
              <w:t xml:space="preserve">                </w:t>
            </w:r>
            <w:r w:rsidRPr="006F11E8">
              <w:rPr>
                <w:rFonts w:ascii="Consolas" w:hAnsi="Consolas" w:cs="Consolas" w:hint="eastAsia"/>
                <w:bCs/>
                <w:color w:val="5B9BD5" w:themeColor="accent1"/>
                <w:sz w:val="24"/>
                <w:szCs w:val="24"/>
              </w:rPr>
              <w:t>天通苑</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hint="eastAsia"/>
                <w:bCs/>
                <w:color w:val="5B9BD5" w:themeColor="accent1"/>
                <w:sz w:val="24"/>
                <w:szCs w:val="24"/>
              </w:rPr>
              <w:t xml:space="preserve">            ]</w:t>
            </w:r>
            <w:r w:rsidRPr="006F11E8">
              <w:rPr>
                <w:rFonts w:ascii="Consolas" w:hAnsi="Consolas" w:cs="Consolas" w:hint="eastAsia"/>
                <w:bCs/>
                <w:color w:val="5B9BD5" w:themeColor="accent1"/>
                <w:sz w:val="24"/>
                <w:szCs w:val="24"/>
              </w:rPr>
              <w:t>的赵强已收件电话</w:t>
            </w:r>
            <w:r w:rsidRPr="006F11E8">
              <w:rPr>
                <w:rFonts w:ascii="Consolas" w:hAnsi="Consolas" w:cs="Consolas" w:hint="eastAsia"/>
                <w:bCs/>
                <w:color w:val="5B9BD5" w:themeColor="accent1"/>
                <w:sz w:val="24"/>
                <w:szCs w:val="24"/>
              </w:rPr>
              <w:t>: 18001223191\"</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\"AcceptTime\": \"2017-03-0420: 00: 03\",</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\"AcceptStation\": \"[</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hint="eastAsia"/>
                <w:bCs/>
                <w:color w:val="5B9BD5" w:themeColor="accent1"/>
                <w:sz w:val="24"/>
                <w:szCs w:val="24"/>
              </w:rPr>
              <w:t xml:space="preserve">                </w:t>
            </w:r>
            <w:r w:rsidRPr="006F11E8">
              <w:rPr>
                <w:rFonts w:ascii="Consolas" w:hAnsi="Consolas" w:cs="Consolas" w:hint="eastAsia"/>
                <w:bCs/>
                <w:color w:val="5B9BD5" w:themeColor="accent1"/>
                <w:sz w:val="24"/>
                <w:szCs w:val="24"/>
              </w:rPr>
              <w:t>北京市</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hint="eastAsia"/>
                <w:bCs/>
                <w:color w:val="5B9BD5" w:themeColor="accent1"/>
                <w:sz w:val="24"/>
                <w:szCs w:val="24"/>
              </w:rPr>
              <w:t xml:space="preserve">            ]</w:t>
            </w:r>
            <w:r w:rsidRPr="006F11E8">
              <w:rPr>
                <w:rFonts w:ascii="Consolas" w:hAnsi="Consolas" w:cs="Consolas" w:hint="eastAsia"/>
                <w:bCs/>
                <w:color w:val="5B9BD5" w:themeColor="accent1"/>
                <w:sz w:val="24"/>
                <w:szCs w:val="24"/>
              </w:rPr>
              <w:t>快件离开</w:t>
            </w:r>
            <w:r w:rsidRPr="006F11E8">
              <w:rPr>
                <w:rFonts w:ascii="Consolas" w:hAnsi="Consolas" w:cs="Consolas" w:hint="eastAsia"/>
                <w:bCs/>
                <w:color w:val="5B9BD5" w:themeColor="accent1"/>
                <w:sz w:val="24"/>
                <w:szCs w:val="24"/>
              </w:rPr>
              <w:t>[</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hint="eastAsia"/>
                <w:bCs/>
                <w:color w:val="5B9BD5" w:themeColor="accent1"/>
                <w:sz w:val="24"/>
                <w:szCs w:val="24"/>
              </w:rPr>
              <w:t xml:space="preserve">                </w:t>
            </w:r>
            <w:r w:rsidRPr="006F11E8">
              <w:rPr>
                <w:rFonts w:ascii="Consolas" w:hAnsi="Consolas" w:cs="Consolas" w:hint="eastAsia"/>
                <w:bCs/>
                <w:color w:val="5B9BD5" w:themeColor="accent1"/>
                <w:sz w:val="24"/>
                <w:szCs w:val="24"/>
              </w:rPr>
              <w:t>天通苑</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hint="eastAsia"/>
                <w:bCs/>
                <w:color w:val="5B9BD5" w:themeColor="accent1"/>
                <w:sz w:val="24"/>
                <w:szCs w:val="24"/>
              </w:rPr>
              <w:t xml:space="preserve">            ]</w:t>
            </w:r>
            <w:r w:rsidRPr="006F11E8">
              <w:rPr>
                <w:rFonts w:ascii="Consolas" w:hAnsi="Consolas" w:cs="Consolas" w:hint="eastAsia"/>
                <w:bCs/>
                <w:color w:val="5B9BD5" w:themeColor="accent1"/>
                <w:sz w:val="24"/>
                <w:szCs w:val="24"/>
              </w:rPr>
              <w:t>已发往</w:t>
            </w:r>
            <w:r w:rsidRPr="006F11E8">
              <w:rPr>
                <w:rFonts w:ascii="Consolas" w:hAnsi="Consolas" w:cs="Consolas" w:hint="eastAsia"/>
                <w:bCs/>
                <w:color w:val="5B9BD5" w:themeColor="accent1"/>
                <w:sz w:val="24"/>
                <w:szCs w:val="24"/>
              </w:rPr>
              <w:t>[</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hint="eastAsia"/>
                <w:bCs/>
                <w:color w:val="5B9BD5" w:themeColor="accent1"/>
                <w:sz w:val="24"/>
                <w:szCs w:val="24"/>
              </w:rPr>
              <w:t xml:space="preserve">                </w:t>
            </w:r>
            <w:r w:rsidRPr="006F11E8">
              <w:rPr>
                <w:rFonts w:ascii="Consolas" w:hAnsi="Consolas" w:cs="Consolas" w:hint="eastAsia"/>
                <w:bCs/>
                <w:color w:val="5B9BD5" w:themeColor="accent1"/>
                <w:sz w:val="24"/>
                <w:szCs w:val="24"/>
              </w:rPr>
              <w:t>泉州中转部</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w:t>
            </w:r>
          </w:p>
          <w:p w:rsidR="006F11E8" w:rsidRPr="006F11E8" w:rsidRDefault="00665139" w:rsidP="00665139">
            <w:pPr>
              <w:jc w:val="left"/>
              <w:rPr>
                <w:rFonts w:ascii="Consolas" w:hAnsi="Consolas" w:cs="Consolas"/>
                <w:bCs/>
                <w:color w:val="5B9BD5" w:themeColor="accent1"/>
                <w:sz w:val="24"/>
                <w:szCs w:val="24"/>
              </w:rPr>
            </w:pPr>
            <w:r>
              <w:rPr>
                <w:rFonts w:ascii="Consolas" w:hAnsi="Consolas" w:cs="Consolas"/>
                <w:bCs/>
                <w:color w:val="5B9BD5" w:themeColor="accent1"/>
                <w:sz w:val="24"/>
                <w:szCs w:val="24"/>
              </w:rPr>
              <w:t xml:space="preserve">        }</w:t>
            </w:r>
            <w:r w:rsidR="006F11E8" w:rsidRPr="006F11E8">
              <w:rPr>
                <w:rFonts w:ascii="Consolas" w:hAnsi="Consolas" w:cs="Consolas"/>
                <w:bCs/>
                <w:color w:val="5B9BD5" w:themeColor="accent1"/>
                <w:sz w:val="24"/>
                <w:szCs w:val="24"/>
              </w:rPr>
              <w:t xml:space="preserve">     </w:t>
            </w:r>
          </w:p>
          <w:p w:rsidR="006F11E8" w:rsidRPr="006F11E8" w:rsidRDefault="006F11E8" w:rsidP="006F11E8">
            <w:pPr>
              <w:jc w:val="left"/>
              <w:rPr>
                <w:rFonts w:ascii="Consolas" w:hAnsi="Consolas" w:cs="Consolas"/>
                <w:bCs/>
                <w:color w:val="5B9BD5" w:themeColor="accent1"/>
                <w:sz w:val="24"/>
                <w:szCs w:val="24"/>
              </w:rPr>
            </w:pPr>
            <w:r w:rsidRPr="006F11E8">
              <w:rPr>
                <w:rFonts w:ascii="Consolas" w:hAnsi="Consolas" w:cs="Consolas"/>
                <w:bCs/>
                <w:color w:val="5B9BD5" w:themeColor="accent1"/>
                <w:sz w:val="24"/>
                <w:szCs w:val="24"/>
              </w:rPr>
              <w:t xml:space="preserve">    ]</w:t>
            </w:r>
          </w:p>
          <w:p w:rsidR="00CC5813" w:rsidRPr="009A7093" w:rsidRDefault="006F11E8" w:rsidP="006F11E8">
            <w:pPr>
              <w:jc w:val="left"/>
              <w:rPr>
                <w:rFonts w:ascii="Consolas" w:hAnsi="Consolas" w:cs="Consolas"/>
                <w:bCs/>
                <w:color w:val="5B9BD5" w:themeColor="accent1"/>
                <w:szCs w:val="21"/>
              </w:rPr>
            </w:pPr>
            <w:r w:rsidRPr="006F11E8">
              <w:rPr>
                <w:rFonts w:ascii="Consolas" w:hAnsi="Consolas" w:cs="Consolas"/>
                <w:bCs/>
                <w:color w:val="5B9BD5" w:themeColor="accent1"/>
                <w:sz w:val="24"/>
                <w:szCs w:val="24"/>
              </w:rPr>
              <w:t>}"</w:t>
            </w:r>
          </w:p>
        </w:tc>
      </w:tr>
    </w:tbl>
    <w:p w:rsidR="00CE1C30" w:rsidRPr="007A1AB3" w:rsidRDefault="00CE1C30" w:rsidP="00D803E8">
      <w:pPr>
        <w:pStyle w:val="5"/>
      </w:pPr>
      <w:r>
        <w:rPr>
          <w:rFonts w:hint="eastAsia"/>
        </w:rPr>
        <w:lastRenderedPageBreak/>
        <w:t>1.1.1.12</w:t>
      </w:r>
      <w:r>
        <w:rPr>
          <w:rFonts w:hint="eastAsia"/>
        </w:rPr>
        <w:t>我的捐赠</w:t>
      </w:r>
      <w:r>
        <w:rPr>
          <w:rFonts w:hint="eastAsia"/>
        </w:rPr>
        <w:t>-</w:t>
      </w:r>
      <w:r>
        <w:rPr>
          <w:rFonts w:hint="eastAsia"/>
        </w:rPr>
        <w:t>超时列表查询</w:t>
      </w:r>
    </w:p>
    <w:tbl>
      <w:tblPr>
        <w:tblStyle w:val="a7"/>
        <w:tblW w:w="9067" w:type="dxa"/>
        <w:tblLayout w:type="fixed"/>
        <w:tblLook w:val="04A0" w:firstRow="1" w:lastRow="0" w:firstColumn="1" w:lastColumn="0" w:noHBand="0" w:noVBand="1"/>
      </w:tblPr>
      <w:tblGrid>
        <w:gridCol w:w="1838"/>
        <w:gridCol w:w="2835"/>
        <w:gridCol w:w="2547"/>
        <w:gridCol w:w="1847"/>
      </w:tblGrid>
      <w:tr w:rsidR="00CE1C30" w:rsidTr="00CE1C30">
        <w:tc>
          <w:tcPr>
            <w:tcW w:w="1838" w:type="dxa"/>
            <w:vAlign w:val="center"/>
          </w:tcPr>
          <w:p w:rsidR="00CE1C30" w:rsidRDefault="00CE1C30" w:rsidP="00CE1C30">
            <w:pPr>
              <w:jc w:val="center"/>
              <w:rPr>
                <w:bCs/>
                <w:szCs w:val="21"/>
              </w:rPr>
            </w:pPr>
            <w:r>
              <w:rPr>
                <w:bCs/>
                <w:szCs w:val="21"/>
              </w:rPr>
              <w:t>接口标识：</w:t>
            </w:r>
          </w:p>
        </w:tc>
        <w:tc>
          <w:tcPr>
            <w:tcW w:w="2835" w:type="dxa"/>
            <w:vAlign w:val="center"/>
          </w:tcPr>
          <w:p w:rsidR="00CE1C30" w:rsidRPr="00B608D6" w:rsidRDefault="00CE1C30" w:rsidP="00CE1C30">
            <w:pPr>
              <w:jc w:val="center"/>
              <w:rPr>
                <w:rFonts w:asciiTheme="minorHAnsi" w:eastAsiaTheme="minorEastAsia" w:hAnsiTheme="minorHAnsi"/>
                <w:bCs/>
                <w:szCs w:val="21"/>
              </w:rPr>
            </w:pPr>
            <w:r w:rsidRPr="00B608D6">
              <w:rPr>
                <w:rFonts w:ascii="Consolas" w:eastAsiaTheme="minorEastAsia" w:hAnsi="Consolas" w:cs="Consolas"/>
              </w:rPr>
              <w:t>myDonateList</w:t>
            </w:r>
          </w:p>
        </w:tc>
        <w:tc>
          <w:tcPr>
            <w:tcW w:w="2547" w:type="dxa"/>
          </w:tcPr>
          <w:p w:rsidR="00CE1C30" w:rsidRDefault="00CE1C30" w:rsidP="00CE1C30">
            <w:pPr>
              <w:jc w:val="left"/>
            </w:pPr>
          </w:p>
        </w:tc>
        <w:tc>
          <w:tcPr>
            <w:tcW w:w="1847" w:type="dxa"/>
          </w:tcPr>
          <w:p w:rsidR="00CE1C30" w:rsidRDefault="00CE1C30" w:rsidP="00CE1C30">
            <w:pPr>
              <w:jc w:val="left"/>
            </w:pP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bCs/>
                <w:szCs w:val="21"/>
              </w:rPr>
              <w:t>参数</w:t>
            </w:r>
            <w:r>
              <w:rPr>
                <w:rFonts w:hint="eastAsia"/>
                <w:bCs/>
                <w:szCs w:val="21"/>
              </w:rPr>
              <w:t>marked</w:t>
            </w:r>
            <w:r>
              <w:rPr>
                <w:rFonts w:hint="eastAsia"/>
                <w:bCs/>
                <w:szCs w:val="21"/>
              </w:rPr>
              <w:t>：</w:t>
            </w:r>
          </w:p>
        </w:tc>
        <w:tc>
          <w:tcPr>
            <w:tcW w:w="2835" w:type="dxa"/>
            <w:vAlign w:val="center"/>
          </w:tcPr>
          <w:p w:rsidR="00CE1C30" w:rsidRPr="00B608D6" w:rsidRDefault="00CE1C30" w:rsidP="00CE1C30">
            <w:pPr>
              <w:jc w:val="center"/>
              <w:rPr>
                <w:bCs/>
                <w:szCs w:val="21"/>
              </w:rPr>
            </w:pPr>
            <w:r w:rsidRPr="00B608D6">
              <w:rPr>
                <w:rFonts w:ascii="Consolas" w:eastAsiaTheme="minorEastAsia" w:hAnsi="Consolas" w:cs="Consolas"/>
              </w:rPr>
              <w:t>myDonateList</w:t>
            </w:r>
          </w:p>
        </w:tc>
        <w:tc>
          <w:tcPr>
            <w:tcW w:w="2547" w:type="dxa"/>
          </w:tcPr>
          <w:p w:rsidR="00CE1C30" w:rsidRDefault="00CE1C30" w:rsidP="00CE1C30">
            <w:pPr>
              <w:jc w:val="center"/>
              <w:rPr>
                <w:bCs/>
                <w:szCs w:val="21"/>
              </w:rPr>
            </w:pPr>
          </w:p>
        </w:tc>
        <w:tc>
          <w:tcPr>
            <w:tcW w:w="1847" w:type="dxa"/>
          </w:tcPr>
          <w:p w:rsidR="00CE1C30" w:rsidRDefault="00CE1C30" w:rsidP="00CE1C30">
            <w:pPr>
              <w:jc w:val="center"/>
              <w:rPr>
                <w:bCs/>
                <w:szCs w:val="21"/>
              </w:rPr>
            </w:pP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bCs/>
                <w:szCs w:val="21"/>
              </w:rPr>
              <w:t>字段名</w:t>
            </w:r>
          </w:p>
        </w:tc>
        <w:tc>
          <w:tcPr>
            <w:tcW w:w="2835" w:type="dxa"/>
            <w:shd w:val="clear" w:color="auto" w:fill="A6A6A6" w:themeFill="background1" w:themeFillShade="A6"/>
            <w:vAlign w:val="center"/>
          </w:tcPr>
          <w:p w:rsidR="00CE1C30" w:rsidRDefault="00CE1C30" w:rsidP="00CE1C30">
            <w:pPr>
              <w:jc w:val="center"/>
              <w:rPr>
                <w:bCs/>
                <w:szCs w:val="21"/>
              </w:rPr>
            </w:pPr>
            <w:r>
              <w:rPr>
                <w:bCs/>
                <w:szCs w:val="21"/>
              </w:rPr>
              <w:t>说明</w:t>
            </w:r>
          </w:p>
        </w:tc>
        <w:tc>
          <w:tcPr>
            <w:tcW w:w="2547" w:type="dxa"/>
            <w:shd w:val="clear" w:color="auto" w:fill="A6A6A6" w:themeFill="background1" w:themeFillShade="A6"/>
          </w:tcPr>
          <w:p w:rsidR="00CE1C30" w:rsidRDefault="00CE1C30" w:rsidP="00CE1C30">
            <w:pPr>
              <w:jc w:val="center"/>
              <w:rPr>
                <w:bCs/>
                <w:szCs w:val="21"/>
              </w:rPr>
            </w:pPr>
            <w:r>
              <w:rPr>
                <w:bCs/>
                <w:szCs w:val="21"/>
              </w:rPr>
              <w:t>备注</w:t>
            </w:r>
          </w:p>
        </w:tc>
        <w:tc>
          <w:tcPr>
            <w:tcW w:w="1847" w:type="dxa"/>
            <w:shd w:val="clear" w:color="auto" w:fill="A6A6A6" w:themeFill="background1" w:themeFillShade="A6"/>
          </w:tcPr>
          <w:p w:rsidR="00CE1C30" w:rsidRDefault="00CE1C30" w:rsidP="00CE1C30">
            <w:pPr>
              <w:jc w:val="center"/>
              <w:rPr>
                <w:bCs/>
                <w:szCs w:val="21"/>
              </w:rPr>
            </w:pPr>
            <w:r>
              <w:rPr>
                <w:rFonts w:hint="eastAsia"/>
                <w:bCs/>
                <w:szCs w:val="21"/>
              </w:rPr>
              <w:t>是否必填项</w:t>
            </w:r>
          </w:p>
        </w:tc>
      </w:tr>
      <w:tr w:rsidR="00CE1C30" w:rsidTr="00CE1C30">
        <w:trPr>
          <w:trHeight w:val="413"/>
        </w:trPr>
        <w:tc>
          <w:tcPr>
            <w:tcW w:w="1838" w:type="dxa"/>
            <w:shd w:val="clear" w:color="auto" w:fill="auto"/>
            <w:vAlign w:val="center"/>
          </w:tcPr>
          <w:p w:rsidR="00CE1C30" w:rsidRPr="001112AF" w:rsidRDefault="00CE1C30" w:rsidP="00CE1C30">
            <w:pPr>
              <w:jc w:val="center"/>
            </w:pPr>
            <w:r>
              <w:rPr>
                <w:rFonts w:ascii="Consolas" w:eastAsiaTheme="minorEastAsia" w:hAnsi="Consolas" w:cs="Consolas"/>
              </w:rPr>
              <w:t>userId</w:t>
            </w:r>
          </w:p>
        </w:tc>
        <w:tc>
          <w:tcPr>
            <w:tcW w:w="2835" w:type="dxa"/>
            <w:shd w:val="clear" w:color="auto" w:fill="auto"/>
            <w:vAlign w:val="center"/>
          </w:tcPr>
          <w:p w:rsidR="00CE1C30" w:rsidRPr="001112AF" w:rsidRDefault="00CE1C30" w:rsidP="00CE1C30">
            <w:pPr>
              <w:jc w:val="center"/>
              <w:rPr>
                <w:bCs/>
                <w:szCs w:val="21"/>
              </w:rPr>
            </w:pPr>
            <w:r>
              <w:rPr>
                <w:rFonts w:hint="eastAsia"/>
                <w:bCs/>
                <w:szCs w:val="21"/>
              </w:rPr>
              <w:t>当前用户</w:t>
            </w:r>
            <w:r>
              <w:rPr>
                <w:rFonts w:hint="eastAsia"/>
                <w:bCs/>
                <w:szCs w:val="21"/>
              </w:rPr>
              <w:t>ID</w:t>
            </w:r>
          </w:p>
        </w:tc>
        <w:tc>
          <w:tcPr>
            <w:tcW w:w="2547" w:type="dxa"/>
            <w:shd w:val="clear" w:color="auto" w:fill="auto"/>
          </w:tcPr>
          <w:p w:rsidR="00CE1C30" w:rsidRDefault="00CE1C30" w:rsidP="00CE1C30">
            <w:pPr>
              <w:jc w:val="center"/>
              <w:rPr>
                <w:bCs/>
                <w:szCs w:val="21"/>
              </w:rPr>
            </w:pPr>
          </w:p>
        </w:tc>
        <w:tc>
          <w:tcPr>
            <w:tcW w:w="1847" w:type="dxa"/>
            <w:shd w:val="clear" w:color="auto" w:fill="auto"/>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Pr>
                <w:rFonts w:ascii="Consolas" w:eastAsiaTheme="minorEastAsia" w:hAnsi="Consolas" w:cs="Consolas"/>
              </w:rPr>
              <w:t>pageNow</w:t>
            </w:r>
          </w:p>
        </w:tc>
        <w:tc>
          <w:tcPr>
            <w:tcW w:w="2835" w:type="dxa"/>
          </w:tcPr>
          <w:p w:rsidR="00CE1C30" w:rsidRDefault="00CE1C30" w:rsidP="00CE1C30">
            <w:pPr>
              <w:ind w:firstLine="210"/>
              <w:jc w:val="center"/>
              <w:rPr>
                <w:rFonts w:ascii="宋体" w:hAnsi="宋体"/>
                <w:bCs/>
                <w:szCs w:val="21"/>
              </w:rPr>
            </w:pPr>
            <w:r>
              <w:rPr>
                <w:rFonts w:hint="eastAsia"/>
                <w:bCs/>
                <w:szCs w:val="21"/>
              </w:rPr>
              <w:t>当前页码</w:t>
            </w:r>
          </w:p>
        </w:tc>
        <w:tc>
          <w:tcPr>
            <w:tcW w:w="2547" w:type="dxa"/>
            <w:vAlign w:val="center"/>
          </w:tcPr>
          <w:p w:rsidR="00CE1C30" w:rsidRPr="0011442A" w:rsidRDefault="00CE1C30" w:rsidP="00CE1C30">
            <w:pPr>
              <w:jc w:val="left"/>
              <w:rPr>
                <w:rFonts w:asciiTheme="minorEastAsia" w:eastAsiaTheme="minorEastAsia" w:hAnsiTheme="minorEastAsia"/>
                <w:color w:val="333333"/>
              </w:rPr>
            </w:pPr>
            <w:r w:rsidRPr="0011442A">
              <w:rPr>
                <w:rFonts w:asciiTheme="minorEastAsia" w:eastAsiaTheme="minorEastAsia" w:hAnsiTheme="minorEastAsia" w:hint="eastAsia"/>
                <w:color w:val="333333"/>
              </w:rPr>
              <w:t>起始页码为1</w:t>
            </w: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0D2676" w:rsidRDefault="00CE1C30" w:rsidP="00CE1C30">
            <w:pPr>
              <w:jc w:val="center"/>
              <w:rPr>
                <w:rFonts w:ascii="Consolas" w:eastAsiaTheme="minorEastAsia" w:hAnsi="Consolas" w:cs="Consolas"/>
              </w:rPr>
            </w:pPr>
            <w:r>
              <w:rPr>
                <w:rFonts w:ascii="Consolas" w:eastAsiaTheme="minorEastAsia" w:hAnsi="Consolas" w:cs="Consolas"/>
              </w:rPr>
              <w:t>sort</w:t>
            </w:r>
          </w:p>
        </w:tc>
        <w:tc>
          <w:tcPr>
            <w:tcW w:w="2835" w:type="dxa"/>
          </w:tcPr>
          <w:p w:rsidR="00CE1C30" w:rsidRDefault="00CE1C30" w:rsidP="00CE1C30">
            <w:pPr>
              <w:ind w:firstLine="210"/>
              <w:jc w:val="center"/>
              <w:rPr>
                <w:rFonts w:ascii="宋体" w:hAnsi="宋体"/>
                <w:bCs/>
                <w:szCs w:val="21"/>
              </w:rPr>
            </w:pPr>
            <w:r>
              <w:rPr>
                <w:rFonts w:ascii="宋体" w:hAnsi="宋体" w:hint="eastAsia"/>
                <w:bCs/>
                <w:szCs w:val="21"/>
              </w:rPr>
              <w:t>贫困户身份证号</w:t>
            </w:r>
          </w:p>
        </w:tc>
        <w:tc>
          <w:tcPr>
            <w:tcW w:w="2547" w:type="dxa"/>
            <w:vAlign w:val="center"/>
          </w:tcPr>
          <w:p w:rsidR="00CE1C30" w:rsidRPr="00FE77C3" w:rsidRDefault="00CE1C30" w:rsidP="00CE1C30">
            <w:pPr>
              <w:jc w:val="left"/>
              <w:rPr>
                <w:rFonts w:ascii="微软雅黑" w:eastAsia="微软雅黑" w:hAnsi="微软雅黑"/>
                <w:color w:val="333333"/>
              </w:rPr>
            </w:pPr>
            <w:r>
              <w:rPr>
                <w:rFonts w:hint="eastAsia"/>
                <w:bCs/>
                <w:szCs w:val="21"/>
              </w:rPr>
              <w:t>排序方式</w:t>
            </w:r>
          </w:p>
        </w:tc>
        <w:tc>
          <w:tcPr>
            <w:tcW w:w="1847" w:type="dxa"/>
            <w:vAlign w:val="center"/>
          </w:tcPr>
          <w:p w:rsidR="00CE1C30" w:rsidRDefault="00CE1C30" w:rsidP="00CE1C30">
            <w:pPr>
              <w:jc w:val="center"/>
              <w:rPr>
                <w:bCs/>
                <w:szCs w:val="21"/>
              </w:rPr>
            </w:pPr>
            <w:r>
              <w:rPr>
                <w:rFonts w:hint="eastAsia"/>
                <w:bCs/>
                <w:szCs w:val="21"/>
              </w:rPr>
              <w:t>否</w:t>
            </w:r>
          </w:p>
        </w:tc>
      </w:tr>
      <w:tr w:rsidR="00CE1C30" w:rsidTr="00CE1C30">
        <w:trPr>
          <w:trHeight w:val="405"/>
        </w:trPr>
        <w:tc>
          <w:tcPr>
            <w:tcW w:w="1838" w:type="dxa"/>
            <w:vAlign w:val="center"/>
          </w:tcPr>
          <w:p w:rsidR="00CE1C30" w:rsidRDefault="00CE1C30" w:rsidP="00CE1C30">
            <w:pPr>
              <w:jc w:val="center"/>
              <w:rPr>
                <w:rFonts w:ascii="Consolas" w:eastAsiaTheme="minorEastAsia" w:hAnsi="Consolas" w:cs="Consolas"/>
              </w:rPr>
            </w:pPr>
            <w:r>
              <w:rPr>
                <w:rFonts w:ascii="Consolas" w:eastAsiaTheme="minorEastAsia" w:hAnsi="Consolas" w:cs="Consolas" w:hint="eastAsia"/>
              </w:rPr>
              <w:t>loveType</w:t>
            </w:r>
          </w:p>
        </w:tc>
        <w:tc>
          <w:tcPr>
            <w:tcW w:w="2835" w:type="dxa"/>
          </w:tcPr>
          <w:p w:rsidR="00CE1C30" w:rsidRPr="0011442A" w:rsidRDefault="00CE1C30" w:rsidP="00CE1C30">
            <w:pPr>
              <w:ind w:firstLine="210"/>
              <w:jc w:val="center"/>
              <w:rPr>
                <w:rFonts w:asciiTheme="minorEastAsia" w:eastAsiaTheme="minorEastAsia" w:hAnsiTheme="minorEastAsia"/>
                <w:bCs/>
                <w:szCs w:val="21"/>
              </w:rPr>
            </w:pPr>
            <w:r w:rsidRPr="0011442A">
              <w:rPr>
                <w:rFonts w:asciiTheme="minorEastAsia" w:eastAsiaTheme="minorEastAsia" w:hAnsiTheme="minorEastAsia"/>
              </w:rPr>
              <w:t>献爱心方式</w:t>
            </w:r>
          </w:p>
        </w:tc>
        <w:tc>
          <w:tcPr>
            <w:tcW w:w="2547" w:type="dxa"/>
            <w:vAlign w:val="center"/>
          </w:tcPr>
          <w:p w:rsidR="00CE1C30" w:rsidRPr="0011442A" w:rsidRDefault="00CE1C30" w:rsidP="00CE1C30">
            <w:pPr>
              <w:jc w:val="left"/>
              <w:rPr>
                <w:rFonts w:asciiTheme="minorEastAsia" w:eastAsiaTheme="minorEastAsia" w:hAnsiTheme="minorEastAsia"/>
                <w:color w:val="333333"/>
              </w:rPr>
            </w:pPr>
            <w:r w:rsidRPr="0011442A">
              <w:rPr>
                <w:rFonts w:asciiTheme="minorEastAsia" w:eastAsiaTheme="minorEastAsia" w:hAnsiTheme="minorEastAsia" w:hint="eastAsia"/>
                <w:color w:val="333333"/>
              </w:rPr>
              <w:t xml:space="preserve">0为明捐 </w:t>
            </w:r>
            <w:r w:rsidRPr="0011442A">
              <w:rPr>
                <w:rFonts w:asciiTheme="minorEastAsia" w:eastAsiaTheme="minorEastAsia" w:hAnsiTheme="minorEastAsia"/>
                <w:color w:val="333333"/>
              </w:rPr>
              <w:t xml:space="preserve">  </w:t>
            </w:r>
            <w:r w:rsidRPr="0011442A">
              <w:rPr>
                <w:rFonts w:asciiTheme="minorEastAsia" w:eastAsiaTheme="minorEastAsia" w:hAnsiTheme="minorEastAsia" w:hint="eastAsia"/>
                <w:color w:val="333333"/>
              </w:rPr>
              <w:t>1为盲捐</w:t>
            </w: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Default="00CE1C30" w:rsidP="00CE1C30">
            <w:pPr>
              <w:jc w:val="center"/>
              <w:rPr>
                <w:rFonts w:ascii="Consolas" w:eastAsiaTheme="minorEastAsia" w:hAnsi="Consolas" w:cs="Consolas"/>
              </w:rPr>
            </w:pPr>
            <w:r>
              <w:rPr>
                <w:rFonts w:ascii="Consolas" w:eastAsiaTheme="minorEastAsia" w:hAnsi="Consolas" w:cs="Consolas" w:hint="eastAsia"/>
              </w:rPr>
              <w:t>pageCount</w:t>
            </w:r>
          </w:p>
        </w:tc>
        <w:tc>
          <w:tcPr>
            <w:tcW w:w="2835" w:type="dxa"/>
          </w:tcPr>
          <w:p w:rsidR="00CE1C30" w:rsidRDefault="00CE1C30" w:rsidP="00CE1C30">
            <w:pPr>
              <w:ind w:firstLine="210"/>
              <w:jc w:val="center"/>
              <w:rPr>
                <w:rFonts w:ascii="宋体" w:hAnsi="宋体"/>
                <w:bCs/>
                <w:szCs w:val="21"/>
              </w:rPr>
            </w:pPr>
            <w:r>
              <w:rPr>
                <w:rFonts w:hint="eastAsia"/>
                <w:bCs/>
                <w:szCs w:val="21"/>
              </w:rPr>
              <w:t>每页显示条数</w:t>
            </w:r>
          </w:p>
        </w:tc>
        <w:tc>
          <w:tcPr>
            <w:tcW w:w="2547" w:type="dxa"/>
            <w:vAlign w:val="center"/>
          </w:tcPr>
          <w:p w:rsidR="00CE1C30" w:rsidRPr="00FE77C3" w:rsidRDefault="00CE1C30" w:rsidP="00CE1C30">
            <w:pPr>
              <w:jc w:val="left"/>
              <w:rPr>
                <w:rFonts w:ascii="微软雅黑" w:eastAsia="微软雅黑" w:hAnsi="微软雅黑"/>
                <w:color w:val="333333"/>
              </w:rPr>
            </w:pPr>
            <w:r>
              <w:rPr>
                <w:rFonts w:ascii="Consolas" w:hAnsi="Consolas" w:cs="Consolas"/>
                <w:szCs w:val="21"/>
              </w:rPr>
              <w:t>最小值</w:t>
            </w:r>
            <w:r>
              <w:rPr>
                <w:rFonts w:ascii="Consolas" w:hAnsi="Consolas" w:cs="Consolas" w:hint="eastAsia"/>
                <w:szCs w:val="21"/>
              </w:rPr>
              <w:t>10</w:t>
            </w:r>
            <w:r>
              <w:rPr>
                <w:rFonts w:ascii="Consolas" w:hAnsi="Consolas" w:cs="Consolas" w:hint="eastAsia"/>
                <w:szCs w:val="21"/>
              </w:rPr>
              <w:t>，最大值</w:t>
            </w:r>
            <w:r>
              <w:rPr>
                <w:rFonts w:ascii="Consolas" w:hAnsi="Consolas" w:cs="Consolas" w:hint="eastAsia"/>
                <w:szCs w:val="21"/>
              </w:rPr>
              <w:t>30</w:t>
            </w:r>
            <w:r>
              <w:rPr>
                <w:rFonts w:ascii="Consolas" w:hAnsi="Consolas" w:cs="Consolas" w:hint="eastAsia"/>
                <w:szCs w:val="21"/>
              </w:rPr>
              <w:t>（可调整）</w:t>
            </w:r>
          </w:p>
        </w:tc>
        <w:tc>
          <w:tcPr>
            <w:tcW w:w="1847" w:type="dxa"/>
            <w:vAlign w:val="center"/>
          </w:tcPr>
          <w:p w:rsidR="00CE1C30" w:rsidRDefault="00CE1C30" w:rsidP="00CE1C30">
            <w:pPr>
              <w:jc w:val="center"/>
              <w:rPr>
                <w:bCs/>
                <w:szCs w:val="21"/>
              </w:rPr>
            </w:pPr>
            <w:r>
              <w:rPr>
                <w:rFonts w:hint="eastAsia"/>
                <w:bCs/>
                <w:szCs w:val="21"/>
              </w:rPr>
              <w:t>否</w:t>
            </w:r>
          </w:p>
        </w:tc>
      </w:tr>
      <w:tr w:rsidR="00CE1C30" w:rsidTr="00CE1C30">
        <w:trPr>
          <w:trHeight w:val="405"/>
        </w:trPr>
        <w:tc>
          <w:tcPr>
            <w:tcW w:w="1838" w:type="dxa"/>
            <w:vAlign w:val="center"/>
          </w:tcPr>
          <w:p w:rsidR="00CE1C30" w:rsidRDefault="00CE1C30" w:rsidP="00CE1C30">
            <w:pPr>
              <w:jc w:val="center"/>
              <w:rPr>
                <w:rFonts w:ascii="Consolas" w:eastAsiaTheme="minorEastAsia" w:hAnsi="Consolas" w:cs="Consolas"/>
              </w:rPr>
            </w:pPr>
            <w:r>
              <w:rPr>
                <w:rFonts w:ascii="Consolas" w:eastAsiaTheme="minorEastAsia" w:hAnsi="Consolas" w:cs="Consolas" w:hint="eastAsia"/>
              </w:rPr>
              <w:t>cscx</w:t>
            </w:r>
          </w:p>
        </w:tc>
        <w:tc>
          <w:tcPr>
            <w:tcW w:w="2835" w:type="dxa"/>
          </w:tcPr>
          <w:p w:rsidR="00CE1C30" w:rsidRDefault="00CE1C30" w:rsidP="00CE1C30">
            <w:pPr>
              <w:ind w:firstLine="210"/>
              <w:jc w:val="center"/>
              <w:rPr>
                <w:rFonts w:ascii="宋体" w:hAnsi="宋体"/>
                <w:bCs/>
                <w:szCs w:val="21"/>
              </w:rPr>
            </w:pPr>
            <w:r>
              <w:rPr>
                <w:rFonts w:ascii="宋体" w:hAnsi="宋体" w:hint="eastAsia"/>
                <w:bCs/>
                <w:szCs w:val="21"/>
              </w:rPr>
              <w:t>查询超时列表标识</w:t>
            </w:r>
          </w:p>
        </w:tc>
        <w:tc>
          <w:tcPr>
            <w:tcW w:w="2547" w:type="dxa"/>
            <w:vAlign w:val="center"/>
          </w:tcPr>
          <w:p w:rsidR="00CE1C30" w:rsidRPr="0011442A" w:rsidRDefault="00CE1C30" w:rsidP="00CE1C30">
            <w:pPr>
              <w:jc w:val="left"/>
              <w:rPr>
                <w:rFonts w:asciiTheme="minorEastAsia" w:eastAsiaTheme="minorEastAsia" w:hAnsiTheme="minorEastAsia"/>
                <w:color w:val="333333"/>
              </w:rPr>
            </w:pPr>
            <w:r w:rsidRPr="0011442A">
              <w:rPr>
                <w:rFonts w:asciiTheme="minorEastAsia" w:eastAsiaTheme="minorEastAsia" w:hAnsiTheme="minorEastAsia" w:hint="eastAsia"/>
                <w:color w:val="333333"/>
              </w:rPr>
              <w:t>1为查询超时列表，空为其他列表</w:t>
            </w:r>
          </w:p>
        </w:tc>
        <w:tc>
          <w:tcPr>
            <w:tcW w:w="1847" w:type="dxa"/>
            <w:vAlign w:val="center"/>
          </w:tcPr>
          <w:p w:rsidR="00CE1C30" w:rsidRDefault="00CE1C30" w:rsidP="00CE1C30">
            <w:pPr>
              <w:jc w:val="center"/>
              <w:rPr>
                <w:bCs/>
                <w:szCs w:val="21"/>
              </w:rPr>
            </w:pP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rFonts w:hint="eastAsia"/>
              </w:rPr>
              <w:t>参数</w:t>
            </w:r>
            <w:r>
              <w:t>jsonStr</w:t>
            </w:r>
            <w:r>
              <w:rPr>
                <w:rFonts w:hint="eastAsia"/>
              </w:rPr>
              <w:t>：</w:t>
            </w:r>
          </w:p>
        </w:tc>
        <w:tc>
          <w:tcPr>
            <w:tcW w:w="7229" w:type="dxa"/>
            <w:gridSpan w:val="3"/>
            <w:vAlign w:val="center"/>
          </w:tcPr>
          <w:p w:rsidR="00CE1C30" w:rsidRPr="007856FB" w:rsidRDefault="00CE1C30" w:rsidP="00CE1C30">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t xml:space="preserve"> </w:t>
            </w:r>
            <w:r>
              <w:rPr>
                <w:rFonts w:hint="eastAsia"/>
              </w:rPr>
              <w:t>user</w:t>
            </w:r>
            <w:r>
              <w:t>Id</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b/>
                <w:bCs/>
                <w:color w:val="0070C0"/>
                <w:szCs w:val="21"/>
              </w:rPr>
              <w:t>123141</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highlight w:val="white"/>
              </w:rPr>
              <w:t>,</w:t>
            </w:r>
            <w:r w:rsidRPr="007856FB">
              <w:rPr>
                <w:rFonts w:ascii="Consolas" w:eastAsia="Consolas" w:hAnsi="Consolas" w:hint="eastAsia"/>
                <w:b/>
                <w:color w:val="0070C0"/>
                <w:sz w:val="24"/>
                <w:highlight w:val="white"/>
              </w:rPr>
              <w:t>"</w:t>
            </w:r>
            <w:r w:rsidRPr="000D77D9">
              <w:rPr>
                <w:rFonts w:ascii="Consolas" w:eastAsiaTheme="minorEastAsia" w:hAnsi="Consolas" w:cs="Consolas"/>
              </w:rPr>
              <w:t xml:space="preserve"> </w:t>
            </w:r>
            <w:r>
              <w:rPr>
                <w:rFonts w:ascii="Consolas" w:eastAsiaTheme="minorEastAsia" w:hAnsi="Consolas" w:cs="Consolas"/>
              </w:rPr>
              <w:t>pageNow</w:t>
            </w:r>
            <w:r w:rsidRPr="007856FB">
              <w:rPr>
                <w:rFonts w:ascii="Consolas" w:eastAsia="Consolas" w:hAnsi="Consolas" w:hint="eastAsia"/>
                <w:b/>
                <w:color w:val="0070C0"/>
                <w:sz w:val="24"/>
                <w:highlight w:val="white"/>
              </w:rPr>
              <w:t xml:space="preserve"> "</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1</w:t>
            </w:r>
            <w:r w:rsidRPr="007856FB">
              <w:rPr>
                <w:rFonts w:ascii="Consolas" w:eastAsia="Consolas" w:hAnsi="Consolas" w:hint="eastAsia"/>
                <w:b/>
                <w:color w:val="0070C0"/>
                <w:sz w:val="24"/>
                <w:highlight w:val="white"/>
              </w:rPr>
              <w:t>"</w:t>
            </w:r>
            <w:r>
              <w:rPr>
                <w:rFonts w:ascii="Consolas" w:eastAsia="Consolas" w:hAnsi="Consolas"/>
                <w:b/>
                <w:color w:val="0070C0"/>
                <w:sz w:val="24"/>
              </w:rPr>
              <w:t>,</w:t>
            </w:r>
            <w:r w:rsidRPr="007856FB">
              <w:rPr>
                <w:rFonts w:ascii="Consolas" w:eastAsia="Consolas" w:hAnsi="Consolas" w:hint="eastAsia"/>
                <w:b/>
                <w:color w:val="0070C0"/>
                <w:sz w:val="24"/>
                <w:highlight w:val="white"/>
              </w:rPr>
              <w:t>"</w:t>
            </w:r>
            <w:r w:rsidRPr="000D77D9">
              <w:rPr>
                <w:rFonts w:ascii="Consolas" w:eastAsiaTheme="minorEastAsia" w:hAnsi="Consolas" w:cs="Consolas"/>
              </w:rPr>
              <w:t xml:space="preserve"> </w:t>
            </w:r>
            <w:r>
              <w:rPr>
                <w:rFonts w:ascii="Consolas" w:eastAsiaTheme="minorEastAsia" w:hAnsi="Consolas" w:cs="Consolas"/>
              </w:rPr>
              <w:t>sort</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Theme="minorEastAsia" w:eastAsiaTheme="minorEastAsia" w:hAnsiTheme="minorEastAsia" w:hint="eastAsia"/>
                <w:b/>
                <w:color w:val="0070C0"/>
                <w:sz w:val="24"/>
                <w:highlight w:val="white"/>
              </w:rPr>
              <w:t>，</w:t>
            </w:r>
            <w:r w:rsidRPr="007856FB">
              <w:rPr>
                <w:rFonts w:ascii="Consolas" w:eastAsia="Consolas" w:hAnsi="Consolas" w:hint="eastAsia"/>
                <w:b/>
                <w:color w:val="0070C0"/>
                <w:sz w:val="24"/>
                <w:highlight w:val="white"/>
              </w:rPr>
              <w:t>"</w:t>
            </w:r>
            <w:r>
              <w:t xml:space="preserve"> loveType</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b/>
                <w:bCs/>
                <w:color w:val="0070C0"/>
                <w:szCs w:val="21"/>
              </w:rPr>
              <w:t>1</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highlight w:val="white"/>
              </w:rPr>
              <w:t>,</w:t>
            </w:r>
            <w:r w:rsidRPr="007856FB">
              <w:rPr>
                <w:rFonts w:ascii="Consolas" w:eastAsia="Consolas" w:hAnsi="Consolas" w:hint="eastAsia"/>
                <w:b/>
                <w:color w:val="0070C0"/>
                <w:sz w:val="24"/>
                <w:highlight w:val="white"/>
              </w:rPr>
              <w:t>"</w:t>
            </w:r>
            <w:r w:rsidRPr="000D77D9">
              <w:rPr>
                <w:rFonts w:ascii="Consolas" w:eastAsiaTheme="minorEastAsia" w:hAnsi="Consolas" w:cs="Consolas"/>
              </w:rPr>
              <w:t xml:space="preserve"> </w:t>
            </w:r>
            <w:r>
              <w:rPr>
                <w:rFonts w:ascii="Consolas" w:eastAsiaTheme="minorEastAsia" w:hAnsi="Consolas" w:cs="Consolas"/>
              </w:rPr>
              <w:t>pageCount</w:t>
            </w:r>
            <w:r w:rsidRPr="007856FB">
              <w:rPr>
                <w:rFonts w:ascii="Consolas" w:eastAsia="Consolas" w:hAnsi="Consolas" w:hint="eastAsia"/>
                <w:b/>
                <w:color w:val="0070C0"/>
                <w:sz w:val="24"/>
                <w:highlight w:val="white"/>
              </w:rPr>
              <w:t xml:space="preserve"> "</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bCs/>
                <w:szCs w:val="21"/>
              </w:rPr>
              <w:t>6</w:t>
            </w:r>
            <w:r w:rsidRPr="007856FB">
              <w:rPr>
                <w:rFonts w:ascii="Consolas" w:eastAsia="Consolas" w:hAnsi="Consolas" w:hint="eastAsia"/>
                <w:b/>
                <w:color w:val="0070C0"/>
                <w:sz w:val="24"/>
                <w:highlight w:val="white"/>
              </w:rPr>
              <w:t>"</w:t>
            </w:r>
            <w:r>
              <w:rPr>
                <w:rFonts w:ascii="Consolas" w:eastAsia="Consolas" w:hAnsi="Consolas"/>
                <w:b/>
                <w:color w:val="0070C0"/>
                <w:sz w:val="24"/>
              </w:rPr>
              <w:t>,</w:t>
            </w:r>
            <w:r w:rsidRPr="007856FB">
              <w:rPr>
                <w:rFonts w:ascii="Consolas" w:eastAsia="Consolas" w:hAnsi="Consolas" w:hint="eastAsia"/>
                <w:b/>
                <w:color w:val="0070C0"/>
                <w:sz w:val="24"/>
                <w:highlight w:val="white"/>
              </w:rPr>
              <w:t>"</w:t>
            </w:r>
            <w:r w:rsidRPr="000D77D9">
              <w:rPr>
                <w:rFonts w:ascii="Consolas" w:eastAsiaTheme="minorEastAsia" w:hAnsi="Consolas" w:cs="Consolas"/>
              </w:rPr>
              <w:t xml:space="preserve"> </w:t>
            </w:r>
            <w:r>
              <w:rPr>
                <w:rFonts w:ascii="Consolas" w:eastAsiaTheme="minorEastAsia" w:hAnsi="Consolas" w:cs="Consolas"/>
              </w:rPr>
              <w:t>cscx</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1</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rPr>
              <w:t>}</w:t>
            </w:r>
          </w:p>
        </w:tc>
      </w:tr>
      <w:tr w:rsidR="00CE1C30" w:rsidTr="00CE1C30">
        <w:tc>
          <w:tcPr>
            <w:tcW w:w="1838" w:type="dxa"/>
            <w:shd w:val="clear" w:color="auto" w:fill="A6A6A6" w:themeFill="background1" w:themeFillShade="A6"/>
            <w:vAlign w:val="center"/>
          </w:tcPr>
          <w:p w:rsidR="00CE1C30" w:rsidRDefault="00CE1C30" w:rsidP="00CE1C30">
            <w:pPr>
              <w:jc w:val="center"/>
              <w:rPr>
                <w:rStyle w:val="InternetLink"/>
                <w:rFonts w:ascii="Arial" w:hAnsi="Arial" w:cs="Arial"/>
                <w:szCs w:val="21"/>
              </w:rPr>
            </w:pPr>
            <w:r>
              <w:rPr>
                <w:rStyle w:val="InternetLink"/>
                <w:rFonts w:ascii="Arial" w:hAnsi="Arial" w:cs="Arial" w:hint="eastAsia"/>
                <w:szCs w:val="21"/>
              </w:rPr>
              <w:t>后台返回码</w:t>
            </w:r>
          </w:p>
        </w:tc>
        <w:tc>
          <w:tcPr>
            <w:tcW w:w="2835" w:type="dxa"/>
            <w:shd w:val="clear" w:color="auto" w:fill="A6A6A6" w:themeFill="background1" w:themeFillShade="A6"/>
            <w:vAlign w:val="center"/>
          </w:tcPr>
          <w:p w:rsidR="00CE1C30" w:rsidRDefault="00CE1C30" w:rsidP="00CE1C30">
            <w:pPr>
              <w:ind w:firstLine="210"/>
              <w:jc w:val="center"/>
              <w:rPr>
                <w:rFonts w:ascii="宋体" w:hAnsi="宋体"/>
                <w:bCs/>
                <w:szCs w:val="21"/>
              </w:rPr>
            </w:pPr>
          </w:p>
        </w:tc>
        <w:tc>
          <w:tcPr>
            <w:tcW w:w="2547" w:type="dxa"/>
            <w:shd w:val="clear" w:color="auto" w:fill="A6A6A6" w:themeFill="background1" w:themeFillShade="A6"/>
          </w:tcPr>
          <w:p w:rsidR="00CE1C30" w:rsidRDefault="00CE1C30" w:rsidP="00CE1C30">
            <w:pPr>
              <w:ind w:firstLine="210"/>
              <w:jc w:val="center"/>
              <w:rPr>
                <w:rFonts w:ascii="宋体" w:hAnsi="宋体"/>
                <w:bCs/>
                <w:szCs w:val="21"/>
              </w:rPr>
            </w:pPr>
          </w:p>
        </w:tc>
        <w:tc>
          <w:tcPr>
            <w:tcW w:w="1847" w:type="dxa"/>
            <w:shd w:val="clear" w:color="auto" w:fill="A6A6A6" w:themeFill="background1" w:themeFillShade="A6"/>
          </w:tcPr>
          <w:p w:rsidR="00CE1C30" w:rsidRDefault="00CE1C30" w:rsidP="00CE1C30">
            <w:pPr>
              <w:ind w:firstLine="210"/>
              <w:jc w:val="center"/>
              <w:rPr>
                <w:rFonts w:ascii="宋体" w:hAnsi="宋体"/>
                <w:bCs/>
                <w:szCs w:val="21"/>
              </w:rPr>
            </w:pPr>
          </w:p>
        </w:tc>
      </w:tr>
      <w:tr w:rsidR="00CE1C30" w:rsidRPr="00F64465" w:rsidTr="00CE1C30">
        <w:tc>
          <w:tcPr>
            <w:tcW w:w="1838"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r w:rsidRPr="00F64465">
              <w:rPr>
                <w:rFonts w:ascii="Consolas" w:hAnsi="Consolas" w:cs="Consolas" w:hint="eastAsia"/>
                <w:szCs w:val="21"/>
              </w:rPr>
              <w:t>rspCode</w:t>
            </w:r>
          </w:p>
        </w:tc>
        <w:tc>
          <w:tcPr>
            <w:tcW w:w="2835" w:type="dxa"/>
            <w:shd w:val="clear" w:color="auto" w:fill="FFFFFF" w:themeFill="background1"/>
          </w:tcPr>
          <w:p w:rsidR="00CE1C30" w:rsidRPr="00F64465" w:rsidRDefault="00CE1C30" w:rsidP="00CE1C30">
            <w:pPr>
              <w:pStyle w:val="a8"/>
              <w:jc w:val="center"/>
              <w:rPr>
                <w:rFonts w:cs="Arial"/>
              </w:rPr>
            </w:pPr>
            <w:r w:rsidRPr="00F64465">
              <w:rPr>
                <w:rFonts w:ascii="Consolas" w:hAnsi="Consolas" w:cs="Consolas" w:hint="eastAsia"/>
                <w:bCs/>
              </w:rPr>
              <w:t>返回的状态码</w:t>
            </w:r>
          </w:p>
        </w:tc>
        <w:tc>
          <w:tcPr>
            <w:tcW w:w="2547" w:type="dxa"/>
            <w:shd w:val="clear" w:color="auto" w:fill="FFFFFF" w:themeFill="background1"/>
            <w:vAlign w:val="center"/>
          </w:tcPr>
          <w:p w:rsidR="00CE1C30" w:rsidRPr="00F64465" w:rsidRDefault="00CE1C30" w:rsidP="00CE1C30">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p>
        </w:tc>
      </w:tr>
      <w:tr w:rsidR="00CE1C30" w:rsidRPr="00F64465" w:rsidTr="00CE1C30">
        <w:tc>
          <w:tcPr>
            <w:tcW w:w="1838"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r w:rsidRPr="00F64465">
              <w:rPr>
                <w:rFonts w:ascii="Consolas" w:hAnsi="Consolas" w:cs="Consolas" w:hint="eastAsia"/>
                <w:szCs w:val="21"/>
              </w:rPr>
              <w:t>rspDesc</w:t>
            </w:r>
          </w:p>
        </w:tc>
        <w:tc>
          <w:tcPr>
            <w:tcW w:w="2835" w:type="dxa"/>
            <w:shd w:val="clear" w:color="auto" w:fill="FFFFFF" w:themeFill="background1"/>
          </w:tcPr>
          <w:p w:rsidR="00CE1C30" w:rsidRPr="00F64465" w:rsidRDefault="00CE1C30" w:rsidP="00CE1C30">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547" w:type="dxa"/>
            <w:shd w:val="clear" w:color="auto" w:fill="FFFFFF" w:themeFill="background1"/>
            <w:vAlign w:val="center"/>
          </w:tcPr>
          <w:p w:rsidR="00CE1C30" w:rsidRPr="00F64465" w:rsidRDefault="00CE1C30" w:rsidP="00CE1C30">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p>
        </w:tc>
      </w:tr>
      <w:tr w:rsidR="00CE1C30" w:rsidTr="00CE1C30">
        <w:tc>
          <w:tcPr>
            <w:tcW w:w="1838" w:type="dxa"/>
            <w:shd w:val="clear" w:color="auto" w:fill="A6A6A6" w:themeFill="background1" w:themeFillShade="A6"/>
            <w:vAlign w:val="center"/>
          </w:tcPr>
          <w:p w:rsidR="00CE1C30" w:rsidRDefault="00CE1C30" w:rsidP="00CE1C30">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lastRenderedPageBreak/>
              <w:t>返</w:t>
            </w:r>
            <w:r w:rsidRPr="00466757">
              <w:rPr>
                <w:rFonts w:ascii="Consolas" w:hAnsi="Consolas" w:cs="Consolas"/>
                <w:color w:val="111111"/>
                <w:szCs w:val="21"/>
                <w:shd w:val="clear" w:color="auto" w:fill="A6A6A6" w:themeFill="background1" w:themeFillShade="A6"/>
              </w:rPr>
              <w:t>回码示例：</w:t>
            </w:r>
          </w:p>
        </w:tc>
        <w:tc>
          <w:tcPr>
            <w:tcW w:w="7229" w:type="dxa"/>
            <w:gridSpan w:val="3"/>
            <w:shd w:val="clear" w:color="auto" w:fill="FFFFFF" w:themeFill="background1"/>
            <w:vAlign w:val="center"/>
          </w:tcPr>
          <w:p w:rsidR="00CE1C30" w:rsidRPr="00CB5781" w:rsidRDefault="00CE1C30" w:rsidP="00CE1C30">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Theme="minorEastAsia" w:eastAsiaTheme="minorEastAsia" w:hAnsiTheme="minorEastAsia" w:hint="eastAsia"/>
                <w:color w:val="5B9BD5" w:themeColor="accent1"/>
                <w:sz w:val="24"/>
                <w:highlight w:val="white"/>
              </w:rPr>
              <w:t>返回</w:t>
            </w:r>
            <w:r>
              <w:rPr>
                <w:rFonts w:ascii="宋体" w:hAnsi="宋体" w:cs="宋体" w:hint="eastAsia"/>
                <w:color w:val="5B9BD5" w:themeColor="accent1"/>
                <w:sz w:val="24"/>
                <w:highlight w:val="white"/>
              </w:rPr>
              <w:t>正常</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bl>
    <w:p w:rsidR="00165B02" w:rsidRDefault="00165B02" w:rsidP="00165B02">
      <w:pPr>
        <w:pStyle w:val="5"/>
      </w:pPr>
      <w:r>
        <w:rPr>
          <w:rFonts w:hint="eastAsia"/>
        </w:rPr>
        <w:t>1.1.1.13</w:t>
      </w:r>
      <w:r>
        <w:rPr>
          <w:rFonts w:hint="eastAsia"/>
        </w:rPr>
        <w:t>填写快递</w:t>
      </w:r>
      <w:r w:rsidR="00F602FA">
        <w:rPr>
          <w:rFonts w:hint="eastAsia"/>
        </w:rPr>
        <w:t xml:space="preserve"> </w:t>
      </w:r>
      <w:r w:rsidR="00F602FA">
        <w:rPr>
          <w:rFonts w:hint="eastAsia"/>
        </w:rPr>
        <w:t>同</w:t>
      </w:r>
      <w:r w:rsidR="00F602FA">
        <w:rPr>
          <w:rFonts w:hint="eastAsia"/>
        </w:rPr>
        <w:t>1.1.2.4</w:t>
      </w:r>
    </w:p>
    <w:p w:rsidR="00165B02" w:rsidRPr="003A2411" w:rsidRDefault="00165B02" w:rsidP="003A2411">
      <w:pPr>
        <w:pStyle w:val="5"/>
      </w:pPr>
      <w:r w:rsidRPr="003A2411">
        <w:rPr>
          <w:rFonts w:hint="eastAsia"/>
        </w:rPr>
        <w:t>1.1.1.13</w:t>
      </w:r>
      <w:r w:rsidR="003A2411">
        <w:rPr>
          <w:rFonts w:hint="eastAsia"/>
        </w:rPr>
        <w:t>取消捐赠</w:t>
      </w:r>
      <w:r w:rsidR="003A2411" w:rsidRPr="003A2411">
        <w:rPr>
          <w:rFonts w:hint="eastAsia"/>
        </w:rPr>
        <w:t xml:space="preserve"> </w:t>
      </w:r>
      <w:r w:rsidR="003A2411" w:rsidRPr="003A2411">
        <w:rPr>
          <w:rFonts w:hint="eastAsia"/>
        </w:rPr>
        <w:t>同</w:t>
      </w:r>
      <w:r w:rsidR="003A2411">
        <w:rPr>
          <w:rFonts w:hint="eastAsia"/>
        </w:rPr>
        <w:t>1.1.2.3</w:t>
      </w:r>
    </w:p>
    <w:p w:rsidR="00CE1C30" w:rsidRDefault="000A21F2" w:rsidP="000A21F2">
      <w:pPr>
        <w:pStyle w:val="5"/>
      </w:pPr>
      <w:r>
        <w:rPr>
          <w:rFonts w:hint="eastAsia"/>
        </w:rPr>
        <w:t>1.1.1.14</w:t>
      </w:r>
      <w:r>
        <w:t xml:space="preserve"> </w:t>
      </w:r>
      <w:r>
        <w:rPr>
          <w:rFonts w:hint="eastAsia"/>
        </w:rPr>
        <w:t>对接成功，对接超时，删除</w:t>
      </w:r>
    </w:p>
    <w:p w:rsidR="000A21F2" w:rsidRPr="00D278D6" w:rsidRDefault="000A21F2" w:rsidP="000A21F2"/>
    <w:tbl>
      <w:tblPr>
        <w:tblStyle w:val="a7"/>
        <w:tblW w:w="9067" w:type="dxa"/>
        <w:tblLayout w:type="fixed"/>
        <w:tblLook w:val="04A0" w:firstRow="1" w:lastRow="0" w:firstColumn="1" w:lastColumn="0" w:noHBand="0" w:noVBand="1"/>
      </w:tblPr>
      <w:tblGrid>
        <w:gridCol w:w="1838"/>
        <w:gridCol w:w="2835"/>
        <w:gridCol w:w="2547"/>
        <w:gridCol w:w="1847"/>
      </w:tblGrid>
      <w:tr w:rsidR="000A21F2" w:rsidTr="005B68FD">
        <w:tc>
          <w:tcPr>
            <w:tcW w:w="1838" w:type="dxa"/>
            <w:vAlign w:val="center"/>
          </w:tcPr>
          <w:p w:rsidR="000A21F2" w:rsidRDefault="000A21F2" w:rsidP="005B68FD">
            <w:pPr>
              <w:jc w:val="center"/>
              <w:rPr>
                <w:bCs/>
                <w:szCs w:val="21"/>
              </w:rPr>
            </w:pPr>
            <w:r>
              <w:rPr>
                <w:bCs/>
                <w:szCs w:val="21"/>
              </w:rPr>
              <w:t>接口标识：</w:t>
            </w:r>
          </w:p>
        </w:tc>
        <w:tc>
          <w:tcPr>
            <w:tcW w:w="2835" w:type="dxa"/>
            <w:vAlign w:val="center"/>
          </w:tcPr>
          <w:p w:rsidR="000A21F2" w:rsidRPr="00B608D6" w:rsidRDefault="000A21F2" w:rsidP="005B68FD">
            <w:pPr>
              <w:jc w:val="center"/>
              <w:rPr>
                <w:rFonts w:asciiTheme="minorHAnsi" w:eastAsiaTheme="minorEastAsia" w:hAnsiTheme="minorHAnsi"/>
                <w:bCs/>
                <w:szCs w:val="21"/>
              </w:rPr>
            </w:pPr>
            <w:r w:rsidRPr="00F72D94">
              <w:rPr>
                <w:rFonts w:ascii="Consolas" w:eastAsiaTheme="minorEastAsia" w:hAnsi="Consolas" w:cs="Consolas"/>
              </w:rPr>
              <w:t>delDonate</w:t>
            </w:r>
          </w:p>
        </w:tc>
        <w:tc>
          <w:tcPr>
            <w:tcW w:w="2547" w:type="dxa"/>
          </w:tcPr>
          <w:p w:rsidR="000A21F2" w:rsidRDefault="000A21F2" w:rsidP="005B68FD">
            <w:pPr>
              <w:jc w:val="left"/>
            </w:pPr>
          </w:p>
        </w:tc>
        <w:tc>
          <w:tcPr>
            <w:tcW w:w="1847" w:type="dxa"/>
          </w:tcPr>
          <w:p w:rsidR="000A21F2" w:rsidRDefault="000A21F2" w:rsidP="005B68FD">
            <w:pPr>
              <w:jc w:val="left"/>
            </w:pPr>
          </w:p>
        </w:tc>
      </w:tr>
      <w:tr w:rsidR="000A21F2" w:rsidTr="005B68FD">
        <w:tc>
          <w:tcPr>
            <w:tcW w:w="1838" w:type="dxa"/>
            <w:shd w:val="clear" w:color="auto" w:fill="A6A6A6" w:themeFill="background1" w:themeFillShade="A6"/>
            <w:vAlign w:val="center"/>
          </w:tcPr>
          <w:p w:rsidR="000A21F2" w:rsidRDefault="000A21F2" w:rsidP="005B68FD">
            <w:pPr>
              <w:jc w:val="center"/>
              <w:rPr>
                <w:bCs/>
                <w:szCs w:val="21"/>
              </w:rPr>
            </w:pPr>
            <w:r>
              <w:rPr>
                <w:bCs/>
                <w:szCs w:val="21"/>
              </w:rPr>
              <w:t>参数</w:t>
            </w:r>
            <w:r>
              <w:rPr>
                <w:rFonts w:hint="eastAsia"/>
                <w:bCs/>
                <w:szCs w:val="21"/>
              </w:rPr>
              <w:t>marked</w:t>
            </w:r>
            <w:r>
              <w:rPr>
                <w:rFonts w:hint="eastAsia"/>
                <w:bCs/>
                <w:szCs w:val="21"/>
              </w:rPr>
              <w:t>：</w:t>
            </w:r>
          </w:p>
        </w:tc>
        <w:tc>
          <w:tcPr>
            <w:tcW w:w="2835" w:type="dxa"/>
            <w:vAlign w:val="center"/>
          </w:tcPr>
          <w:p w:rsidR="000A21F2" w:rsidRPr="00B608D6" w:rsidRDefault="000A21F2" w:rsidP="005B68FD">
            <w:pPr>
              <w:jc w:val="center"/>
              <w:rPr>
                <w:bCs/>
                <w:szCs w:val="21"/>
              </w:rPr>
            </w:pPr>
            <w:r w:rsidRPr="00F72D94">
              <w:rPr>
                <w:rFonts w:ascii="Consolas" w:eastAsiaTheme="minorEastAsia" w:hAnsi="Consolas" w:cs="Consolas"/>
              </w:rPr>
              <w:t>delDonate</w:t>
            </w:r>
          </w:p>
        </w:tc>
        <w:tc>
          <w:tcPr>
            <w:tcW w:w="2547" w:type="dxa"/>
          </w:tcPr>
          <w:p w:rsidR="000A21F2" w:rsidRDefault="000A21F2" w:rsidP="005B68FD">
            <w:pPr>
              <w:jc w:val="center"/>
              <w:rPr>
                <w:bCs/>
                <w:szCs w:val="21"/>
              </w:rPr>
            </w:pPr>
          </w:p>
        </w:tc>
        <w:tc>
          <w:tcPr>
            <w:tcW w:w="1847" w:type="dxa"/>
          </w:tcPr>
          <w:p w:rsidR="000A21F2" w:rsidRDefault="000A21F2" w:rsidP="005B68FD">
            <w:pPr>
              <w:jc w:val="center"/>
              <w:rPr>
                <w:bCs/>
                <w:szCs w:val="21"/>
              </w:rPr>
            </w:pPr>
          </w:p>
        </w:tc>
      </w:tr>
      <w:tr w:rsidR="000A21F2" w:rsidTr="005B68FD">
        <w:tc>
          <w:tcPr>
            <w:tcW w:w="1838" w:type="dxa"/>
            <w:shd w:val="clear" w:color="auto" w:fill="A6A6A6" w:themeFill="background1" w:themeFillShade="A6"/>
            <w:vAlign w:val="center"/>
          </w:tcPr>
          <w:p w:rsidR="000A21F2" w:rsidRDefault="000A21F2" w:rsidP="005B68FD">
            <w:pPr>
              <w:jc w:val="center"/>
              <w:rPr>
                <w:bCs/>
                <w:szCs w:val="21"/>
              </w:rPr>
            </w:pPr>
            <w:r>
              <w:rPr>
                <w:bCs/>
                <w:szCs w:val="21"/>
              </w:rPr>
              <w:t>字段名</w:t>
            </w:r>
          </w:p>
        </w:tc>
        <w:tc>
          <w:tcPr>
            <w:tcW w:w="2835" w:type="dxa"/>
            <w:shd w:val="clear" w:color="auto" w:fill="A6A6A6" w:themeFill="background1" w:themeFillShade="A6"/>
            <w:vAlign w:val="center"/>
          </w:tcPr>
          <w:p w:rsidR="000A21F2" w:rsidRDefault="000A21F2" w:rsidP="005B68FD">
            <w:pPr>
              <w:jc w:val="center"/>
              <w:rPr>
                <w:bCs/>
                <w:szCs w:val="21"/>
              </w:rPr>
            </w:pPr>
            <w:r>
              <w:rPr>
                <w:bCs/>
                <w:szCs w:val="21"/>
              </w:rPr>
              <w:t>说明</w:t>
            </w:r>
          </w:p>
        </w:tc>
        <w:tc>
          <w:tcPr>
            <w:tcW w:w="2547" w:type="dxa"/>
            <w:shd w:val="clear" w:color="auto" w:fill="A6A6A6" w:themeFill="background1" w:themeFillShade="A6"/>
          </w:tcPr>
          <w:p w:rsidR="000A21F2" w:rsidRDefault="000A21F2" w:rsidP="005B68FD">
            <w:pPr>
              <w:jc w:val="center"/>
              <w:rPr>
                <w:bCs/>
                <w:szCs w:val="21"/>
              </w:rPr>
            </w:pPr>
            <w:r>
              <w:rPr>
                <w:bCs/>
                <w:szCs w:val="21"/>
              </w:rPr>
              <w:t>备注</w:t>
            </w:r>
          </w:p>
        </w:tc>
        <w:tc>
          <w:tcPr>
            <w:tcW w:w="1847" w:type="dxa"/>
            <w:shd w:val="clear" w:color="auto" w:fill="A6A6A6" w:themeFill="background1" w:themeFillShade="A6"/>
          </w:tcPr>
          <w:p w:rsidR="000A21F2" w:rsidRDefault="000A21F2" w:rsidP="005B68FD">
            <w:pPr>
              <w:jc w:val="center"/>
              <w:rPr>
                <w:bCs/>
                <w:szCs w:val="21"/>
              </w:rPr>
            </w:pPr>
            <w:r>
              <w:rPr>
                <w:rFonts w:hint="eastAsia"/>
                <w:bCs/>
                <w:szCs w:val="21"/>
              </w:rPr>
              <w:t>是否必填项</w:t>
            </w:r>
          </w:p>
        </w:tc>
      </w:tr>
      <w:tr w:rsidR="000A21F2" w:rsidTr="005B68FD">
        <w:trPr>
          <w:trHeight w:val="413"/>
        </w:trPr>
        <w:tc>
          <w:tcPr>
            <w:tcW w:w="1838" w:type="dxa"/>
            <w:shd w:val="clear" w:color="auto" w:fill="auto"/>
            <w:vAlign w:val="center"/>
          </w:tcPr>
          <w:p w:rsidR="000A21F2" w:rsidRPr="001112AF" w:rsidRDefault="000A21F2" w:rsidP="005B68FD">
            <w:pPr>
              <w:jc w:val="center"/>
            </w:pPr>
            <w:r w:rsidRPr="00F72D94">
              <w:rPr>
                <w:rFonts w:ascii="Consolas" w:eastAsiaTheme="minorEastAsia" w:hAnsi="Consolas" w:cs="Consolas"/>
              </w:rPr>
              <w:t>dlid</w:t>
            </w:r>
          </w:p>
        </w:tc>
        <w:tc>
          <w:tcPr>
            <w:tcW w:w="2835" w:type="dxa"/>
            <w:shd w:val="clear" w:color="auto" w:fill="auto"/>
            <w:vAlign w:val="center"/>
          </w:tcPr>
          <w:p w:rsidR="000A21F2" w:rsidRPr="001112AF" w:rsidRDefault="000A21F2" w:rsidP="005B68FD">
            <w:pPr>
              <w:jc w:val="center"/>
              <w:rPr>
                <w:bCs/>
                <w:szCs w:val="21"/>
              </w:rPr>
            </w:pPr>
            <w:r>
              <w:rPr>
                <w:rFonts w:hint="eastAsia"/>
                <w:bCs/>
                <w:szCs w:val="21"/>
              </w:rPr>
              <w:t>捐赠爱心主键</w:t>
            </w:r>
            <w:r>
              <w:rPr>
                <w:rFonts w:hint="eastAsia"/>
                <w:bCs/>
                <w:szCs w:val="21"/>
              </w:rPr>
              <w:t>ID</w:t>
            </w:r>
          </w:p>
        </w:tc>
        <w:tc>
          <w:tcPr>
            <w:tcW w:w="2547" w:type="dxa"/>
            <w:shd w:val="clear" w:color="auto" w:fill="auto"/>
          </w:tcPr>
          <w:p w:rsidR="000A21F2" w:rsidRDefault="000A21F2" w:rsidP="005B68FD">
            <w:pPr>
              <w:jc w:val="center"/>
              <w:rPr>
                <w:bCs/>
                <w:szCs w:val="21"/>
              </w:rPr>
            </w:pPr>
            <w:r>
              <w:rPr>
                <w:rFonts w:hint="eastAsia"/>
                <w:bCs/>
                <w:szCs w:val="21"/>
              </w:rPr>
              <w:t>（列表页获取）</w:t>
            </w:r>
          </w:p>
        </w:tc>
        <w:tc>
          <w:tcPr>
            <w:tcW w:w="1847" w:type="dxa"/>
            <w:shd w:val="clear" w:color="auto" w:fill="auto"/>
          </w:tcPr>
          <w:p w:rsidR="000A21F2" w:rsidRDefault="000A21F2" w:rsidP="005B68FD">
            <w:pPr>
              <w:jc w:val="center"/>
              <w:rPr>
                <w:bCs/>
                <w:szCs w:val="21"/>
              </w:rPr>
            </w:pPr>
            <w:r>
              <w:rPr>
                <w:rFonts w:hint="eastAsia"/>
                <w:bCs/>
                <w:szCs w:val="21"/>
              </w:rPr>
              <w:t>是</w:t>
            </w:r>
          </w:p>
        </w:tc>
      </w:tr>
      <w:tr w:rsidR="000A21F2" w:rsidTr="005B68FD">
        <w:trPr>
          <w:trHeight w:val="405"/>
        </w:trPr>
        <w:tc>
          <w:tcPr>
            <w:tcW w:w="1838" w:type="dxa"/>
            <w:vAlign w:val="center"/>
          </w:tcPr>
          <w:p w:rsidR="000A21F2" w:rsidRPr="00CF52EF" w:rsidRDefault="000A21F2" w:rsidP="005B68FD">
            <w:pPr>
              <w:jc w:val="center"/>
              <w:rPr>
                <w:bCs/>
                <w:szCs w:val="21"/>
              </w:rPr>
            </w:pPr>
            <w:r w:rsidRPr="00F72D94">
              <w:rPr>
                <w:rFonts w:ascii="Consolas" w:eastAsiaTheme="minorEastAsia" w:hAnsi="Consolas" w:cs="Consolas"/>
              </w:rPr>
              <w:t>loveNo</w:t>
            </w:r>
          </w:p>
        </w:tc>
        <w:tc>
          <w:tcPr>
            <w:tcW w:w="2835" w:type="dxa"/>
          </w:tcPr>
          <w:p w:rsidR="000A21F2" w:rsidRDefault="000A21F2" w:rsidP="005B68FD">
            <w:pPr>
              <w:ind w:firstLine="210"/>
              <w:jc w:val="center"/>
              <w:rPr>
                <w:rFonts w:ascii="宋体" w:hAnsi="宋体"/>
                <w:bCs/>
                <w:szCs w:val="21"/>
              </w:rPr>
            </w:pPr>
            <w:r>
              <w:rPr>
                <w:rFonts w:hint="eastAsia"/>
                <w:bCs/>
                <w:szCs w:val="21"/>
              </w:rPr>
              <w:t>爱心单号</w:t>
            </w:r>
          </w:p>
        </w:tc>
        <w:tc>
          <w:tcPr>
            <w:tcW w:w="2547" w:type="dxa"/>
            <w:vAlign w:val="center"/>
          </w:tcPr>
          <w:p w:rsidR="000A21F2" w:rsidRPr="0011442A" w:rsidRDefault="000A21F2" w:rsidP="005B68FD">
            <w:pPr>
              <w:jc w:val="left"/>
              <w:rPr>
                <w:rFonts w:asciiTheme="minorEastAsia" w:eastAsiaTheme="minorEastAsia" w:hAnsiTheme="minorEastAsia"/>
                <w:color w:val="333333"/>
              </w:rPr>
            </w:pPr>
          </w:p>
        </w:tc>
        <w:tc>
          <w:tcPr>
            <w:tcW w:w="1847" w:type="dxa"/>
            <w:vAlign w:val="center"/>
          </w:tcPr>
          <w:p w:rsidR="000A21F2" w:rsidRDefault="000A21F2" w:rsidP="005B68FD">
            <w:pPr>
              <w:jc w:val="center"/>
              <w:rPr>
                <w:bCs/>
                <w:szCs w:val="21"/>
              </w:rPr>
            </w:pPr>
            <w:r>
              <w:rPr>
                <w:rFonts w:hint="eastAsia"/>
                <w:bCs/>
                <w:szCs w:val="21"/>
              </w:rPr>
              <w:t>是</w:t>
            </w:r>
          </w:p>
        </w:tc>
      </w:tr>
      <w:tr w:rsidR="000A21F2" w:rsidTr="005B68FD">
        <w:tc>
          <w:tcPr>
            <w:tcW w:w="1838" w:type="dxa"/>
            <w:shd w:val="clear" w:color="auto" w:fill="A6A6A6" w:themeFill="background1" w:themeFillShade="A6"/>
            <w:vAlign w:val="center"/>
          </w:tcPr>
          <w:p w:rsidR="000A21F2" w:rsidRDefault="000A21F2" w:rsidP="005B68FD">
            <w:pPr>
              <w:jc w:val="center"/>
              <w:rPr>
                <w:bCs/>
                <w:szCs w:val="21"/>
              </w:rPr>
            </w:pPr>
            <w:r>
              <w:rPr>
                <w:rFonts w:hint="eastAsia"/>
              </w:rPr>
              <w:t>参数</w:t>
            </w:r>
            <w:r>
              <w:t>jsonStr</w:t>
            </w:r>
            <w:r>
              <w:rPr>
                <w:rFonts w:hint="eastAsia"/>
              </w:rPr>
              <w:t>：</w:t>
            </w:r>
          </w:p>
        </w:tc>
        <w:tc>
          <w:tcPr>
            <w:tcW w:w="7229" w:type="dxa"/>
            <w:gridSpan w:val="3"/>
            <w:vAlign w:val="center"/>
          </w:tcPr>
          <w:p w:rsidR="000A21F2" w:rsidRPr="007856FB" w:rsidRDefault="000A21F2" w:rsidP="005B68F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t>dlid</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hint="eastAsia"/>
                <w:bCs/>
                <w:szCs w:val="21"/>
              </w:rPr>
              <w:t>捐赠爱心主键</w:t>
            </w:r>
            <w:r>
              <w:rPr>
                <w:rFonts w:hint="eastAsia"/>
                <w:bCs/>
                <w:szCs w:val="21"/>
              </w:rPr>
              <w:t>ID</w:t>
            </w:r>
            <w:r w:rsidRPr="007856FB">
              <w:rPr>
                <w:rFonts w:ascii="Consolas" w:eastAsia="Consolas" w:hAnsi="Consolas" w:hint="eastAsia"/>
                <w:b/>
                <w:color w:val="0070C0"/>
                <w:sz w:val="24"/>
                <w:highlight w:val="white"/>
              </w:rPr>
              <w:t xml:space="preserve"> "</w:t>
            </w:r>
            <w:r w:rsidRPr="007856FB">
              <w:rPr>
                <w:rFonts w:ascii="Consolas" w:eastAsia="Consolas" w:hAnsi="Consolas"/>
                <w:b/>
                <w:color w:val="0070C0"/>
                <w:sz w:val="24"/>
                <w:highlight w:val="white"/>
              </w:rPr>
              <w:t>,</w:t>
            </w:r>
            <w:r w:rsidRPr="007856FB">
              <w:rPr>
                <w:rFonts w:ascii="Consolas" w:eastAsia="Consolas" w:hAnsi="Consolas" w:hint="eastAsia"/>
                <w:b/>
                <w:color w:val="0070C0"/>
                <w:sz w:val="24"/>
                <w:highlight w:val="white"/>
              </w:rPr>
              <w:t>"</w:t>
            </w:r>
            <w:r>
              <w:rPr>
                <w:rFonts w:ascii="Consolas" w:eastAsiaTheme="minorEastAsia" w:hAnsi="Consolas" w:cs="Consolas"/>
              </w:rPr>
              <w:t>loveNo</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hint="eastAsia"/>
                <w:bCs/>
                <w:szCs w:val="21"/>
              </w:rPr>
              <w:t>爱心单号</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rPr>
              <w:t>}</w:t>
            </w:r>
          </w:p>
        </w:tc>
      </w:tr>
      <w:tr w:rsidR="000A21F2" w:rsidTr="005B68FD">
        <w:tc>
          <w:tcPr>
            <w:tcW w:w="1838" w:type="dxa"/>
            <w:shd w:val="clear" w:color="auto" w:fill="A6A6A6" w:themeFill="background1" w:themeFillShade="A6"/>
            <w:vAlign w:val="center"/>
          </w:tcPr>
          <w:p w:rsidR="000A21F2" w:rsidRDefault="000A21F2" w:rsidP="005B68FD">
            <w:pPr>
              <w:jc w:val="center"/>
              <w:rPr>
                <w:rStyle w:val="InternetLink"/>
                <w:rFonts w:ascii="Arial" w:hAnsi="Arial" w:cs="Arial"/>
                <w:szCs w:val="21"/>
              </w:rPr>
            </w:pPr>
            <w:r>
              <w:rPr>
                <w:rStyle w:val="InternetLink"/>
                <w:rFonts w:ascii="Arial" w:hAnsi="Arial" w:cs="Arial" w:hint="eastAsia"/>
                <w:szCs w:val="21"/>
              </w:rPr>
              <w:t>后台返回码</w:t>
            </w:r>
          </w:p>
        </w:tc>
        <w:tc>
          <w:tcPr>
            <w:tcW w:w="2835" w:type="dxa"/>
            <w:shd w:val="clear" w:color="auto" w:fill="A6A6A6" w:themeFill="background1" w:themeFillShade="A6"/>
            <w:vAlign w:val="center"/>
          </w:tcPr>
          <w:p w:rsidR="000A21F2" w:rsidRDefault="000A21F2" w:rsidP="005B68FD">
            <w:pPr>
              <w:ind w:firstLine="210"/>
              <w:jc w:val="center"/>
              <w:rPr>
                <w:rFonts w:ascii="宋体" w:hAnsi="宋体"/>
                <w:bCs/>
                <w:szCs w:val="21"/>
              </w:rPr>
            </w:pPr>
          </w:p>
        </w:tc>
        <w:tc>
          <w:tcPr>
            <w:tcW w:w="2547" w:type="dxa"/>
            <w:shd w:val="clear" w:color="auto" w:fill="A6A6A6" w:themeFill="background1" w:themeFillShade="A6"/>
          </w:tcPr>
          <w:p w:rsidR="000A21F2" w:rsidRDefault="000A21F2" w:rsidP="005B68FD">
            <w:pPr>
              <w:ind w:firstLine="210"/>
              <w:jc w:val="center"/>
              <w:rPr>
                <w:rFonts w:ascii="宋体" w:hAnsi="宋体"/>
                <w:bCs/>
                <w:szCs w:val="21"/>
              </w:rPr>
            </w:pPr>
          </w:p>
        </w:tc>
        <w:tc>
          <w:tcPr>
            <w:tcW w:w="1847" w:type="dxa"/>
            <w:shd w:val="clear" w:color="auto" w:fill="A6A6A6" w:themeFill="background1" w:themeFillShade="A6"/>
          </w:tcPr>
          <w:p w:rsidR="000A21F2" w:rsidRDefault="000A21F2" w:rsidP="005B68FD">
            <w:pPr>
              <w:ind w:firstLine="210"/>
              <w:jc w:val="center"/>
              <w:rPr>
                <w:rFonts w:ascii="宋体" w:hAnsi="宋体"/>
                <w:bCs/>
                <w:szCs w:val="21"/>
              </w:rPr>
            </w:pPr>
          </w:p>
        </w:tc>
      </w:tr>
      <w:tr w:rsidR="000A21F2" w:rsidRPr="00F64465" w:rsidTr="005B68FD">
        <w:tc>
          <w:tcPr>
            <w:tcW w:w="1838" w:type="dxa"/>
            <w:shd w:val="clear" w:color="auto" w:fill="FFFFFF" w:themeFill="background1"/>
            <w:vAlign w:val="center"/>
          </w:tcPr>
          <w:p w:rsidR="000A21F2" w:rsidRPr="00F64465" w:rsidRDefault="000A21F2" w:rsidP="005B68FD">
            <w:pPr>
              <w:widowControl/>
              <w:jc w:val="center"/>
              <w:rPr>
                <w:rFonts w:ascii="Consolas" w:hAnsi="Consolas" w:cs="Consolas"/>
                <w:szCs w:val="21"/>
              </w:rPr>
            </w:pPr>
            <w:r w:rsidRPr="00F64465">
              <w:rPr>
                <w:rFonts w:ascii="Consolas" w:hAnsi="Consolas" w:cs="Consolas" w:hint="eastAsia"/>
                <w:szCs w:val="21"/>
              </w:rPr>
              <w:t>rspCode</w:t>
            </w:r>
          </w:p>
        </w:tc>
        <w:tc>
          <w:tcPr>
            <w:tcW w:w="2835" w:type="dxa"/>
            <w:shd w:val="clear" w:color="auto" w:fill="FFFFFF" w:themeFill="background1"/>
          </w:tcPr>
          <w:p w:rsidR="000A21F2" w:rsidRPr="00F64465" w:rsidRDefault="000A21F2" w:rsidP="005B68FD">
            <w:pPr>
              <w:pStyle w:val="a8"/>
              <w:jc w:val="center"/>
              <w:rPr>
                <w:rFonts w:cs="Arial"/>
              </w:rPr>
            </w:pPr>
            <w:r w:rsidRPr="00F64465">
              <w:rPr>
                <w:rFonts w:ascii="Consolas" w:hAnsi="Consolas" w:cs="Consolas" w:hint="eastAsia"/>
                <w:bCs/>
              </w:rPr>
              <w:t>返回的状态码</w:t>
            </w:r>
          </w:p>
        </w:tc>
        <w:tc>
          <w:tcPr>
            <w:tcW w:w="2547" w:type="dxa"/>
            <w:shd w:val="clear" w:color="auto" w:fill="FFFFFF" w:themeFill="background1"/>
            <w:vAlign w:val="center"/>
          </w:tcPr>
          <w:p w:rsidR="000A21F2" w:rsidRPr="00F64465" w:rsidRDefault="000A21F2" w:rsidP="005B68F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0A21F2" w:rsidRPr="00F64465" w:rsidRDefault="000A21F2" w:rsidP="005B68FD">
            <w:pPr>
              <w:widowControl/>
              <w:jc w:val="center"/>
              <w:rPr>
                <w:rFonts w:ascii="Consolas" w:hAnsi="Consolas" w:cs="Consolas"/>
                <w:szCs w:val="21"/>
              </w:rPr>
            </w:pPr>
          </w:p>
        </w:tc>
      </w:tr>
      <w:tr w:rsidR="000A21F2" w:rsidRPr="00F64465" w:rsidTr="005B68FD">
        <w:tc>
          <w:tcPr>
            <w:tcW w:w="1838" w:type="dxa"/>
            <w:shd w:val="clear" w:color="auto" w:fill="FFFFFF" w:themeFill="background1"/>
            <w:vAlign w:val="center"/>
          </w:tcPr>
          <w:p w:rsidR="000A21F2" w:rsidRPr="00F64465" w:rsidRDefault="000A21F2" w:rsidP="005B68FD">
            <w:pPr>
              <w:widowControl/>
              <w:jc w:val="center"/>
              <w:rPr>
                <w:rFonts w:ascii="Consolas" w:hAnsi="Consolas" w:cs="Consolas"/>
                <w:szCs w:val="21"/>
              </w:rPr>
            </w:pPr>
            <w:r w:rsidRPr="00F64465">
              <w:rPr>
                <w:rFonts w:ascii="Consolas" w:hAnsi="Consolas" w:cs="Consolas" w:hint="eastAsia"/>
                <w:szCs w:val="21"/>
              </w:rPr>
              <w:t>rspDesc</w:t>
            </w:r>
          </w:p>
        </w:tc>
        <w:tc>
          <w:tcPr>
            <w:tcW w:w="2835" w:type="dxa"/>
            <w:shd w:val="clear" w:color="auto" w:fill="FFFFFF" w:themeFill="background1"/>
          </w:tcPr>
          <w:p w:rsidR="000A21F2" w:rsidRPr="00F64465" w:rsidRDefault="000A21F2" w:rsidP="005B68F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547" w:type="dxa"/>
            <w:shd w:val="clear" w:color="auto" w:fill="FFFFFF" w:themeFill="background1"/>
            <w:vAlign w:val="center"/>
          </w:tcPr>
          <w:p w:rsidR="000A21F2" w:rsidRPr="00F64465" w:rsidRDefault="000A21F2" w:rsidP="005B68F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0A21F2" w:rsidRPr="00F64465" w:rsidRDefault="000A21F2" w:rsidP="005B68FD">
            <w:pPr>
              <w:widowControl/>
              <w:jc w:val="center"/>
              <w:rPr>
                <w:rFonts w:ascii="Consolas" w:hAnsi="Consolas" w:cs="Consolas"/>
                <w:szCs w:val="21"/>
              </w:rPr>
            </w:pPr>
          </w:p>
        </w:tc>
      </w:tr>
      <w:tr w:rsidR="000A21F2" w:rsidTr="005B68FD">
        <w:tc>
          <w:tcPr>
            <w:tcW w:w="1838" w:type="dxa"/>
            <w:shd w:val="clear" w:color="auto" w:fill="A6A6A6" w:themeFill="background1" w:themeFillShade="A6"/>
            <w:vAlign w:val="center"/>
          </w:tcPr>
          <w:p w:rsidR="000A21F2" w:rsidRDefault="000A21F2" w:rsidP="005B68F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3"/>
            <w:shd w:val="clear" w:color="auto" w:fill="FFFFFF" w:themeFill="background1"/>
            <w:vAlign w:val="center"/>
          </w:tcPr>
          <w:p w:rsidR="000A21F2" w:rsidRPr="00CB5781" w:rsidRDefault="000A21F2" w:rsidP="005B68FD">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Theme="minorEastAsia" w:eastAsiaTheme="minorEastAsia" w:hAnsiTheme="minorEastAsia" w:hint="eastAsia"/>
                <w:color w:val="5B9BD5" w:themeColor="accent1"/>
                <w:sz w:val="24"/>
                <w:highlight w:val="white"/>
              </w:rPr>
              <w:t>返回</w:t>
            </w:r>
            <w:r>
              <w:rPr>
                <w:rFonts w:ascii="宋体" w:hAnsi="宋体" w:cs="宋体" w:hint="eastAsia"/>
                <w:color w:val="5B9BD5" w:themeColor="accent1"/>
                <w:sz w:val="24"/>
                <w:highlight w:val="white"/>
              </w:rPr>
              <w:t>正常</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bl>
    <w:p w:rsidR="000A21F2" w:rsidRDefault="000A21F2" w:rsidP="000A21F2">
      <w:pPr>
        <w:spacing w:before="240"/>
      </w:pPr>
    </w:p>
    <w:p w:rsidR="000A21F2" w:rsidRPr="000A21F2" w:rsidRDefault="000A21F2" w:rsidP="000A21F2"/>
    <w:p w:rsidR="00DD68A6" w:rsidRDefault="00DD68A6" w:rsidP="00D803E8">
      <w:pPr>
        <w:pStyle w:val="4"/>
      </w:pPr>
      <w:r>
        <w:rPr>
          <w:rFonts w:hint="eastAsia"/>
        </w:rPr>
        <w:t>1.1.2我的捐赠（爱心人士）</w:t>
      </w:r>
    </w:p>
    <w:p w:rsidR="0040410B" w:rsidRDefault="0040410B" w:rsidP="0040410B">
      <w:pPr>
        <w:pStyle w:val="5"/>
      </w:pPr>
      <w:r>
        <w:rPr>
          <w:rFonts w:hint="eastAsia"/>
        </w:rPr>
        <w:t>1</w:t>
      </w:r>
      <w:r>
        <w:t>.1.2.1</w:t>
      </w:r>
      <w:r>
        <w:rPr>
          <w:rFonts w:hint="eastAsia"/>
        </w:rPr>
        <w:t>我的捐赠列表页（捐钱，捐物）</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40410B" w:rsidTr="00E64201">
        <w:tc>
          <w:tcPr>
            <w:tcW w:w="1838" w:type="dxa"/>
            <w:vAlign w:val="center"/>
          </w:tcPr>
          <w:p w:rsidR="0040410B" w:rsidRDefault="0040410B" w:rsidP="00E64201">
            <w:pPr>
              <w:jc w:val="center"/>
              <w:rPr>
                <w:bCs/>
                <w:szCs w:val="21"/>
              </w:rPr>
            </w:pPr>
            <w:r>
              <w:rPr>
                <w:bCs/>
                <w:szCs w:val="21"/>
              </w:rPr>
              <w:t>接口标识：</w:t>
            </w:r>
          </w:p>
        </w:tc>
        <w:tc>
          <w:tcPr>
            <w:tcW w:w="2655" w:type="dxa"/>
            <w:gridSpan w:val="2"/>
            <w:vAlign w:val="center"/>
          </w:tcPr>
          <w:p w:rsidR="0040410B" w:rsidRDefault="0040410B" w:rsidP="00E64201">
            <w:pPr>
              <w:jc w:val="center"/>
              <w:rPr>
                <w:bCs/>
                <w:szCs w:val="21"/>
              </w:rPr>
            </w:pPr>
            <w:r w:rsidRPr="00DD68A6">
              <w:rPr>
                <w:bCs/>
                <w:szCs w:val="21"/>
              </w:rPr>
              <w:t>myDonateAllList</w:t>
            </w:r>
          </w:p>
        </w:tc>
        <w:tc>
          <w:tcPr>
            <w:tcW w:w="2727" w:type="dxa"/>
          </w:tcPr>
          <w:p w:rsidR="0040410B" w:rsidRDefault="0040410B" w:rsidP="00E64201">
            <w:pPr>
              <w:jc w:val="left"/>
            </w:pPr>
          </w:p>
        </w:tc>
        <w:tc>
          <w:tcPr>
            <w:tcW w:w="1847" w:type="dxa"/>
          </w:tcPr>
          <w:p w:rsidR="0040410B" w:rsidRDefault="0040410B" w:rsidP="00E64201">
            <w:pPr>
              <w:jc w:val="left"/>
            </w:pPr>
          </w:p>
        </w:tc>
      </w:tr>
      <w:tr w:rsidR="0040410B" w:rsidTr="00E64201">
        <w:tc>
          <w:tcPr>
            <w:tcW w:w="1838" w:type="dxa"/>
            <w:shd w:val="clear" w:color="auto" w:fill="A6A6A6" w:themeFill="background1" w:themeFillShade="A6"/>
            <w:vAlign w:val="center"/>
          </w:tcPr>
          <w:p w:rsidR="0040410B" w:rsidRDefault="0040410B" w:rsidP="00E64201">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40410B" w:rsidRDefault="0040410B" w:rsidP="00E64201">
            <w:pPr>
              <w:jc w:val="center"/>
              <w:rPr>
                <w:bCs/>
                <w:szCs w:val="21"/>
              </w:rPr>
            </w:pPr>
            <w:r w:rsidRPr="00DD68A6">
              <w:rPr>
                <w:bCs/>
                <w:szCs w:val="21"/>
              </w:rPr>
              <w:t>myDonateAllList</w:t>
            </w:r>
          </w:p>
        </w:tc>
        <w:tc>
          <w:tcPr>
            <w:tcW w:w="2727" w:type="dxa"/>
          </w:tcPr>
          <w:p w:rsidR="0040410B" w:rsidRDefault="0040410B" w:rsidP="00E64201">
            <w:pPr>
              <w:jc w:val="center"/>
              <w:rPr>
                <w:bCs/>
                <w:szCs w:val="21"/>
              </w:rPr>
            </w:pPr>
          </w:p>
        </w:tc>
        <w:tc>
          <w:tcPr>
            <w:tcW w:w="1847" w:type="dxa"/>
          </w:tcPr>
          <w:p w:rsidR="0040410B" w:rsidRDefault="0040410B" w:rsidP="00E64201">
            <w:pPr>
              <w:jc w:val="center"/>
              <w:rPr>
                <w:bCs/>
                <w:szCs w:val="21"/>
              </w:rPr>
            </w:pPr>
          </w:p>
        </w:tc>
      </w:tr>
      <w:tr w:rsidR="0040410B" w:rsidTr="00E64201">
        <w:tc>
          <w:tcPr>
            <w:tcW w:w="1838" w:type="dxa"/>
            <w:shd w:val="clear" w:color="auto" w:fill="A6A6A6" w:themeFill="background1" w:themeFillShade="A6"/>
            <w:vAlign w:val="center"/>
          </w:tcPr>
          <w:p w:rsidR="0040410B" w:rsidRDefault="0040410B" w:rsidP="00E64201">
            <w:pPr>
              <w:jc w:val="center"/>
              <w:rPr>
                <w:bCs/>
                <w:szCs w:val="21"/>
              </w:rPr>
            </w:pPr>
            <w:r>
              <w:rPr>
                <w:bCs/>
                <w:szCs w:val="21"/>
              </w:rPr>
              <w:t>字段名</w:t>
            </w:r>
          </w:p>
        </w:tc>
        <w:tc>
          <w:tcPr>
            <w:tcW w:w="2655" w:type="dxa"/>
            <w:gridSpan w:val="2"/>
            <w:shd w:val="clear" w:color="auto" w:fill="A6A6A6" w:themeFill="background1" w:themeFillShade="A6"/>
            <w:vAlign w:val="center"/>
          </w:tcPr>
          <w:p w:rsidR="0040410B" w:rsidRDefault="0040410B" w:rsidP="00E64201">
            <w:pPr>
              <w:jc w:val="center"/>
              <w:rPr>
                <w:bCs/>
                <w:szCs w:val="21"/>
              </w:rPr>
            </w:pPr>
            <w:r>
              <w:rPr>
                <w:bCs/>
                <w:szCs w:val="21"/>
              </w:rPr>
              <w:t>说明</w:t>
            </w:r>
          </w:p>
        </w:tc>
        <w:tc>
          <w:tcPr>
            <w:tcW w:w="2727" w:type="dxa"/>
            <w:shd w:val="clear" w:color="auto" w:fill="A6A6A6" w:themeFill="background1" w:themeFillShade="A6"/>
          </w:tcPr>
          <w:p w:rsidR="0040410B" w:rsidRDefault="0040410B" w:rsidP="00E64201">
            <w:pPr>
              <w:jc w:val="center"/>
              <w:rPr>
                <w:bCs/>
                <w:szCs w:val="21"/>
              </w:rPr>
            </w:pPr>
            <w:r>
              <w:rPr>
                <w:bCs/>
                <w:szCs w:val="21"/>
              </w:rPr>
              <w:t>备注</w:t>
            </w:r>
          </w:p>
        </w:tc>
        <w:tc>
          <w:tcPr>
            <w:tcW w:w="1847" w:type="dxa"/>
            <w:shd w:val="clear" w:color="auto" w:fill="A6A6A6" w:themeFill="background1" w:themeFillShade="A6"/>
          </w:tcPr>
          <w:p w:rsidR="0040410B" w:rsidRDefault="0040410B" w:rsidP="00E64201">
            <w:pPr>
              <w:jc w:val="center"/>
              <w:rPr>
                <w:bCs/>
                <w:szCs w:val="21"/>
              </w:rPr>
            </w:pPr>
            <w:r>
              <w:rPr>
                <w:rFonts w:hint="eastAsia"/>
                <w:bCs/>
                <w:szCs w:val="21"/>
              </w:rPr>
              <w:t>是否必填项</w:t>
            </w:r>
          </w:p>
        </w:tc>
      </w:tr>
      <w:tr w:rsidR="0040410B" w:rsidTr="00E64201">
        <w:trPr>
          <w:trHeight w:val="405"/>
        </w:trPr>
        <w:tc>
          <w:tcPr>
            <w:tcW w:w="1838" w:type="dxa"/>
            <w:vAlign w:val="center"/>
          </w:tcPr>
          <w:p w:rsidR="0040410B" w:rsidRPr="009D30C1" w:rsidRDefault="0040410B" w:rsidP="00E64201">
            <w:pPr>
              <w:jc w:val="center"/>
              <w:rPr>
                <w:bCs/>
                <w:szCs w:val="21"/>
              </w:rPr>
            </w:pPr>
            <w:r w:rsidRPr="00DD68A6">
              <w:rPr>
                <w:bCs/>
                <w:szCs w:val="21"/>
              </w:rPr>
              <w:t>pageNow</w:t>
            </w:r>
          </w:p>
        </w:tc>
        <w:tc>
          <w:tcPr>
            <w:tcW w:w="2655" w:type="dxa"/>
            <w:gridSpan w:val="2"/>
            <w:vAlign w:val="center"/>
          </w:tcPr>
          <w:p w:rsidR="0040410B" w:rsidRDefault="0040410B" w:rsidP="00E64201">
            <w:pPr>
              <w:jc w:val="center"/>
              <w:rPr>
                <w:rFonts w:ascii="宋体" w:hAnsi="宋体"/>
                <w:bCs/>
                <w:szCs w:val="21"/>
              </w:rPr>
            </w:pPr>
            <w:r>
              <w:rPr>
                <w:rFonts w:ascii="宋体" w:hAnsi="宋体" w:hint="eastAsia"/>
                <w:bCs/>
                <w:szCs w:val="21"/>
              </w:rPr>
              <w:t>当期页码</w:t>
            </w:r>
          </w:p>
        </w:tc>
        <w:tc>
          <w:tcPr>
            <w:tcW w:w="2727" w:type="dxa"/>
            <w:vAlign w:val="center"/>
          </w:tcPr>
          <w:p w:rsidR="0040410B" w:rsidRPr="00FE77C3" w:rsidRDefault="0040410B" w:rsidP="00E64201">
            <w:pPr>
              <w:jc w:val="left"/>
              <w:rPr>
                <w:rFonts w:ascii="微软雅黑" w:eastAsia="微软雅黑" w:hAnsi="微软雅黑"/>
                <w:color w:val="333333"/>
              </w:rPr>
            </w:pPr>
          </w:p>
        </w:tc>
        <w:tc>
          <w:tcPr>
            <w:tcW w:w="1847" w:type="dxa"/>
            <w:vAlign w:val="center"/>
          </w:tcPr>
          <w:p w:rsidR="0040410B" w:rsidRDefault="0040410B" w:rsidP="00E64201">
            <w:pPr>
              <w:jc w:val="center"/>
              <w:rPr>
                <w:bCs/>
                <w:szCs w:val="21"/>
              </w:rPr>
            </w:pPr>
            <w:r>
              <w:rPr>
                <w:rFonts w:hint="eastAsia"/>
                <w:bCs/>
                <w:szCs w:val="21"/>
              </w:rPr>
              <w:t>是</w:t>
            </w:r>
          </w:p>
        </w:tc>
      </w:tr>
      <w:tr w:rsidR="0040410B" w:rsidTr="00E64201">
        <w:trPr>
          <w:trHeight w:val="405"/>
        </w:trPr>
        <w:tc>
          <w:tcPr>
            <w:tcW w:w="1838" w:type="dxa"/>
            <w:vAlign w:val="center"/>
          </w:tcPr>
          <w:p w:rsidR="0040410B" w:rsidRDefault="0040410B" w:rsidP="00E64201">
            <w:pPr>
              <w:jc w:val="center"/>
              <w:rPr>
                <w:bCs/>
                <w:szCs w:val="21"/>
              </w:rPr>
            </w:pPr>
            <w:r w:rsidRPr="00DD68A6">
              <w:rPr>
                <w:bCs/>
                <w:szCs w:val="21"/>
              </w:rPr>
              <w:t>pageCount</w:t>
            </w:r>
          </w:p>
        </w:tc>
        <w:tc>
          <w:tcPr>
            <w:tcW w:w="2655" w:type="dxa"/>
            <w:gridSpan w:val="2"/>
            <w:vAlign w:val="center"/>
          </w:tcPr>
          <w:p w:rsidR="0040410B" w:rsidRDefault="0040410B" w:rsidP="00E64201">
            <w:pPr>
              <w:jc w:val="center"/>
              <w:rPr>
                <w:rFonts w:ascii="宋体" w:hAnsi="宋体"/>
                <w:bCs/>
                <w:szCs w:val="21"/>
              </w:rPr>
            </w:pPr>
            <w:r>
              <w:rPr>
                <w:rFonts w:ascii="宋体" w:hAnsi="宋体" w:hint="eastAsia"/>
                <w:bCs/>
                <w:szCs w:val="21"/>
              </w:rPr>
              <w:t>每页查询个数</w:t>
            </w:r>
          </w:p>
        </w:tc>
        <w:tc>
          <w:tcPr>
            <w:tcW w:w="2727" w:type="dxa"/>
            <w:vAlign w:val="center"/>
          </w:tcPr>
          <w:p w:rsidR="0040410B" w:rsidRPr="00FE77C3" w:rsidRDefault="0040410B" w:rsidP="00E64201">
            <w:pPr>
              <w:jc w:val="left"/>
              <w:rPr>
                <w:rFonts w:ascii="微软雅黑" w:eastAsia="微软雅黑" w:hAnsi="微软雅黑"/>
                <w:color w:val="333333"/>
              </w:rPr>
            </w:pPr>
          </w:p>
        </w:tc>
        <w:tc>
          <w:tcPr>
            <w:tcW w:w="1847" w:type="dxa"/>
            <w:vAlign w:val="center"/>
          </w:tcPr>
          <w:p w:rsidR="0040410B" w:rsidRDefault="0040410B" w:rsidP="00E64201">
            <w:pPr>
              <w:jc w:val="center"/>
              <w:rPr>
                <w:bCs/>
                <w:szCs w:val="21"/>
              </w:rPr>
            </w:pPr>
            <w:r>
              <w:rPr>
                <w:rFonts w:hint="eastAsia"/>
                <w:bCs/>
                <w:szCs w:val="21"/>
              </w:rPr>
              <w:t>是</w:t>
            </w:r>
          </w:p>
        </w:tc>
      </w:tr>
      <w:tr w:rsidR="0040410B" w:rsidTr="00E64201">
        <w:trPr>
          <w:trHeight w:val="405"/>
        </w:trPr>
        <w:tc>
          <w:tcPr>
            <w:tcW w:w="1838" w:type="dxa"/>
            <w:vAlign w:val="center"/>
          </w:tcPr>
          <w:p w:rsidR="0040410B" w:rsidRDefault="0040410B" w:rsidP="00E64201">
            <w:pPr>
              <w:jc w:val="center"/>
              <w:rPr>
                <w:bCs/>
                <w:szCs w:val="21"/>
              </w:rPr>
            </w:pPr>
            <w:r w:rsidRPr="00DD68A6">
              <w:rPr>
                <w:bCs/>
                <w:szCs w:val="21"/>
              </w:rPr>
              <w:t>userid</w:t>
            </w:r>
          </w:p>
        </w:tc>
        <w:tc>
          <w:tcPr>
            <w:tcW w:w="2655" w:type="dxa"/>
            <w:gridSpan w:val="2"/>
            <w:vAlign w:val="center"/>
          </w:tcPr>
          <w:p w:rsidR="0040410B" w:rsidRDefault="0040410B" w:rsidP="00E64201">
            <w:pPr>
              <w:jc w:val="center"/>
              <w:rPr>
                <w:rFonts w:ascii="宋体" w:hAnsi="宋体"/>
                <w:bCs/>
                <w:szCs w:val="21"/>
              </w:rPr>
            </w:pPr>
            <w:r>
              <w:rPr>
                <w:rFonts w:ascii="宋体" w:hAnsi="宋体" w:hint="eastAsia"/>
                <w:bCs/>
                <w:szCs w:val="21"/>
              </w:rPr>
              <w:t>用户id</w:t>
            </w:r>
          </w:p>
        </w:tc>
        <w:tc>
          <w:tcPr>
            <w:tcW w:w="2727" w:type="dxa"/>
            <w:vAlign w:val="center"/>
          </w:tcPr>
          <w:p w:rsidR="0040410B" w:rsidRPr="00FE77C3" w:rsidRDefault="0040410B" w:rsidP="00E64201">
            <w:pPr>
              <w:jc w:val="left"/>
              <w:rPr>
                <w:rFonts w:ascii="微软雅黑" w:eastAsia="微软雅黑" w:hAnsi="微软雅黑"/>
                <w:color w:val="333333"/>
              </w:rPr>
            </w:pPr>
          </w:p>
        </w:tc>
        <w:tc>
          <w:tcPr>
            <w:tcW w:w="1847" w:type="dxa"/>
            <w:vAlign w:val="center"/>
          </w:tcPr>
          <w:p w:rsidR="0040410B" w:rsidRDefault="0040410B" w:rsidP="00E64201">
            <w:pPr>
              <w:jc w:val="center"/>
              <w:rPr>
                <w:bCs/>
                <w:szCs w:val="21"/>
              </w:rPr>
            </w:pPr>
            <w:r>
              <w:rPr>
                <w:rFonts w:hint="eastAsia"/>
                <w:bCs/>
                <w:szCs w:val="21"/>
              </w:rPr>
              <w:t>是</w:t>
            </w:r>
          </w:p>
        </w:tc>
      </w:tr>
      <w:tr w:rsidR="0040410B" w:rsidTr="00E64201">
        <w:trPr>
          <w:trHeight w:val="405"/>
        </w:trPr>
        <w:tc>
          <w:tcPr>
            <w:tcW w:w="1838" w:type="dxa"/>
            <w:vAlign w:val="center"/>
          </w:tcPr>
          <w:p w:rsidR="0040410B" w:rsidRDefault="0040410B" w:rsidP="00E64201">
            <w:pPr>
              <w:jc w:val="center"/>
              <w:rPr>
                <w:bCs/>
                <w:szCs w:val="21"/>
              </w:rPr>
            </w:pPr>
            <w:r w:rsidRPr="00DD68A6">
              <w:rPr>
                <w:bCs/>
                <w:szCs w:val="21"/>
              </w:rPr>
              <w:lastRenderedPageBreak/>
              <w:t>type</w:t>
            </w:r>
          </w:p>
        </w:tc>
        <w:tc>
          <w:tcPr>
            <w:tcW w:w="2655" w:type="dxa"/>
            <w:gridSpan w:val="2"/>
            <w:vAlign w:val="center"/>
          </w:tcPr>
          <w:p w:rsidR="0040410B" w:rsidRDefault="0040410B" w:rsidP="00E64201">
            <w:pPr>
              <w:jc w:val="center"/>
              <w:rPr>
                <w:rFonts w:ascii="宋体" w:hAnsi="宋体"/>
                <w:bCs/>
                <w:szCs w:val="21"/>
              </w:rPr>
            </w:pPr>
            <w:r>
              <w:rPr>
                <w:rFonts w:ascii="宋体" w:hAnsi="宋体" w:hint="eastAsia"/>
                <w:bCs/>
                <w:szCs w:val="21"/>
              </w:rPr>
              <w:t>捐赠类型</w:t>
            </w:r>
          </w:p>
        </w:tc>
        <w:tc>
          <w:tcPr>
            <w:tcW w:w="2727" w:type="dxa"/>
            <w:vAlign w:val="center"/>
          </w:tcPr>
          <w:p w:rsidR="0040410B" w:rsidRDefault="0040410B" w:rsidP="00E64201">
            <w:pPr>
              <w:jc w:val="left"/>
              <w:rPr>
                <w:rFonts w:ascii="微软雅黑" w:eastAsia="微软雅黑" w:hAnsi="微软雅黑"/>
                <w:color w:val="333333"/>
              </w:rPr>
            </w:pPr>
            <w:r>
              <w:rPr>
                <w:rFonts w:ascii="微软雅黑" w:eastAsia="微软雅黑" w:hAnsi="微软雅黑" w:hint="eastAsia"/>
                <w:color w:val="333333"/>
              </w:rPr>
              <w:t>1：捐物，2：捐钱</w:t>
            </w:r>
          </w:p>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不填查所有</w:t>
            </w:r>
          </w:p>
        </w:tc>
        <w:tc>
          <w:tcPr>
            <w:tcW w:w="1847" w:type="dxa"/>
            <w:vAlign w:val="center"/>
          </w:tcPr>
          <w:p w:rsidR="0040410B" w:rsidRDefault="0040410B" w:rsidP="00E64201">
            <w:pPr>
              <w:jc w:val="center"/>
              <w:rPr>
                <w:bCs/>
                <w:szCs w:val="21"/>
              </w:rPr>
            </w:pPr>
          </w:p>
        </w:tc>
      </w:tr>
      <w:tr w:rsidR="0040410B" w:rsidTr="00E64201">
        <w:trPr>
          <w:trHeight w:val="405"/>
        </w:trPr>
        <w:tc>
          <w:tcPr>
            <w:tcW w:w="1838" w:type="dxa"/>
            <w:vAlign w:val="center"/>
          </w:tcPr>
          <w:p w:rsidR="0040410B" w:rsidRDefault="0040410B" w:rsidP="00E64201">
            <w:pPr>
              <w:jc w:val="center"/>
              <w:rPr>
                <w:bCs/>
                <w:szCs w:val="21"/>
              </w:rPr>
            </w:pPr>
            <w:r w:rsidRPr="00DD68A6">
              <w:rPr>
                <w:bCs/>
                <w:szCs w:val="21"/>
              </w:rPr>
              <w:t>status</w:t>
            </w:r>
          </w:p>
        </w:tc>
        <w:tc>
          <w:tcPr>
            <w:tcW w:w="2655" w:type="dxa"/>
            <w:gridSpan w:val="2"/>
            <w:vAlign w:val="center"/>
          </w:tcPr>
          <w:p w:rsidR="0040410B" w:rsidRDefault="0040410B" w:rsidP="00E64201">
            <w:pPr>
              <w:jc w:val="center"/>
              <w:rPr>
                <w:rFonts w:ascii="宋体" w:hAnsi="宋体"/>
                <w:bCs/>
                <w:szCs w:val="21"/>
              </w:rPr>
            </w:pPr>
            <w:r>
              <w:rPr>
                <w:rFonts w:ascii="宋体" w:hAnsi="宋体" w:hint="eastAsia"/>
                <w:bCs/>
                <w:szCs w:val="21"/>
              </w:rPr>
              <w:t>捐赠状态</w:t>
            </w:r>
          </w:p>
        </w:tc>
        <w:tc>
          <w:tcPr>
            <w:tcW w:w="2727" w:type="dxa"/>
            <w:vAlign w:val="center"/>
          </w:tcPr>
          <w:p w:rsidR="0040410B" w:rsidRDefault="0040410B" w:rsidP="00E64201">
            <w:pPr>
              <w:jc w:val="left"/>
              <w:rPr>
                <w:rFonts w:ascii="微软雅黑" w:eastAsia="微软雅黑" w:hAnsi="微软雅黑"/>
                <w:color w:val="333333"/>
              </w:rPr>
            </w:pPr>
            <w:r>
              <w:rPr>
                <w:rFonts w:ascii="微软雅黑" w:eastAsia="微软雅黑" w:hAnsi="微软雅黑" w:hint="eastAsia"/>
                <w:color w:val="333333"/>
              </w:rPr>
              <w:t>捐物：1，待发送；2，已送出；3，对接成功</w:t>
            </w:r>
          </w:p>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捐钱：2，打款中；3，对接成功</w:t>
            </w:r>
          </w:p>
        </w:tc>
        <w:tc>
          <w:tcPr>
            <w:tcW w:w="1847" w:type="dxa"/>
            <w:vAlign w:val="center"/>
          </w:tcPr>
          <w:p w:rsidR="0040410B" w:rsidRDefault="0040410B" w:rsidP="00E64201">
            <w:pPr>
              <w:jc w:val="center"/>
              <w:rPr>
                <w:bCs/>
                <w:szCs w:val="21"/>
              </w:rPr>
            </w:pPr>
          </w:p>
        </w:tc>
      </w:tr>
      <w:tr w:rsidR="0040410B" w:rsidTr="00E64201">
        <w:tc>
          <w:tcPr>
            <w:tcW w:w="1838" w:type="dxa"/>
            <w:shd w:val="clear" w:color="auto" w:fill="A6A6A6" w:themeFill="background1" w:themeFillShade="A6"/>
            <w:vAlign w:val="center"/>
          </w:tcPr>
          <w:p w:rsidR="0040410B" w:rsidRDefault="0040410B" w:rsidP="00E64201">
            <w:pPr>
              <w:jc w:val="center"/>
              <w:rPr>
                <w:bCs/>
                <w:szCs w:val="21"/>
              </w:rPr>
            </w:pPr>
            <w:r>
              <w:rPr>
                <w:rFonts w:hint="eastAsia"/>
              </w:rPr>
              <w:t>参数</w:t>
            </w:r>
            <w:r>
              <w:t>jsonStr</w:t>
            </w:r>
            <w:r>
              <w:rPr>
                <w:rFonts w:hint="eastAsia"/>
              </w:rPr>
              <w:t>：</w:t>
            </w:r>
          </w:p>
        </w:tc>
        <w:tc>
          <w:tcPr>
            <w:tcW w:w="7229" w:type="dxa"/>
            <w:gridSpan w:val="4"/>
            <w:vAlign w:val="center"/>
          </w:tcPr>
          <w:p w:rsidR="0040410B" w:rsidRPr="00DD68A6" w:rsidRDefault="0040410B" w:rsidP="00E64201">
            <w:pPr>
              <w:ind w:left="120" w:hangingChars="50" w:hanging="120"/>
              <w:jc w:val="left"/>
              <w:rPr>
                <w:rFonts w:ascii="Consolas" w:hAnsi="Consolas" w:cs="Consolas"/>
                <w:b/>
                <w:bCs/>
                <w:color w:val="0070C0"/>
                <w:sz w:val="24"/>
                <w:szCs w:val="24"/>
              </w:rPr>
            </w:pPr>
            <w:r w:rsidRPr="00DD68A6">
              <w:rPr>
                <w:rFonts w:ascii="Consolas" w:hAnsi="Consolas" w:cs="Consolas"/>
                <w:b/>
                <w:bCs/>
                <w:color w:val="0070C0"/>
                <w:sz w:val="24"/>
                <w:szCs w:val="24"/>
              </w:rPr>
              <w:t>{</w:t>
            </w:r>
          </w:p>
          <w:p w:rsidR="0040410B" w:rsidRPr="00DD68A6" w:rsidRDefault="0040410B" w:rsidP="00E64201">
            <w:pPr>
              <w:ind w:left="120" w:hangingChars="50" w:hanging="120"/>
              <w:jc w:val="left"/>
              <w:rPr>
                <w:rFonts w:ascii="Consolas" w:hAnsi="Consolas" w:cs="Consolas"/>
                <w:b/>
                <w:bCs/>
                <w:color w:val="0070C0"/>
                <w:sz w:val="24"/>
                <w:szCs w:val="24"/>
              </w:rPr>
            </w:pPr>
            <w:r w:rsidRPr="00DD68A6">
              <w:rPr>
                <w:rFonts w:ascii="Consolas" w:hAnsi="Consolas" w:cs="Consolas"/>
                <w:b/>
                <w:bCs/>
                <w:color w:val="0070C0"/>
                <w:sz w:val="24"/>
                <w:szCs w:val="24"/>
              </w:rPr>
              <w:t xml:space="preserve">    "pageNow": 1,</w:t>
            </w:r>
          </w:p>
          <w:p w:rsidR="0040410B" w:rsidRPr="00DD68A6" w:rsidRDefault="0040410B" w:rsidP="00E64201">
            <w:pPr>
              <w:ind w:left="120" w:hangingChars="50" w:hanging="120"/>
              <w:jc w:val="left"/>
              <w:rPr>
                <w:rFonts w:ascii="Consolas" w:hAnsi="Consolas" w:cs="Consolas"/>
                <w:b/>
                <w:bCs/>
                <w:color w:val="0070C0"/>
                <w:sz w:val="24"/>
                <w:szCs w:val="24"/>
              </w:rPr>
            </w:pPr>
            <w:r w:rsidRPr="00DD68A6">
              <w:rPr>
                <w:rFonts w:ascii="Consolas" w:hAnsi="Consolas" w:cs="Consolas"/>
                <w:b/>
                <w:bCs/>
                <w:color w:val="0070C0"/>
                <w:sz w:val="24"/>
                <w:szCs w:val="24"/>
              </w:rPr>
              <w:t xml:space="preserve">    "pageCount": 10000000,</w:t>
            </w:r>
          </w:p>
          <w:p w:rsidR="0040410B" w:rsidRPr="00DD68A6" w:rsidRDefault="0040410B" w:rsidP="00E64201">
            <w:pPr>
              <w:ind w:left="120" w:hangingChars="50" w:hanging="120"/>
              <w:jc w:val="left"/>
              <w:rPr>
                <w:rFonts w:ascii="Consolas" w:hAnsi="Consolas" w:cs="Consolas"/>
                <w:b/>
                <w:bCs/>
                <w:color w:val="0070C0"/>
                <w:sz w:val="24"/>
                <w:szCs w:val="24"/>
              </w:rPr>
            </w:pPr>
            <w:r w:rsidRPr="00DD68A6">
              <w:rPr>
                <w:rFonts w:ascii="Consolas" w:hAnsi="Consolas" w:cs="Consolas"/>
                <w:b/>
                <w:bCs/>
                <w:color w:val="0070C0"/>
                <w:sz w:val="24"/>
                <w:szCs w:val="24"/>
              </w:rPr>
              <w:t xml:space="preserve">    "userid": "663809",</w:t>
            </w:r>
          </w:p>
          <w:p w:rsidR="0040410B" w:rsidRPr="00DD68A6" w:rsidRDefault="0040410B" w:rsidP="00E64201">
            <w:pPr>
              <w:ind w:left="120" w:hangingChars="50" w:hanging="120"/>
              <w:jc w:val="left"/>
              <w:rPr>
                <w:rFonts w:ascii="Consolas" w:hAnsi="Consolas" w:cs="Consolas"/>
                <w:b/>
                <w:bCs/>
                <w:color w:val="0070C0"/>
                <w:sz w:val="24"/>
                <w:szCs w:val="24"/>
              </w:rPr>
            </w:pPr>
            <w:r w:rsidRPr="00DD68A6">
              <w:rPr>
                <w:rFonts w:ascii="Consolas" w:hAnsi="Consolas" w:cs="Consolas"/>
                <w:b/>
                <w:bCs/>
                <w:color w:val="0070C0"/>
                <w:sz w:val="24"/>
                <w:szCs w:val="24"/>
              </w:rPr>
              <w:t xml:space="preserve">    "type": "",</w:t>
            </w:r>
          </w:p>
          <w:p w:rsidR="0040410B" w:rsidRPr="00DD68A6" w:rsidRDefault="0040410B" w:rsidP="00E64201">
            <w:pPr>
              <w:ind w:left="120" w:hangingChars="50" w:hanging="120"/>
              <w:jc w:val="left"/>
              <w:rPr>
                <w:rFonts w:ascii="Consolas" w:hAnsi="Consolas" w:cs="Consolas"/>
                <w:b/>
                <w:bCs/>
                <w:color w:val="0070C0"/>
                <w:sz w:val="24"/>
                <w:szCs w:val="24"/>
              </w:rPr>
            </w:pPr>
            <w:r w:rsidRPr="00DD68A6">
              <w:rPr>
                <w:rFonts w:ascii="Consolas" w:hAnsi="Consolas" w:cs="Consolas"/>
                <w:b/>
                <w:bCs/>
                <w:color w:val="0070C0"/>
                <w:sz w:val="24"/>
                <w:szCs w:val="24"/>
              </w:rPr>
              <w:t xml:space="preserve">    "status": ""</w:t>
            </w:r>
          </w:p>
          <w:p w:rsidR="0040410B" w:rsidRPr="007856FB" w:rsidRDefault="0040410B" w:rsidP="00E64201">
            <w:pPr>
              <w:ind w:left="120" w:hangingChars="50" w:hanging="120"/>
              <w:jc w:val="left"/>
              <w:rPr>
                <w:rFonts w:ascii="Consolas" w:hAnsi="Consolas" w:cs="Consolas"/>
                <w:b/>
                <w:color w:val="0070C0"/>
                <w:szCs w:val="21"/>
              </w:rPr>
            </w:pPr>
            <w:r w:rsidRPr="00DD68A6">
              <w:rPr>
                <w:rFonts w:ascii="Consolas" w:hAnsi="Consolas" w:cs="Consolas"/>
                <w:b/>
                <w:bCs/>
                <w:color w:val="0070C0"/>
                <w:sz w:val="24"/>
                <w:szCs w:val="24"/>
              </w:rPr>
              <w:t>}</w:t>
            </w:r>
          </w:p>
        </w:tc>
      </w:tr>
      <w:tr w:rsidR="0040410B" w:rsidTr="00E64201">
        <w:tc>
          <w:tcPr>
            <w:tcW w:w="1838" w:type="dxa"/>
            <w:shd w:val="clear" w:color="auto" w:fill="A6A6A6" w:themeFill="background1" w:themeFillShade="A6"/>
            <w:vAlign w:val="center"/>
          </w:tcPr>
          <w:p w:rsidR="0040410B" w:rsidRDefault="0040410B" w:rsidP="00E64201">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40410B" w:rsidRDefault="0040410B" w:rsidP="00E64201">
            <w:pPr>
              <w:ind w:firstLine="210"/>
              <w:jc w:val="center"/>
              <w:rPr>
                <w:rFonts w:ascii="宋体" w:hAnsi="宋体"/>
                <w:bCs/>
                <w:szCs w:val="21"/>
              </w:rPr>
            </w:pPr>
          </w:p>
        </w:tc>
        <w:tc>
          <w:tcPr>
            <w:tcW w:w="2762" w:type="dxa"/>
            <w:gridSpan w:val="2"/>
            <w:shd w:val="clear" w:color="auto" w:fill="A6A6A6" w:themeFill="background1" w:themeFillShade="A6"/>
          </w:tcPr>
          <w:p w:rsidR="0040410B" w:rsidRDefault="0040410B" w:rsidP="00E64201">
            <w:pPr>
              <w:ind w:firstLine="210"/>
              <w:jc w:val="center"/>
              <w:rPr>
                <w:rFonts w:ascii="宋体" w:hAnsi="宋体"/>
                <w:bCs/>
                <w:szCs w:val="21"/>
              </w:rPr>
            </w:pPr>
          </w:p>
        </w:tc>
        <w:tc>
          <w:tcPr>
            <w:tcW w:w="1847" w:type="dxa"/>
            <w:shd w:val="clear" w:color="auto" w:fill="A6A6A6" w:themeFill="background1" w:themeFillShade="A6"/>
          </w:tcPr>
          <w:p w:rsidR="0040410B" w:rsidRDefault="0040410B" w:rsidP="00E64201">
            <w:pPr>
              <w:ind w:firstLine="210"/>
              <w:jc w:val="center"/>
              <w:rPr>
                <w:rFonts w:ascii="宋体" w:hAnsi="宋体"/>
                <w:bCs/>
                <w:szCs w:val="21"/>
              </w:rPr>
            </w:pPr>
          </w:p>
        </w:tc>
      </w:tr>
      <w:tr w:rsidR="0040410B" w:rsidRPr="00F64465" w:rsidTr="00E64201">
        <w:tc>
          <w:tcPr>
            <w:tcW w:w="1838"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40410B" w:rsidRPr="00F64465" w:rsidRDefault="0040410B" w:rsidP="00E64201">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40410B" w:rsidRPr="00F64465" w:rsidRDefault="0040410B" w:rsidP="00E64201">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p>
        </w:tc>
      </w:tr>
      <w:tr w:rsidR="0040410B" w:rsidRPr="00F64465" w:rsidTr="00E64201">
        <w:tc>
          <w:tcPr>
            <w:tcW w:w="1838"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40410B" w:rsidRPr="00F64465" w:rsidRDefault="0040410B" w:rsidP="00E64201">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40410B" w:rsidRPr="00F64465" w:rsidRDefault="0040410B" w:rsidP="00E64201">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p>
        </w:tc>
      </w:tr>
      <w:tr w:rsidR="0040410B" w:rsidRPr="00F64465" w:rsidTr="00E64201">
        <w:tc>
          <w:tcPr>
            <w:tcW w:w="1838" w:type="dxa"/>
            <w:shd w:val="clear" w:color="auto" w:fill="FFFFFF" w:themeFill="background1"/>
            <w:vAlign w:val="center"/>
          </w:tcPr>
          <w:p w:rsidR="0040410B" w:rsidRDefault="0040410B" w:rsidP="00E64201">
            <w:pPr>
              <w:jc w:val="center"/>
              <w:rPr>
                <w:rFonts w:ascii="Consolas" w:hAnsi="Consolas" w:cs="Consolas"/>
                <w:szCs w:val="21"/>
              </w:rPr>
            </w:pPr>
            <w:r w:rsidRPr="008E720E">
              <w:rPr>
                <w:rFonts w:ascii="Consolas" w:hAnsi="Consolas" w:cs="Consolas"/>
                <w:szCs w:val="21"/>
              </w:rPr>
              <w:t>total</w:t>
            </w:r>
          </w:p>
        </w:tc>
        <w:tc>
          <w:tcPr>
            <w:tcW w:w="2620" w:type="dxa"/>
            <w:shd w:val="clear" w:color="auto" w:fill="FFFFFF" w:themeFill="background1"/>
            <w:vAlign w:val="center"/>
          </w:tcPr>
          <w:p w:rsidR="0040410B" w:rsidRDefault="0040410B" w:rsidP="00E64201">
            <w:pPr>
              <w:jc w:val="center"/>
              <w:rPr>
                <w:rFonts w:ascii="宋体" w:hAnsi="宋体"/>
                <w:bCs/>
                <w:szCs w:val="21"/>
              </w:rPr>
            </w:pPr>
            <w:r>
              <w:rPr>
                <w:rFonts w:ascii="宋体" w:hAnsi="宋体" w:hint="eastAsia"/>
                <w:bCs/>
                <w:szCs w:val="21"/>
              </w:rPr>
              <w:t>查询总数</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c>
          <w:tcPr>
            <w:tcW w:w="1838" w:type="dxa"/>
            <w:vMerge w:val="restart"/>
            <w:shd w:val="clear" w:color="auto" w:fill="FFFFFF" w:themeFill="background1"/>
            <w:vAlign w:val="center"/>
          </w:tcPr>
          <w:p w:rsidR="0040410B" w:rsidRPr="008E720E" w:rsidRDefault="0040410B" w:rsidP="00E64201">
            <w:pPr>
              <w:jc w:val="center"/>
              <w:rPr>
                <w:rFonts w:ascii="Consolas" w:hAnsi="Consolas" w:cs="Consolas"/>
                <w:szCs w:val="21"/>
              </w:rPr>
            </w:pPr>
            <w:r w:rsidRPr="008E720E">
              <w:rPr>
                <w:rFonts w:ascii="Consolas" w:hAnsi="Consolas" w:cs="Consolas"/>
                <w:szCs w:val="21"/>
              </w:rPr>
              <w:t>myDonateAllList</w:t>
            </w:r>
          </w:p>
        </w:tc>
        <w:tc>
          <w:tcPr>
            <w:tcW w:w="2620" w:type="dxa"/>
            <w:shd w:val="clear" w:color="auto" w:fill="FFFFFF" w:themeFill="background1"/>
            <w:vAlign w:val="center"/>
          </w:tcPr>
          <w:p w:rsidR="0040410B" w:rsidRDefault="0040410B" w:rsidP="00E64201">
            <w:pPr>
              <w:jc w:val="center"/>
              <w:rPr>
                <w:rFonts w:ascii="宋体" w:hAnsi="宋体"/>
                <w:bCs/>
                <w:szCs w:val="21"/>
              </w:rPr>
            </w:pPr>
            <w:r w:rsidRPr="008E720E">
              <w:rPr>
                <w:rFonts w:ascii="宋体" w:hAnsi="宋体"/>
                <w:bCs/>
                <w:szCs w:val="21"/>
              </w:rPr>
              <w:t>itname</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物品名称</w:t>
            </w: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c>
          <w:tcPr>
            <w:tcW w:w="1838" w:type="dxa"/>
            <w:vMerge/>
            <w:shd w:val="clear" w:color="auto" w:fill="FFFFFF" w:themeFill="background1"/>
            <w:vAlign w:val="center"/>
          </w:tcPr>
          <w:p w:rsidR="0040410B" w:rsidRPr="008E720E" w:rsidRDefault="0040410B" w:rsidP="00E64201">
            <w:pPr>
              <w:jc w:val="center"/>
              <w:rPr>
                <w:rFonts w:ascii="Consolas" w:hAnsi="Consolas" w:cs="Consolas"/>
                <w:szCs w:val="21"/>
              </w:rPr>
            </w:pPr>
          </w:p>
        </w:tc>
        <w:tc>
          <w:tcPr>
            <w:tcW w:w="2620" w:type="dxa"/>
            <w:shd w:val="clear" w:color="auto" w:fill="FFFFFF" w:themeFill="background1"/>
            <w:vAlign w:val="center"/>
          </w:tcPr>
          <w:p w:rsidR="0040410B" w:rsidRDefault="0040410B" w:rsidP="00E64201">
            <w:pPr>
              <w:jc w:val="center"/>
              <w:rPr>
                <w:rFonts w:ascii="宋体" w:hAnsi="宋体"/>
                <w:bCs/>
                <w:szCs w:val="21"/>
              </w:rPr>
            </w:pPr>
            <w:r w:rsidRPr="008E720E">
              <w:rPr>
                <w:rFonts w:ascii="宋体" w:hAnsi="宋体"/>
                <w:bCs/>
                <w:szCs w:val="21"/>
              </w:rPr>
              <w:t>status</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捐赠状态</w:t>
            </w: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c>
          <w:tcPr>
            <w:tcW w:w="1838" w:type="dxa"/>
            <w:vMerge/>
            <w:shd w:val="clear" w:color="auto" w:fill="FFFFFF" w:themeFill="background1"/>
            <w:vAlign w:val="center"/>
          </w:tcPr>
          <w:p w:rsidR="0040410B" w:rsidRPr="008E720E" w:rsidRDefault="0040410B" w:rsidP="00E64201">
            <w:pPr>
              <w:jc w:val="center"/>
              <w:rPr>
                <w:rFonts w:ascii="Consolas" w:hAnsi="Consolas" w:cs="Consolas"/>
                <w:szCs w:val="21"/>
              </w:rPr>
            </w:pPr>
          </w:p>
        </w:tc>
        <w:tc>
          <w:tcPr>
            <w:tcW w:w="2620" w:type="dxa"/>
            <w:shd w:val="clear" w:color="auto" w:fill="FFFFFF" w:themeFill="background1"/>
            <w:vAlign w:val="center"/>
          </w:tcPr>
          <w:p w:rsidR="0040410B" w:rsidRDefault="0040410B" w:rsidP="00E64201">
            <w:pPr>
              <w:jc w:val="center"/>
              <w:rPr>
                <w:rFonts w:ascii="宋体" w:hAnsi="宋体"/>
                <w:bCs/>
                <w:szCs w:val="21"/>
              </w:rPr>
            </w:pPr>
            <w:r w:rsidRPr="008E720E">
              <w:rPr>
                <w:rFonts w:ascii="宋体" w:hAnsi="宋体"/>
                <w:bCs/>
                <w:szCs w:val="21"/>
              </w:rPr>
              <w:t>money</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捐赠金额</w:t>
            </w: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c>
          <w:tcPr>
            <w:tcW w:w="1838" w:type="dxa"/>
            <w:vMerge/>
            <w:shd w:val="clear" w:color="auto" w:fill="FFFFFF" w:themeFill="background1"/>
            <w:vAlign w:val="center"/>
          </w:tcPr>
          <w:p w:rsidR="0040410B" w:rsidRPr="008E720E" w:rsidRDefault="0040410B" w:rsidP="00E64201">
            <w:pPr>
              <w:jc w:val="center"/>
              <w:rPr>
                <w:rFonts w:ascii="Consolas" w:hAnsi="Consolas" w:cs="Consolas"/>
                <w:szCs w:val="21"/>
              </w:rPr>
            </w:pPr>
          </w:p>
        </w:tc>
        <w:tc>
          <w:tcPr>
            <w:tcW w:w="2620" w:type="dxa"/>
            <w:shd w:val="clear" w:color="auto" w:fill="FFFFFF" w:themeFill="background1"/>
            <w:vAlign w:val="center"/>
          </w:tcPr>
          <w:p w:rsidR="0040410B" w:rsidRPr="008E720E" w:rsidRDefault="0040410B" w:rsidP="00E64201">
            <w:pPr>
              <w:jc w:val="center"/>
              <w:rPr>
                <w:rFonts w:ascii="宋体" w:hAnsi="宋体"/>
                <w:bCs/>
                <w:szCs w:val="21"/>
              </w:rPr>
            </w:pPr>
            <w:r w:rsidRPr="008E720E">
              <w:rPr>
                <w:rFonts w:ascii="宋体" w:hAnsi="宋体"/>
                <w:bCs/>
                <w:szCs w:val="21"/>
              </w:rPr>
              <w:t>homepicurl</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申请图片路径</w:t>
            </w: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c>
          <w:tcPr>
            <w:tcW w:w="1838" w:type="dxa"/>
            <w:vMerge/>
            <w:shd w:val="clear" w:color="auto" w:fill="FFFFFF" w:themeFill="background1"/>
            <w:vAlign w:val="center"/>
          </w:tcPr>
          <w:p w:rsidR="0040410B" w:rsidRPr="008E720E" w:rsidRDefault="0040410B" w:rsidP="00E64201">
            <w:pPr>
              <w:jc w:val="center"/>
              <w:rPr>
                <w:rFonts w:ascii="Consolas" w:hAnsi="Consolas" w:cs="Consolas"/>
                <w:szCs w:val="21"/>
              </w:rPr>
            </w:pPr>
          </w:p>
        </w:tc>
        <w:tc>
          <w:tcPr>
            <w:tcW w:w="2620" w:type="dxa"/>
            <w:shd w:val="clear" w:color="auto" w:fill="FFFFFF" w:themeFill="background1"/>
            <w:vAlign w:val="center"/>
          </w:tcPr>
          <w:p w:rsidR="0040410B" w:rsidRPr="008E720E" w:rsidRDefault="0040410B" w:rsidP="00E64201">
            <w:pPr>
              <w:jc w:val="center"/>
              <w:rPr>
                <w:rFonts w:ascii="宋体" w:hAnsi="宋体"/>
                <w:bCs/>
                <w:szCs w:val="21"/>
              </w:rPr>
            </w:pPr>
            <w:r w:rsidRPr="008E720E">
              <w:rPr>
                <w:rFonts w:ascii="宋体" w:hAnsi="宋体"/>
                <w:bCs/>
                <w:szCs w:val="21"/>
              </w:rPr>
              <w:t>homeadress</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家庭住址</w:t>
            </w: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c>
          <w:tcPr>
            <w:tcW w:w="1838" w:type="dxa"/>
            <w:vMerge/>
            <w:shd w:val="clear" w:color="auto" w:fill="FFFFFF" w:themeFill="background1"/>
            <w:vAlign w:val="center"/>
          </w:tcPr>
          <w:p w:rsidR="0040410B" w:rsidRPr="008E720E" w:rsidRDefault="0040410B" w:rsidP="00E64201">
            <w:pPr>
              <w:jc w:val="center"/>
              <w:rPr>
                <w:rFonts w:ascii="Consolas" w:hAnsi="Consolas" w:cs="Consolas"/>
                <w:szCs w:val="21"/>
              </w:rPr>
            </w:pPr>
          </w:p>
        </w:tc>
        <w:tc>
          <w:tcPr>
            <w:tcW w:w="2620" w:type="dxa"/>
            <w:shd w:val="clear" w:color="auto" w:fill="FFFFFF" w:themeFill="background1"/>
            <w:vAlign w:val="center"/>
          </w:tcPr>
          <w:p w:rsidR="0040410B" w:rsidRPr="008E720E" w:rsidRDefault="0040410B" w:rsidP="00E64201">
            <w:pPr>
              <w:jc w:val="center"/>
              <w:rPr>
                <w:rFonts w:ascii="宋体" w:hAnsi="宋体"/>
                <w:bCs/>
                <w:szCs w:val="21"/>
              </w:rPr>
            </w:pPr>
            <w:r w:rsidRPr="008E720E">
              <w:rPr>
                <w:rFonts w:ascii="宋体" w:hAnsi="宋体"/>
                <w:bCs/>
                <w:szCs w:val="21"/>
              </w:rPr>
              <w:t>resUserId</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贫困户ID</w:t>
            </w: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c>
          <w:tcPr>
            <w:tcW w:w="1838" w:type="dxa"/>
            <w:vMerge/>
            <w:shd w:val="clear" w:color="auto" w:fill="FFFFFF" w:themeFill="background1"/>
            <w:vAlign w:val="center"/>
          </w:tcPr>
          <w:p w:rsidR="0040410B" w:rsidRPr="008E720E" w:rsidRDefault="0040410B" w:rsidP="00E64201">
            <w:pPr>
              <w:jc w:val="center"/>
              <w:rPr>
                <w:rFonts w:ascii="Consolas" w:hAnsi="Consolas" w:cs="Consolas"/>
                <w:szCs w:val="21"/>
              </w:rPr>
            </w:pPr>
          </w:p>
        </w:tc>
        <w:tc>
          <w:tcPr>
            <w:tcW w:w="2620" w:type="dxa"/>
            <w:shd w:val="clear" w:color="auto" w:fill="FFFFFF" w:themeFill="background1"/>
            <w:vAlign w:val="center"/>
          </w:tcPr>
          <w:p w:rsidR="0040410B" w:rsidRPr="008E720E" w:rsidRDefault="0040410B" w:rsidP="00E64201">
            <w:pPr>
              <w:jc w:val="center"/>
              <w:rPr>
                <w:rFonts w:ascii="宋体" w:hAnsi="宋体"/>
                <w:bCs/>
                <w:szCs w:val="21"/>
              </w:rPr>
            </w:pPr>
            <w:r w:rsidRPr="008E720E">
              <w:rPr>
                <w:rFonts w:ascii="宋体" w:hAnsi="宋体"/>
                <w:bCs/>
                <w:szCs w:val="21"/>
              </w:rPr>
              <w:t>people</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申请人数</w:t>
            </w: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c>
          <w:tcPr>
            <w:tcW w:w="1838" w:type="dxa"/>
            <w:vMerge/>
            <w:shd w:val="clear" w:color="auto" w:fill="FFFFFF" w:themeFill="background1"/>
            <w:vAlign w:val="center"/>
          </w:tcPr>
          <w:p w:rsidR="0040410B" w:rsidRPr="008E720E" w:rsidRDefault="0040410B" w:rsidP="00E64201">
            <w:pPr>
              <w:jc w:val="center"/>
              <w:rPr>
                <w:rFonts w:ascii="Consolas" w:hAnsi="Consolas" w:cs="Consolas"/>
                <w:szCs w:val="21"/>
              </w:rPr>
            </w:pPr>
          </w:p>
        </w:tc>
        <w:tc>
          <w:tcPr>
            <w:tcW w:w="2620" w:type="dxa"/>
            <w:shd w:val="clear" w:color="auto" w:fill="FFFFFF" w:themeFill="background1"/>
            <w:vAlign w:val="center"/>
          </w:tcPr>
          <w:p w:rsidR="0040410B" w:rsidRPr="008E720E" w:rsidRDefault="0040410B" w:rsidP="00E64201">
            <w:pPr>
              <w:jc w:val="center"/>
              <w:rPr>
                <w:rFonts w:ascii="宋体" w:hAnsi="宋体"/>
                <w:bCs/>
                <w:szCs w:val="21"/>
              </w:rPr>
            </w:pPr>
            <w:r w:rsidRPr="008E720E">
              <w:rPr>
                <w:rFonts w:ascii="宋体" w:hAnsi="宋体"/>
                <w:bCs/>
                <w:szCs w:val="21"/>
              </w:rPr>
              <w:t>amid</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捐钱表ID</w:t>
            </w: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c>
          <w:tcPr>
            <w:tcW w:w="1838" w:type="dxa"/>
            <w:vMerge/>
            <w:shd w:val="clear" w:color="auto" w:fill="FFFFFF" w:themeFill="background1"/>
            <w:vAlign w:val="center"/>
          </w:tcPr>
          <w:p w:rsidR="0040410B" w:rsidRPr="008E720E" w:rsidRDefault="0040410B" w:rsidP="00E64201">
            <w:pPr>
              <w:jc w:val="center"/>
              <w:rPr>
                <w:rFonts w:ascii="Consolas" w:hAnsi="Consolas" w:cs="Consolas"/>
                <w:szCs w:val="21"/>
              </w:rPr>
            </w:pPr>
          </w:p>
        </w:tc>
        <w:tc>
          <w:tcPr>
            <w:tcW w:w="2620" w:type="dxa"/>
            <w:shd w:val="clear" w:color="auto" w:fill="FFFFFF" w:themeFill="background1"/>
            <w:vAlign w:val="center"/>
          </w:tcPr>
          <w:p w:rsidR="0040410B" w:rsidRPr="008E720E" w:rsidRDefault="0040410B" w:rsidP="00E64201">
            <w:pPr>
              <w:jc w:val="center"/>
              <w:rPr>
                <w:rFonts w:ascii="宋体" w:hAnsi="宋体"/>
                <w:bCs/>
                <w:szCs w:val="21"/>
              </w:rPr>
            </w:pPr>
            <w:r w:rsidRPr="008E720E">
              <w:rPr>
                <w:rFonts w:ascii="宋体" w:hAnsi="宋体"/>
                <w:bCs/>
                <w:szCs w:val="21"/>
              </w:rPr>
              <w:t>jzid</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捐赠ID</w:t>
            </w: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c>
          <w:tcPr>
            <w:tcW w:w="1838" w:type="dxa"/>
            <w:vMerge/>
            <w:shd w:val="clear" w:color="auto" w:fill="FFFFFF" w:themeFill="background1"/>
            <w:vAlign w:val="center"/>
          </w:tcPr>
          <w:p w:rsidR="0040410B" w:rsidRPr="00193822" w:rsidRDefault="0040410B" w:rsidP="00E64201">
            <w:pPr>
              <w:jc w:val="center"/>
              <w:rPr>
                <w:rFonts w:ascii="Consolas" w:hAnsi="Consolas" w:cs="Consolas"/>
                <w:szCs w:val="21"/>
              </w:rPr>
            </w:pPr>
          </w:p>
        </w:tc>
        <w:tc>
          <w:tcPr>
            <w:tcW w:w="2620" w:type="dxa"/>
            <w:shd w:val="clear" w:color="auto" w:fill="FFFFFF" w:themeFill="background1"/>
            <w:vAlign w:val="center"/>
          </w:tcPr>
          <w:p w:rsidR="0040410B" w:rsidRDefault="0040410B" w:rsidP="00E64201">
            <w:pPr>
              <w:jc w:val="center"/>
              <w:rPr>
                <w:rFonts w:ascii="宋体" w:hAnsi="宋体"/>
                <w:bCs/>
                <w:szCs w:val="21"/>
              </w:rPr>
            </w:pPr>
            <w:r w:rsidRPr="008E720E">
              <w:rPr>
                <w:rFonts w:ascii="宋体" w:hAnsi="宋体"/>
                <w:bCs/>
                <w:szCs w:val="21"/>
              </w:rPr>
              <w:t>id</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ID</w:t>
            </w: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c>
          <w:tcPr>
            <w:tcW w:w="1838" w:type="dxa"/>
            <w:vMerge/>
            <w:shd w:val="clear" w:color="auto" w:fill="FFFFFF" w:themeFill="background1"/>
            <w:vAlign w:val="center"/>
          </w:tcPr>
          <w:p w:rsidR="0040410B" w:rsidRPr="008E720E" w:rsidRDefault="0040410B" w:rsidP="00E64201">
            <w:pPr>
              <w:jc w:val="center"/>
              <w:rPr>
                <w:rFonts w:ascii="Consolas" w:hAnsi="Consolas" w:cs="Consolas"/>
                <w:szCs w:val="21"/>
              </w:rPr>
            </w:pPr>
          </w:p>
        </w:tc>
        <w:tc>
          <w:tcPr>
            <w:tcW w:w="2620" w:type="dxa"/>
            <w:shd w:val="clear" w:color="auto" w:fill="FFFFFF" w:themeFill="background1"/>
            <w:vAlign w:val="center"/>
          </w:tcPr>
          <w:p w:rsidR="0040410B" w:rsidRDefault="0040410B" w:rsidP="00E64201">
            <w:pPr>
              <w:jc w:val="center"/>
              <w:rPr>
                <w:rFonts w:ascii="宋体" w:hAnsi="宋体"/>
                <w:bCs/>
                <w:szCs w:val="21"/>
              </w:rPr>
            </w:pPr>
            <w:r w:rsidRPr="008E720E">
              <w:rPr>
                <w:rFonts w:ascii="宋体" w:hAnsi="宋体"/>
                <w:bCs/>
                <w:szCs w:val="21"/>
              </w:rPr>
              <w:t>loveno</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爱心单号</w:t>
            </w: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c>
          <w:tcPr>
            <w:tcW w:w="1838" w:type="dxa"/>
            <w:vMerge/>
            <w:shd w:val="clear" w:color="auto" w:fill="FFFFFF" w:themeFill="background1"/>
            <w:vAlign w:val="center"/>
          </w:tcPr>
          <w:p w:rsidR="0040410B" w:rsidRPr="008E720E" w:rsidRDefault="0040410B" w:rsidP="00E64201">
            <w:pPr>
              <w:jc w:val="center"/>
              <w:rPr>
                <w:rFonts w:ascii="Consolas" w:hAnsi="Consolas" w:cs="Consolas"/>
                <w:szCs w:val="21"/>
              </w:rPr>
            </w:pPr>
          </w:p>
        </w:tc>
        <w:tc>
          <w:tcPr>
            <w:tcW w:w="2620" w:type="dxa"/>
            <w:shd w:val="clear" w:color="auto" w:fill="FFFFFF" w:themeFill="background1"/>
            <w:vAlign w:val="center"/>
          </w:tcPr>
          <w:p w:rsidR="0040410B" w:rsidRDefault="0040410B" w:rsidP="00E64201">
            <w:pPr>
              <w:jc w:val="center"/>
              <w:rPr>
                <w:rFonts w:ascii="宋体" w:hAnsi="宋体"/>
                <w:bCs/>
                <w:szCs w:val="21"/>
              </w:rPr>
            </w:pPr>
            <w:r w:rsidRPr="008E720E">
              <w:rPr>
                <w:rFonts w:ascii="宋体" w:hAnsi="宋体"/>
                <w:bCs/>
                <w:szCs w:val="21"/>
              </w:rPr>
              <w:t>itemsname</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物品名称</w:t>
            </w: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c>
          <w:tcPr>
            <w:tcW w:w="1838" w:type="dxa"/>
            <w:vMerge/>
            <w:shd w:val="clear" w:color="auto" w:fill="FFFFFF" w:themeFill="background1"/>
            <w:vAlign w:val="center"/>
          </w:tcPr>
          <w:p w:rsidR="0040410B" w:rsidRPr="008E720E" w:rsidRDefault="0040410B" w:rsidP="00E64201">
            <w:pPr>
              <w:jc w:val="center"/>
              <w:rPr>
                <w:rFonts w:ascii="Consolas" w:hAnsi="Consolas" w:cs="Consolas"/>
                <w:szCs w:val="21"/>
              </w:rPr>
            </w:pPr>
          </w:p>
        </w:tc>
        <w:tc>
          <w:tcPr>
            <w:tcW w:w="2620" w:type="dxa"/>
            <w:shd w:val="clear" w:color="auto" w:fill="FFFFFF" w:themeFill="background1"/>
            <w:vAlign w:val="center"/>
          </w:tcPr>
          <w:p w:rsidR="0040410B" w:rsidRDefault="0040410B" w:rsidP="00E64201">
            <w:pPr>
              <w:jc w:val="center"/>
              <w:rPr>
                <w:rFonts w:ascii="宋体" w:hAnsi="宋体"/>
                <w:bCs/>
                <w:szCs w:val="21"/>
              </w:rPr>
            </w:pPr>
            <w:r w:rsidRPr="008E720E">
              <w:rPr>
                <w:rFonts w:ascii="宋体" w:hAnsi="宋体"/>
                <w:bCs/>
                <w:szCs w:val="21"/>
              </w:rPr>
              <w:t>itemsdesc</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物品描述</w:t>
            </w: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c>
          <w:tcPr>
            <w:tcW w:w="1838" w:type="dxa"/>
            <w:vMerge/>
            <w:shd w:val="clear" w:color="auto" w:fill="FFFFFF" w:themeFill="background1"/>
            <w:vAlign w:val="center"/>
          </w:tcPr>
          <w:p w:rsidR="0040410B" w:rsidRPr="008E720E" w:rsidRDefault="0040410B" w:rsidP="00E64201">
            <w:pPr>
              <w:jc w:val="center"/>
              <w:rPr>
                <w:rFonts w:ascii="Consolas" w:hAnsi="Consolas" w:cs="Consolas"/>
                <w:szCs w:val="21"/>
              </w:rPr>
            </w:pPr>
          </w:p>
        </w:tc>
        <w:tc>
          <w:tcPr>
            <w:tcW w:w="2620" w:type="dxa"/>
            <w:shd w:val="clear" w:color="auto" w:fill="FFFFFF" w:themeFill="background1"/>
            <w:vAlign w:val="center"/>
          </w:tcPr>
          <w:p w:rsidR="0040410B" w:rsidRDefault="0040410B" w:rsidP="00E64201">
            <w:pPr>
              <w:jc w:val="center"/>
              <w:rPr>
                <w:rFonts w:ascii="宋体" w:hAnsi="宋体"/>
                <w:bCs/>
                <w:szCs w:val="21"/>
              </w:rPr>
            </w:pPr>
            <w:r w:rsidRPr="008E720E">
              <w:rPr>
                <w:rFonts w:ascii="宋体" w:hAnsi="宋体"/>
                <w:bCs/>
                <w:szCs w:val="21"/>
              </w:rPr>
              <w:t>reason</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申请理由</w:t>
            </w:r>
          </w:p>
        </w:tc>
        <w:tc>
          <w:tcPr>
            <w:tcW w:w="1847" w:type="dxa"/>
            <w:shd w:val="clear" w:color="auto" w:fill="FFFFFF" w:themeFill="background1"/>
            <w:vAlign w:val="center"/>
          </w:tcPr>
          <w:p w:rsidR="0040410B" w:rsidRDefault="0040410B" w:rsidP="00E64201">
            <w:pPr>
              <w:jc w:val="center"/>
              <w:rPr>
                <w:bCs/>
                <w:szCs w:val="21"/>
              </w:rPr>
            </w:pPr>
          </w:p>
        </w:tc>
      </w:tr>
      <w:tr w:rsidR="0040410B" w:rsidRPr="00F64465" w:rsidTr="00E64201">
        <w:trPr>
          <w:trHeight w:val="771"/>
        </w:trPr>
        <w:tc>
          <w:tcPr>
            <w:tcW w:w="1838" w:type="dxa"/>
            <w:vMerge/>
            <w:shd w:val="clear" w:color="auto" w:fill="FFFFFF" w:themeFill="background1"/>
            <w:vAlign w:val="center"/>
          </w:tcPr>
          <w:p w:rsidR="0040410B" w:rsidRPr="008E720E" w:rsidRDefault="0040410B" w:rsidP="00E64201">
            <w:pPr>
              <w:jc w:val="center"/>
              <w:rPr>
                <w:rFonts w:ascii="Consolas" w:hAnsi="Consolas" w:cs="Consolas"/>
                <w:szCs w:val="21"/>
              </w:rPr>
            </w:pPr>
          </w:p>
        </w:tc>
        <w:tc>
          <w:tcPr>
            <w:tcW w:w="2620" w:type="dxa"/>
            <w:shd w:val="clear" w:color="auto" w:fill="FFFFFF" w:themeFill="background1"/>
            <w:vAlign w:val="center"/>
          </w:tcPr>
          <w:p w:rsidR="0040410B" w:rsidRDefault="0040410B" w:rsidP="00E64201">
            <w:pPr>
              <w:jc w:val="center"/>
              <w:rPr>
                <w:rFonts w:ascii="宋体" w:hAnsi="宋体"/>
                <w:bCs/>
                <w:szCs w:val="21"/>
              </w:rPr>
            </w:pPr>
            <w:r w:rsidRPr="008E720E">
              <w:rPr>
                <w:rFonts w:ascii="宋体" w:hAnsi="宋体"/>
                <w:bCs/>
                <w:szCs w:val="21"/>
              </w:rPr>
              <w:t>type</w:t>
            </w:r>
          </w:p>
        </w:tc>
        <w:tc>
          <w:tcPr>
            <w:tcW w:w="2762" w:type="dxa"/>
            <w:gridSpan w:val="2"/>
            <w:shd w:val="clear" w:color="auto" w:fill="FFFFFF" w:themeFill="background1"/>
            <w:vAlign w:val="center"/>
          </w:tcPr>
          <w:p w:rsidR="0040410B" w:rsidRPr="00FE77C3" w:rsidRDefault="0040410B" w:rsidP="00E64201">
            <w:pPr>
              <w:jc w:val="left"/>
              <w:rPr>
                <w:rFonts w:ascii="微软雅黑" w:eastAsia="微软雅黑" w:hAnsi="微软雅黑"/>
                <w:color w:val="333333"/>
              </w:rPr>
            </w:pPr>
            <w:r>
              <w:rPr>
                <w:rFonts w:ascii="微软雅黑" w:eastAsia="微软雅黑" w:hAnsi="微软雅黑" w:hint="eastAsia"/>
                <w:color w:val="333333"/>
              </w:rPr>
              <w:t>捐赠类型</w:t>
            </w:r>
          </w:p>
        </w:tc>
        <w:tc>
          <w:tcPr>
            <w:tcW w:w="1847" w:type="dxa"/>
            <w:shd w:val="clear" w:color="auto" w:fill="FFFFFF" w:themeFill="background1"/>
            <w:vAlign w:val="center"/>
          </w:tcPr>
          <w:p w:rsidR="0040410B" w:rsidRDefault="0040410B" w:rsidP="00E64201">
            <w:pPr>
              <w:jc w:val="center"/>
              <w:rPr>
                <w:bCs/>
                <w:szCs w:val="21"/>
              </w:rPr>
            </w:pPr>
          </w:p>
        </w:tc>
      </w:tr>
      <w:tr w:rsidR="0040410B" w:rsidTr="00E64201">
        <w:tc>
          <w:tcPr>
            <w:tcW w:w="1838" w:type="dxa"/>
            <w:shd w:val="clear" w:color="auto" w:fill="A6A6A6" w:themeFill="background1" w:themeFillShade="A6"/>
            <w:vAlign w:val="center"/>
          </w:tcPr>
          <w:p w:rsidR="0040410B" w:rsidRDefault="0040410B" w:rsidP="00E64201">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jQuery1113033212116853035145_1491355094108({</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"rspCode": "000",</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hint="eastAsia"/>
                <w:bCs/>
                <w:color w:val="5B9BD5" w:themeColor="accent1"/>
                <w:szCs w:val="21"/>
              </w:rPr>
              <w:t xml:space="preserve">    "rspDesc": "</w:t>
            </w:r>
            <w:r w:rsidRPr="001F3C77">
              <w:rPr>
                <w:rFonts w:ascii="Consolas" w:hAnsi="Consolas" w:cs="Consolas" w:hint="eastAsia"/>
                <w:bCs/>
                <w:color w:val="5B9BD5" w:themeColor="accent1"/>
                <w:szCs w:val="21"/>
              </w:rPr>
              <w:t>正常</w:t>
            </w:r>
            <w:r w:rsidRPr="001F3C77">
              <w:rPr>
                <w:rFonts w:ascii="Consolas" w:hAnsi="Consolas" w:cs="Consolas" w:hint="eastAsia"/>
                <w:bCs/>
                <w:color w:val="5B9BD5" w:themeColor="accent1"/>
                <w:szCs w:val="21"/>
              </w:rPr>
              <w:t>",</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"total": 1,</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"myDonateAllList": [</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"id": "15385",</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"loveno": "20170401171313",</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hint="eastAsia"/>
                <w:bCs/>
                <w:color w:val="5B9BD5" w:themeColor="accent1"/>
                <w:szCs w:val="21"/>
              </w:rPr>
              <w:t xml:space="preserve">            "itemsname": "</w:t>
            </w:r>
            <w:r>
              <w:rPr>
                <w:rFonts w:ascii="Consolas" w:hAnsi="Consolas" w:cs="Consolas" w:hint="eastAsia"/>
                <w:bCs/>
                <w:color w:val="5B9BD5" w:themeColor="accent1"/>
                <w:szCs w:val="21"/>
              </w:rPr>
              <w:t>物品名称</w:t>
            </w:r>
            <w:r w:rsidRPr="001F3C77">
              <w:rPr>
                <w:rFonts w:ascii="Consolas" w:hAnsi="Consolas" w:cs="Consolas" w:hint="eastAsia"/>
                <w:bCs/>
                <w:color w:val="5B9BD5" w:themeColor="accent1"/>
                <w:szCs w:val="21"/>
              </w:rPr>
              <w:t>",</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hint="eastAsia"/>
                <w:bCs/>
                <w:color w:val="5B9BD5" w:themeColor="accent1"/>
                <w:szCs w:val="21"/>
              </w:rPr>
              <w:t xml:space="preserve">            "itemsdesc": "</w:t>
            </w:r>
            <w:r>
              <w:rPr>
                <w:rFonts w:ascii="Consolas" w:hAnsi="Consolas" w:cs="Consolas" w:hint="eastAsia"/>
                <w:bCs/>
                <w:color w:val="5B9BD5" w:themeColor="accent1"/>
                <w:szCs w:val="21"/>
              </w:rPr>
              <w:t>物品描述</w:t>
            </w:r>
            <w:r w:rsidRPr="001F3C77">
              <w:rPr>
                <w:rFonts w:ascii="Consolas" w:hAnsi="Consolas" w:cs="Consolas" w:hint="eastAsia"/>
                <w:bCs/>
                <w:color w:val="5B9BD5" w:themeColor="accent1"/>
                <w:szCs w:val="21"/>
              </w:rPr>
              <w:t>",</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hint="eastAsia"/>
                <w:bCs/>
                <w:color w:val="5B9BD5" w:themeColor="accent1"/>
                <w:szCs w:val="21"/>
              </w:rPr>
              <w:t xml:space="preserve">            "reason": "</w:t>
            </w:r>
            <w:r>
              <w:rPr>
                <w:rFonts w:ascii="Consolas" w:hAnsi="Consolas" w:cs="Consolas" w:hint="eastAsia"/>
                <w:bCs/>
                <w:color w:val="5B9BD5" w:themeColor="accent1"/>
                <w:szCs w:val="21"/>
              </w:rPr>
              <w:t>申请理由</w:t>
            </w:r>
            <w:r w:rsidRPr="001F3C77">
              <w:rPr>
                <w:rFonts w:ascii="Consolas" w:hAnsi="Consolas" w:cs="Consolas" w:hint="eastAsia"/>
                <w:bCs/>
                <w:color w:val="5B9BD5" w:themeColor="accent1"/>
                <w:szCs w:val="21"/>
              </w:rPr>
              <w:t>",</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"type": 1,</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hint="eastAsia"/>
                <w:bCs/>
                <w:color w:val="5B9BD5" w:themeColor="accent1"/>
                <w:szCs w:val="21"/>
              </w:rPr>
              <w:t xml:space="preserve">            "itname": "</w:t>
            </w:r>
            <w:r w:rsidRPr="001F3C77">
              <w:rPr>
                <w:rFonts w:ascii="Consolas" w:hAnsi="Consolas" w:cs="Consolas" w:hint="eastAsia"/>
                <w:bCs/>
                <w:color w:val="5B9BD5" w:themeColor="accent1"/>
                <w:szCs w:val="21"/>
              </w:rPr>
              <w:t>日用</w:t>
            </w:r>
            <w:r w:rsidRPr="001F3C77">
              <w:rPr>
                <w:rFonts w:ascii="Consolas" w:hAnsi="Consolas" w:cs="Consolas" w:hint="eastAsia"/>
                <w:bCs/>
                <w:color w:val="5B9BD5" w:themeColor="accent1"/>
                <w:szCs w:val="21"/>
              </w:rPr>
              <w:t>",</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"status": 1,</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"money": -99,</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"homepicurl": "bbs684075588.jpg",</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hint="eastAsia"/>
                <w:bCs/>
                <w:color w:val="5B9BD5" w:themeColor="accent1"/>
                <w:szCs w:val="21"/>
              </w:rPr>
              <w:t xml:space="preserve">            "homeadress": "</w:t>
            </w:r>
            <w:r w:rsidRPr="001F3C77">
              <w:rPr>
                <w:rFonts w:ascii="Consolas" w:hAnsi="Consolas" w:cs="Consolas" w:hint="eastAsia"/>
                <w:bCs/>
                <w:color w:val="5B9BD5" w:themeColor="accent1"/>
                <w:szCs w:val="21"/>
              </w:rPr>
              <w:t>黑龙江省</w:t>
            </w:r>
            <w:r w:rsidRPr="001F3C77">
              <w:rPr>
                <w:rFonts w:ascii="Consolas" w:hAnsi="Consolas" w:cs="Consolas" w:hint="eastAsia"/>
                <w:bCs/>
                <w:color w:val="5B9BD5" w:themeColor="accent1"/>
                <w:szCs w:val="21"/>
              </w:rPr>
              <w:t>,</w:t>
            </w:r>
            <w:r w:rsidRPr="001F3C77">
              <w:rPr>
                <w:rFonts w:ascii="Consolas" w:hAnsi="Consolas" w:cs="Consolas" w:hint="eastAsia"/>
                <w:bCs/>
                <w:color w:val="5B9BD5" w:themeColor="accent1"/>
                <w:szCs w:val="21"/>
              </w:rPr>
              <w:t>佳木斯市</w:t>
            </w:r>
            <w:r w:rsidRPr="001F3C77">
              <w:rPr>
                <w:rFonts w:ascii="Consolas" w:hAnsi="Consolas" w:cs="Consolas" w:hint="eastAsia"/>
                <w:bCs/>
                <w:color w:val="5B9BD5" w:themeColor="accent1"/>
                <w:szCs w:val="21"/>
              </w:rPr>
              <w:t>,</w:t>
            </w:r>
            <w:r w:rsidRPr="001F3C77">
              <w:rPr>
                <w:rFonts w:ascii="Consolas" w:hAnsi="Consolas" w:cs="Consolas" w:hint="eastAsia"/>
                <w:bCs/>
                <w:color w:val="5B9BD5" w:themeColor="accent1"/>
                <w:szCs w:val="21"/>
              </w:rPr>
              <w:t>桦南县</w:t>
            </w:r>
            <w:r w:rsidRPr="001F3C77">
              <w:rPr>
                <w:rFonts w:ascii="Consolas" w:hAnsi="Consolas" w:cs="Consolas" w:hint="eastAsia"/>
                <w:bCs/>
                <w:color w:val="5B9BD5" w:themeColor="accent1"/>
                <w:szCs w:val="21"/>
              </w:rPr>
              <w:t>,</w:t>
            </w:r>
            <w:r w:rsidRPr="001F3C77">
              <w:rPr>
                <w:rFonts w:ascii="Consolas" w:hAnsi="Consolas" w:cs="Consolas" w:hint="eastAsia"/>
                <w:bCs/>
                <w:color w:val="5B9BD5" w:themeColor="accent1"/>
                <w:szCs w:val="21"/>
              </w:rPr>
              <w:t>明义乡</w:t>
            </w:r>
            <w:r w:rsidRPr="001F3C77">
              <w:rPr>
                <w:rFonts w:ascii="Consolas" w:hAnsi="Consolas" w:cs="Consolas" w:hint="eastAsia"/>
                <w:bCs/>
                <w:color w:val="5B9BD5" w:themeColor="accent1"/>
                <w:szCs w:val="21"/>
              </w:rPr>
              <w:t>,</w:t>
            </w:r>
            <w:r w:rsidRPr="001F3C77">
              <w:rPr>
                <w:rFonts w:ascii="Consolas" w:hAnsi="Consolas" w:cs="Consolas" w:hint="eastAsia"/>
                <w:bCs/>
                <w:color w:val="5B9BD5" w:themeColor="accent1"/>
                <w:szCs w:val="21"/>
              </w:rPr>
              <w:t>乡直居委会</w:t>
            </w:r>
            <w:r w:rsidRPr="001F3C77">
              <w:rPr>
                <w:rFonts w:ascii="Consolas" w:hAnsi="Consolas" w:cs="Consolas" w:hint="eastAsia"/>
                <w:bCs/>
                <w:color w:val="5B9BD5" w:themeColor="accent1"/>
                <w:szCs w:val="21"/>
              </w:rPr>
              <w:t>",</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"resUserId": "663807",</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"people": -99,</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"amid": "-99",</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"jzid": "715"</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w:t>
            </w:r>
          </w:p>
          <w:p w:rsidR="0040410B" w:rsidRPr="001F3C77"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w:t>
            </w:r>
          </w:p>
          <w:p w:rsidR="0040410B" w:rsidRPr="009A7093" w:rsidRDefault="0040410B" w:rsidP="00E64201">
            <w:pPr>
              <w:jc w:val="left"/>
              <w:rPr>
                <w:rFonts w:ascii="Consolas" w:hAnsi="Consolas" w:cs="Consolas"/>
                <w:bCs/>
                <w:color w:val="5B9BD5" w:themeColor="accent1"/>
                <w:szCs w:val="21"/>
              </w:rPr>
            </w:pPr>
            <w:r w:rsidRPr="001F3C77">
              <w:rPr>
                <w:rFonts w:ascii="Consolas" w:hAnsi="Consolas" w:cs="Consolas"/>
                <w:bCs/>
                <w:color w:val="5B9BD5" w:themeColor="accent1"/>
                <w:szCs w:val="21"/>
              </w:rPr>
              <w:t>})</w:t>
            </w:r>
          </w:p>
        </w:tc>
      </w:tr>
    </w:tbl>
    <w:p w:rsidR="0040410B" w:rsidRDefault="0040410B" w:rsidP="0040410B">
      <w:pPr>
        <w:pStyle w:val="5"/>
      </w:pPr>
      <w:r>
        <w:rPr>
          <w:rFonts w:hint="eastAsia"/>
        </w:rPr>
        <w:t>1</w:t>
      </w:r>
      <w:r>
        <w:t>.1.2.2</w:t>
      </w:r>
      <w:r>
        <w:rPr>
          <w:rFonts w:hint="eastAsia"/>
        </w:rPr>
        <w:t>捐物详情（物）</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40410B" w:rsidTr="00E64201">
        <w:tc>
          <w:tcPr>
            <w:tcW w:w="1838" w:type="dxa"/>
            <w:vAlign w:val="center"/>
          </w:tcPr>
          <w:p w:rsidR="0040410B" w:rsidRDefault="0040410B" w:rsidP="00E64201">
            <w:pPr>
              <w:jc w:val="center"/>
              <w:rPr>
                <w:bCs/>
                <w:szCs w:val="21"/>
              </w:rPr>
            </w:pPr>
            <w:r>
              <w:rPr>
                <w:bCs/>
                <w:szCs w:val="21"/>
              </w:rPr>
              <w:t>接口标识：</w:t>
            </w:r>
          </w:p>
        </w:tc>
        <w:tc>
          <w:tcPr>
            <w:tcW w:w="2655" w:type="dxa"/>
            <w:gridSpan w:val="2"/>
            <w:vAlign w:val="center"/>
          </w:tcPr>
          <w:p w:rsidR="0040410B" w:rsidRDefault="0040410B" w:rsidP="00E64201">
            <w:pPr>
              <w:jc w:val="center"/>
              <w:rPr>
                <w:bCs/>
                <w:szCs w:val="21"/>
              </w:rPr>
            </w:pPr>
            <w:r>
              <w:rPr>
                <w:rFonts w:hint="eastAsia"/>
                <w:bCs/>
                <w:szCs w:val="21"/>
              </w:rPr>
              <w:t>donateHelp</w:t>
            </w:r>
            <w:r>
              <w:rPr>
                <w:bCs/>
                <w:szCs w:val="21"/>
              </w:rPr>
              <w:t>Detail</w:t>
            </w:r>
          </w:p>
        </w:tc>
        <w:tc>
          <w:tcPr>
            <w:tcW w:w="2727" w:type="dxa"/>
          </w:tcPr>
          <w:p w:rsidR="0040410B" w:rsidRDefault="0040410B" w:rsidP="00E64201">
            <w:pPr>
              <w:jc w:val="left"/>
            </w:pPr>
          </w:p>
        </w:tc>
        <w:tc>
          <w:tcPr>
            <w:tcW w:w="1847" w:type="dxa"/>
          </w:tcPr>
          <w:p w:rsidR="0040410B" w:rsidRDefault="0040410B" w:rsidP="00E64201">
            <w:pPr>
              <w:jc w:val="left"/>
            </w:pPr>
          </w:p>
        </w:tc>
      </w:tr>
      <w:tr w:rsidR="0040410B" w:rsidTr="00E64201">
        <w:tc>
          <w:tcPr>
            <w:tcW w:w="1838" w:type="dxa"/>
            <w:shd w:val="clear" w:color="auto" w:fill="A6A6A6" w:themeFill="background1" w:themeFillShade="A6"/>
            <w:vAlign w:val="center"/>
          </w:tcPr>
          <w:p w:rsidR="0040410B" w:rsidRDefault="0040410B" w:rsidP="00E64201">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40410B" w:rsidRDefault="0040410B" w:rsidP="00E64201">
            <w:pPr>
              <w:jc w:val="center"/>
              <w:rPr>
                <w:bCs/>
                <w:szCs w:val="21"/>
              </w:rPr>
            </w:pPr>
            <w:r>
              <w:rPr>
                <w:rFonts w:hint="eastAsia"/>
                <w:bCs/>
                <w:szCs w:val="21"/>
              </w:rPr>
              <w:t>donateHelp</w:t>
            </w:r>
            <w:r>
              <w:rPr>
                <w:bCs/>
                <w:szCs w:val="21"/>
              </w:rPr>
              <w:t>Detail</w:t>
            </w:r>
          </w:p>
        </w:tc>
        <w:tc>
          <w:tcPr>
            <w:tcW w:w="2727" w:type="dxa"/>
          </w:tcPr>
          <w:p w:rsidR="0040410B" w:rsidRDefault="0040410B" w:rsidP="00E64201">
            <w:pPr>
              <w:jc w:val="center"/>
              <w:rPr>
                <w:bCs/>
                <w:szCs w:val="21"/>
              </w:rPr>
            </w:pPr>
          </w:p>
        </w:tc>
        <w:tc>
          <w:tcPr>
            <w:tcW w:w="1847" w:type="dxa"/>
          </w:tcPr>
          <w:p w:rsidR="0040410B" w:rsidRDefault="0040410B" w:rsidP="00E64201">
            <w:pPr>
              <w:jc w:val="center"/>
              <w:rPr>
                <w:bCs/>
                <w:szCs w:val="21"/>
              </w:rPr>
            </w:pPr>
          </w:p>
        </w:tc>
      </w:tr>
      <w:tr w:rsidR="0040410B" w:rsidTr="00E64201">
        <w:tc>
          <w:tcPr>
            <w:tcW w:w="1838" w:type="dxa"/>
            <w:shd w:val="clear" w:color="auto" w:fill="A6A6A6" w:themeFill="background1" w:themeFillShade="A6"/>
            <w:vAlign w:val="center"/>
          </w:tcPr>
          <w:p w:rsidR="0040410B" w:rsidRDefault="0040410B" w:rsidP="00E64201">
            <w:pPr>
              <w:jc w:val="center"/>
              <w:rPr>
                <w:bCs/>
                <w:szCs w:val="21"/>
              </w:rPr>
            </w:pPr>
            <w:r>
              <w:rPr>
                <w:bCs/>
                <w:szCs w:val="21"/>
              </w:rPr>
              <w:t>字段名</w:t>
            </w:r>
          </w:p>
        </w:tc>
        <w:tc>
          <w:tcPr>
            <w:tcW w:w="2655" w:type="dxa"/>
            <w:gridSpan w:val="2"/>
            <w:shd w:val="clear" w:color="auto" w:fill="A6A6A6" w:themeFill="background1" w:themeFillShade="A6"/>
            <w:vAlign w:val="center"/>
          </w:tcPr>
          <w:p w:rsidR="0040410B" w:rsidRDefault="0040410B" w:rsidP="00E64201">
            <w:pPr>
              <w:jc w:val="center"/>
              <w:rPr>
                <w:bCs/>
                <w:szCs w:val="21"/>
              </w:rPr>
            </w:pPr>
            <w:r>
              <w:rPr>
                <w:bCs/>
                <w:szCs w:val="21"/>
              </w:rPr>
              <w:t>说明</w:t>
            </w:r>
          </w:p>
        </w:tc>
        <w:tc>
          <w:tcPr>
            <w:tcW w:w="2727" w:type="dxa"/>
            <w:shd w:val="clear" w:color="auto" w:fill="A6A6A6" w:themeFill="background1" w:themeFillShade="A6"/>
          </w:tcPr>
          <w:p w:rsidR="0040410B" w:rsidRDefault="0040410B" w:rsidP="00E64201">
            <w:pPr>
              <w:jc w:val="center"/>
              <w:rPr>
                <w:bCs/>
                <w:szCs w:val="21"/>
              </w:rPr>
            </w:pPr>
            <w:r>
              <w:rPr>
                <w:bCs/>
                <w:szCs w:val="21"/>
              </w:rPr>
              <w:t>备注</w:t>
            </w:r>
          </w:p>
        </w:tc>
        <w:tc>
          <w:tcPr>
            <w:tcW w:w="1847" w:type="dxa"/>
            <w:shd w:val="clear" w:color="auto" w:fill="A6A6A6" w:themeFill="background1" w:themeFillShade="A6"/>
          </w:tcPr>
          <w:p w:rsidR="0040410B" w:rsidRDefault="0040410B" w:rsidP="00E64201">
            <w:pPr>
              <w:jc w:val="center"/>
              <w:rPr>
                <w:bCs/>
                <w:szCs w:val="21"/>
              </w:rPr>
            </w:pPr>
            <w:r>
              <w:rPr>
                <w:rFonts w:hint="eastAsia"/>
                <w:bCs/>
                <w:szCs w:val="21"/>
              </w:rPr>
              <w:t>是否必填项</w:t>
            </w:r>
          </w:p>
        </w:tc>
      </w:tr>
      <w:tr w:rsidR="0040410B" w:rsidTr="00E64201">
        <w:trPr>
          <w:trHeight w:val="413"/>
        </w:trPr>
        <w:tc>
          <w:tcPr>
            <w:tcW w:w="1838" w:type="dxa"/>
            <w:shd w:val="clear" w:color="auto" w:fill="auto"/>
            <w:vAlign w:val="center"/>
          </w:tcPr>
          <w:p w:rsidR="0040410B" w:rsidRDefault="0040410B" w:rsidP="00E64201">
            <w:pPr>
              <w:jc w:val="center"/>
            </w:pPr>
            <w:r>
              <w:lastRenderedPageBreak/>
              <w:t>D</w:t>
            </w:r>
            <w:r>
              <w:rPr>
                <w:rFonts w:hint="eastAsia"/>
              </w:rPr>
              <w:t>lid</w:t>
            </w:r>
          </w:p>
        </w:tc>
        <w:tc>
          <w:tcPr>
            <w:tcW w:w="2655" w:type="dxa"/>
            <w:gridSpan w:val="2"/>
            <w:shd w:val="clear" w:color="auto" w:fill="auto"/>
            <w:vAlign w:val="center"/>
          </w:tcPr>
          <w:p w:rsidR="0040410B" w:rsidRDefault="0040410B" w:rsidP="00E64201">
            <w:pPr>
              <w:jc w:val="center"/>
              <w:rPr>
                <w:bCs/>
                <w:szCs w:val="21"/>
              </w:rPr>
            </w:pPr>
            <w:r>
              <w:rPr>
                <w:rFonts w:ascii="宋体" w:hAnsi="宋体" w:hint="eastAsia"/>
                <w:bCs/>
                <w:szCs w:val="21"/>
              </w:rPr>
              <w:t>捐物记录的Id</w:t>
            </w:r>
          </w:p>
        </w:tc>
        <w:tc>
          <w:tcPr>
            <w:tcW w:w="2727" w:type="dxa"/>
            <w:shd w:val="clear" w:color="auto" w:fill="auto"/>
          </w:tcPr>
          <w:p w:rsidR="0040410B" w:rsidRDefault="0040410B" w:rsidP="00E64201">
            <w:pPr>
              <w:jc w:val="center"/>
              <w:rPr>
                <w:rFonts w:ascii="Consolas" w:hAnsi="Consolas" w:cs="Consolas"/>
                <w:szCs w:val="21"/>
              </w:rPr>
            </w:pPr>
          </w:p>
        </w:tc>
        <w:tc>
          <w:tcPr>
            <w:tcW w:w="1847" w:type="dxa"/>
            <w:shd w:val="clear" w:color="auto" w:fill="auto"/>
          </w:tcPr>
          <w:p w:rsidR="0040410B" w:rsidRDefault="0040410B" w:rsidP="00E64201">
            <w:pPr>
              <w:jc w:val="center"/>
              <w:rPr>
                <w:bCs/>
                <w:szCs w:val="21"/>
              </w:rPr>
            </w:pPr>
            <w:r>
              <w:rPr>
                <w:rFonts w:hint="eastAsia"/>
                <w:bCs/>
                <w:szCs w:val="21"/>
              </w:rPr>
              <w:t>是</w:t>
            </w:r>
          </w:p>
        </w:tc>
      </w:tr>
      <w:tr w:rsidR="0040410B" w:rsidTr="00E64201">
        <w:trPr>
          <w:trHeight w:val="413"/>
        </w:trPr>
        <w:tc>
          <w:tcPr>
            <w:tcW w:w="1838" w:type="dxa"/>
            <w:shd w:val="clear" w:color="auto" w:fill="auto"/>
            <w:vAlign w:val="center"/>
          </w:tcPr>
          <w:p w:rsidR="0040410B" w:rsidRDefault="0040410B" w:rsidP="00E64201">
            <w:pPr>
              <w:jc w:val="center"/>
            </w:pPr>
            <w:r>
              <w:rPr>
                <w:rFonts w:hint="eastAsia"/>
              </w:rPr>
              <w:t>loveNo</w:t>
            </w:r>
          </w:p>
        </w:tc>
        <w:tc>
          <w:tcPr>
            <w:tcW w:w="2655" w:type="dxa"/>
            <w:gridSpan w:val="2"/>
            <w:shd w:val="clear" w:color="auto" w:fill="auto"/>
            <w:vAlign w:val="center"/>
          </w:tcPr>
          <w:p w:rsidR="0040410B" w:rsidRDefault="0040410B" w:rsidP="00E64201">
            <w:pPr>
              <w:jc w:val="center"/>
              <w:rPr>
                <w:bCs/>
                <w:szCs w:val="21"/>
              </w:rPr>
            </w:pPr>
            <w:r>
              <w:rPr>
                <w:rFonts w:hint="eastAsia"/>
                <w:bCs/>
                <w:szCs w:val="21"/>
              </w:rPr>
              <w:t>爱心单号</w:t>
            </w:r>
          </w:p>
        </w:tc>
        <w:tc>
          <w:tcPr>
            <w:tcW w:w="2727" w:type="dxa"/>
            <w:shd w:val="clear" w:color="auto" w:fill="auto"/>
          </w:tcPr>
          <w:p w:rsidR="0040410B" w:rsidRDefault="0040410B" w:rsidP="00E64201">
            <w:pPr>
              <w:jc w:val="center"/>
              <w:rPr>
                <w:rFonts w:ascii="Consolas" w:hAnsi="Consolas" w:cs="Consolas"/>
                <w:szCs w:val="21"/>
              </w:rPr>
            </w:pPr>
          </w:p>
        </w:tc>
        <w:tc>
          <w:tcPr>
            <w:tcW w:w="1847" w:type="dxa"/>
            <w:shd w:val="clear" w:color="auto" w:fill="auto"/>
          </w:tcPr>
          <w:p w:rsidR="0040410B" w:rsidRDefault="0040410B" w:rsidP="00E64201">
            <w:pPr>
              <w:jc w:val="center"/>
              <w:rPr>
                <w:bCs/>
                <w:szCs w:val="21"/>
              </w:rPr>
            </w:pPr>
            <w:r>
              <w:rPr>
                <w:rFonts w:hint="eastAsia"/>
                <w:bCs/>
                <w:szCs w:val="21"/>
              </w:rPr>
              <w:t>是</w:t>
            </w:r>
          </w:p>
        </w:tc>
      </w:tr>
      <w:tr w:rsidR="0040410B" w:rsidTr="00E64201">
        <w:trPr>
          <w:trHeight w:val="413"/>
        </w:trPr>
        <w:tc>
          <w:tcPr>
            <w:tcW w:w="1838" w:type="dxa"/>
            <w:shd w:val="clear" w:color="auto" w:fill="auto"/>
            <w:vAlign w:val="center"/>
          </w:tcPr>
          <w:p w:rsidR="0040410B" w:rsidRDefault="0040410B" w:rsidP="00E64201">
            <w:pPr>
              <w:jc w:val="center"/>
            </w:pPr>
            <w:r w:rsidRPr="00B75F90">
              <w:t>phid</w:t>
            </w:r>
          </w:p>
        </w:tc>
        <w:tc>
          <w:tcPr>
            <w:tcW w:w="2655" w:type="dxa"/>
            <w:gridSpan w:val="2"/>
            <w:shd w:val="clear" w:color="auto" w:fill="auto"/>
            <w:vAlign w:val="center"/>
          </w:tcPr>
          <w:p w:rsidR="0040410B" w:rsidRDefault="0040410B" w:rsidP="00E64201">
            <w:pPr>
              <w:jc w:val="center"/>
              <w:rPr>
                <w:bCs/>
                <w:szCs w:val="21"/>
              </w:rPr>
            </w:pPr>
            <w:r>
              <w:rPr>
                <w:rFonts w:hint="eastAsia"/>
                <w:bCs/>
                <w:szCs w:val="21"/>
              </w:rPr>
              <w:t>发布</w:t>
            </w:r>
            <w:r>
              <w:rPr>
                <w:rFonts w:hint="eastAsia"/>
                <w:bCs/>
                <w:szCs w:val="21"/>
              </w:rPr>
              <w:t>ID</w:t>
            </w:r>
          </w:p>
        </w:tc>
        <w:tc>
          <w:tcPr>
            <w:tcW w:w="2727" w:type="dxa"/>
            <w:shd w:val="clear" w:color="auto" w:fill="auto"/>
          </w:tcPr>
          <w:p w:rsidR="0040410B" w:rsidRDefault="0040410B" w:rsidP="00E64201">
            <w:pPr>
              <w:jc w:val="center"/>
              <w:rPr>
                <w:rFonts w:ascii="Consolas" w:hAnsi="Consolas" w:cs="Consolas"/>
                <w:szCs w:val="21"/>
              </w:rPr>
            </w:pPr>
          </w:p>
        </w:tc>
        <w:tc>
          <w:tcPr>
            <w:tcW w:w="1847" w:type="dxa"/>
            <w:shd w:val="clear" w:color="auto" w:fill="auto"/>
          </w:tcPr>
          <w:p w:rsidR="0040410B" w:rsidRDefault="0040410B" w:rsidP="00E64201">
            <w:pPr>
              <w:jc w:val="center"/>
              <w:rPr>
                <w:bCs/>
                <w:szCs w:val="21"/>
              </w:rPr>
            </w:pPr>
          </w:p>
        </w:tc>
      </w:tr>
      <w:tr w:rsidR="0040410B" w:rsidTr="00E64201">
        <w:tc>
          <w:tcPr>
            <w:tcW w:w="1838" w:type="dxa"/>
            <w:shd w:val="clear" w:color="auto" w:fill="A6A6A6" w:themeFill="background1" w:themeFillShade="A6"/>
            <w:vAlign w:val="center"/>
          </w:tcPr>
          <w:p w:rsidR="0040410B" w:rsidRDefault="0040410B" w:rsidP="00E64201">
            <w:pPr>
              <w:jc w:val="center"/>
              <w:rPr>
                <w:bCs/>
                <w:szCs w:val="21"/>
              </w:rPr>
            </w:pPr>
            <w:r>
              <w:rPr>
                <w:rFonts w:hint="eastAsia"/>
              </w:rPr>
              <w:t>参数</w:t>
            </w:r>
            <w:r>
              <w:t>jsonStr</w:t>
            </w:r>
            <w:r>
              <w:rPr>
                <w:rFonts w:hint="eastAsia"/>
              </w:rPr>
              <w:t>：</w:t>
            </w:r>
          </w:p>
        </w:tc>
        <w:tc>
          <w:tcPr>
            <w:tcW w:w="7229" w:type="dxa"/>
            <w:gridSpan w:val="4"/>
            <w:vAlign w:val="center"/>
          </w:tcPr>
          <w:p w:rsidR="0040410B" w:rsidRPr="00B75F90" w:rsidRDefault="0040410B" w:rsidP="00E64201">
            <w:pPr>
              <w:ind w:left="120" w:hangingChars="50" w:hanging="120"/>
              <w:jc w:val="left"/>
              <w:rPr>
                <w:rFonts w:ascii="Consolas" w:hAnsi="Consolas" w:cs="Consolas"/>
                <w:b/>
                <w:bCs/>
                <w:color w:val="0070C0"/>
                <w:sz w:val="24"/>
                <w:szCs w:val="24"/>
              </w:rPr>
            </w:pPr>
            <w:r w:rsidRPr="00B75F90">
              <w:rPr>
                <w:rFonts w:ascii="Consolas" w:hAnsi="Consolas" w:cs="Consolas"/>
                <w:b/>
                <w:bCs/>
                <w:color w:val="0070C0"/>
                <w:sz w:val="24"/>
                <w:szCs w:val="24"/>
              </w:rPr>
              <w:t>{</w:t>
            </w:r>
          </w:p>
          <w:p w:rsidR="0040410B" w:rsidRPr="00B75F90" w:rsidRDefault="0040410B" w:rsidP="00E64201">
            <w:pPr>
              <w:ind w:left="120" w:hangingChars="50" w:hanging="120"/>
              <w:jc w:val="left"/>
              <w:rPr>
                <w:rFonts w:ascii="Consolas" w:hAnsi="Consolas" w:cs="Consolas"/>
                <w:b/>
                <w:bCs/>
                <w:color w:val="0070C0"/>
                <w:sz w:val="24"/>
                <w:szCs w:val="24"/>
              </w:rPr>
            </w:pPr>
            <w:r w:rsidRPr="00B75F90">
              <w:rPr>
                <w:rFonts w:ascii="Consolas" w:hAnsi="Consolas" w:cs="Consolas"/>
                <w:b/>
                <w:bCs/>
                <w:color w:val="0070C0"/>
                <w:sz w:val="24"/>
                <w:szCs w:val="24"/>
              </w:rPr>
              <w:t xml:space="preserve">    "loveNo": "20170401171313",</w:t>
            </w:r>
          </w:p>
          <w:p w:rsidR="0040410B" w:rsidRPr="00B75F90" w:rsidRDefault="0040410B" w:rsidP="00E64201">
            <w:pPr>
              <w:ind w:left="120" w:hangingChars="50" w:hanging="120"/>
              <w:jc w:val="left"/>
              <w:rPr>
                <w:rFonts w:ascii="Consolas" w:hAnsi="Consolas" w:cs="Consolas"/>
                <w:b/>
                <w:bCs/>
                <w:color w:val="0070C0"/>
                <w:sz w:val="24"/>
                <w:szCs w:val="24"/>
              </w:rPr>
            </w:pPr>
            <w:r w:rsidRPr="00B75F90">
              <w:rPr>
                <w:rFonts w:ascii="Consolas" w:hAnsi="Consolas" w:cs="Consolas"/>
                <w:b/>
                <w:bCs/>
                <w:color w:val="0070C0"/>
                <w:sz w:val="24"/>
                <w:szCs w:val="24"/>
              </w:rPr>
              <w:t xml:space="preserve">    "dlid": "715",</w:t>
            </w:r>
          </w:p>
          <w:p w:rsidR="0040410B" w:rsidRPr="00B75F90" w:rsidRDefault="0040410B" w:rsidP="00E64201">
            <w:pPr>
              <w:ind w:left="120" w:hangingChars="50" w:hanging="120"/>
              <w:jc w:val="left"/>
              <w:rPr>
                <w:rFonts w:ascii="Consolas" w:hAnsi="Consolas" w:cs="Consolas"/>
                <w:b/>
                <w:bCs/>
                <w:color w:val="0070C0"/>
                <w:sz w:val="24"/>
                <w:szCs w:val="24"/>
              </w:rPr>
            </w:pPr>
            <w:r w:rsidRPr="00B75F90">
              <w:rPr>
                <w:rFonts w:ascii="Consolas" w:hAnsi="Consolas" w:cs="Consolas"/>
                <w:b/>
                <w:bCs/>
                <w:color w:val="0070C0"/>
                <w:sz w:val="24"/>
                <w:szCs w:val="24"/>
              </w:rPr>
              <w:t xml:space="preserve">    "phid": null</w:t>
            </w:r>
          </w:p>
          <w:p w:rsidR="0040410B" w:rsidRPr="007856FB" w:rsidRDefault="0040410B" w:rsidP="00E64201">
            <w:pPr>
              <w:ind w:left="120" w:hangingChars="50" w:hanging="120"/>
              <w:jc w:val="left"/>
              <w:rPr>
                <w:rFonts w:ascii="Consolas" w:hAnsi="Consolas" w:cs="Consolas"/>
                <w:b/>
                <w:color w:val="0070C0"/>
                <w:szCs w:val="21"/>
              </w:rPr>
            </w:pPr>
            <w:r w:rsidRPr="00B75F90">
              <w:rPr>
                <w:rFonts w:ascii="Consolas" w:hAnsi="Consolas" w:cs="Consolas"/>
                <w:b/>
                <w:bCs/>
                <w:color w:val="0070C0"/>
                <w:sz w:val="24"/>
                <w:szCs w:val="24"/>
              </w:rPr>
              <w:t>}</w:t>
            </w:r>
          </w:p>
        </w:tc>
      </w:tr>
      <w:tr w:rsidR="0040410B" w:rsidTr="00E64201">
        <w:tc>
          <w:tcPr>
            <w:tcW w:w="1838" w:type="dxa"/>
            <w:shd w:val="clear" w:color="auto" w:fill="A6A6A6" w:themeFill="background1" w:themeFillShade="A6"/>
            <w:vAlign w:val="center"/>
          </w:tcPr>
          <w:p w:rsidR="0040410B" w:rsidRDefault="0040410B" w:rsidP="00E64201">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40410B" w:rsidRDefault="0040410B" w:rsidP="00E64201">
            <w:pPr>
              <w:ind w:firstLine="210"/>
              <w:jc w:val="center"/>
              <w:rPr>
                <w:rFonts w:ascii="宋体" w:hAnsi="宋体"/>
                <w:bCs/>
                <w:szCs w:val="21"/>
              </w:rPr>
            </w:pPr>
          </w:p>
        </w:tc>
        <w:tc>
          <w:tcPr>
            <w:tcW w:w="2762" w:type="dxa"/>
            <w:gridSpan w:val="2"/>
            <w:shd w:val="clear" w:color="auto" w:fill="A6A6A6" w:themeFill="background1" w:themeFillShade="A6"/>
          </w:tcPr>
          <w:p w:rsidR="0040410B" w:rsidRDefault="0040410B" w:rsidP="00E64201">
            <w:pPr>
              <w:ind w:firstLine="210"/>
              <w:jc w:val="center"/>
              <w:rPr>
                <w:rFonts w:ascii="宋体" w:hAnsi="宋体"/>
                <w:bCs/>
                <w:szCs w:val="21"/>
              </w:rPr>
            </w:pPr>
          </w:p>
        </w:tc>
        <w:tc>
          <w:tcPr>
            <w:tcW w:w="1847" w:type="dxa"/>
            <w:shd w:val="clear" w:color="auto" w:fill="A6A6A6" w:themeFill="background1" w:themeFillShade="A6"/>
          </w:tcPr>
          <w:p w:rsidR="0040410B" w:rsidRDefault="0040410B" w:rsidP="00E64201">
            <w:pPr>
              <w:ind w:firstLine="210"/>
              <w:jc w:val="center"/>
              <w:rPr>
                <w:rFonts w:ascii="宋体" w:hAnsi="宋体"/>
                <w:bCs/>
                <w:szCs w:val="21"/>
              </w:rPr>
            </w:pPr>
          </w:p>
        </w:tc>
      </w:tr>
      <w:tr w:rsidR="0040410B" w:rsidTr="00E64201">
        <w:tc>
          <w:tcPr>
            <w:tcW w:w="1838" w:type="dxa"/>
            <w:shd w:val="clear" w:color="auto" w:fill="auto"/>
            <w:vAlign w:val="center"/>
          </w:tcPr>
          <w:p w:rsidR="0040410B" w:rsidRDefault="0040410B" w:rsidP="00E64201">
            <w:pPr>
              <w:jc w:val="center"/>
              <w:rPr>
                <w:bCs/>
                <w:szCs w:val="21"/>
              </w:rPr>
            </w:pPr>
            <w:r>
              <w:rPr>
                <w:bCs/>
                <w:szCs w:val="21"/>
              </w:rPr>
              <w:t>i</w:t>
            </w:r>
            <w:r>
              <w:rPr>
                <w:rFonts w:hint="eastAsia"/>
                <w:bCs/>
                <w:szCs w:val="21"/>
              </w:rPr>
              <w:t>d</w:t>
            </w:r>
          </w:p>
        </w:tc>
        <w:tc>
          <w:tcPr>
            <w:tcW w:w="2620" w:type="dxa"/>
            <w:shd w:val="clear" w:color="auto" w:fill="auto"/>
          </w:tcPr>
          <w:p w:rsidR="0040410B" w:rsidRDefault="0040410B" w:rsidP="00E64201">
            <w:pPr>
              <w:ind w:firstLine="210"/>
              <w:jc w:val="center"/>
              <w:rPr>
                <w:rFonts w:ascii="宋体" w:hAnsi="宋体"/>
                <w:bCs/>
                <w:szCs w:val="21"/>
              </w:rPr>
            </w:pPr>
            <w:r>
              <w:rPr>
                <w:rFonts w:ascii="宋体" w:hAnsi="宋体" w:hint="eastAsia"/>
                <w:bCs/>
                <w:szCs w:val="21"/>
              </w:rPr>
              <w:t>记录的Id</w:t>
            </w:r>
          </w:p>
        </w:tc>
        <w:tc>
          <w:tcPr>
            <w:tcW w:w="2762" w:type="dxa"/>
            <w:gridSpan w:val="2"/>
            <w:shd w:val="clear" w:color="auto" w:fill="auto"/>
          </w:tcPr>
          <w:p w:rsidR="0040410B" w:rsidRDefault="0040410B" w:rsidP="00E64201">
            <w:pPr>
              <w:ind w:firstLine="210"/>
              <w:jc w:val="center"/>
              <w:rPr>
                <w:rFonts w:ascii="宋体" w:hAnsi="宋体"/>
                <w:bCs/>
                <w:szCs w:val="21"/>
              </w:rPr>
            </w:pPr>
          </w:p>
        </w:tc>
        <w:tc>
          <w:tcPr>
            <w:tcW w:w="1847" w:type="dxa"/>
            <w:shd w:val="clear" w:color="auto" w:fill="auto"/>
          </w:tcPr>
          <w:p w:rsidR="0040410B" w:rsidRDefault="0040410B" w:rsidP="00E64201">
            <w:pPr>
              <w:ind w:firstLine="210"/>
              <w:jc w:val="center"/>
              <w:rPr>
                <w:rFonts w:ascii="宋体" w:hAnsi="宋体"/>
                <w:bCs/>
                <w:szCs w:val="21"/>
              </w:rPr>
            </w:pPr>
          </w:p>
        </w:tc>
      </w:tr>
      <w:tr w:rsidR="0040410B" w:rsidTr="00E64201">
        <w:tc>
          <w:tcPr>
            <w:tcW w:w="1838" w:type="dxa"/>
            <w:shd w:val="clear" w:color="auto" w:fill="auto"/>
            <w:vAlign w:val="center"/>
          </w:tcPr>
          <w:p w:rsidR="0040410B" w:rsidRDefault="0040410B" w:rsidP="00E64201">
            <w:pPr>
              <w:jc w:val="center"/>
              <w:rPr>
                <w:bCs/>
                <w:szCs w:val="21"/>
              </w:rPr>
            </w:pPr>
            <w:r>
              <w:rPr>
                <w:rFonts w:hint="eastAsia"/>
                <w:bCs/>
                <w:szCs w:val="21"/>
              </w:rPr>
              <w:t>loveNo</w:t>
            </w:r>
          </w:p>
        </w:tc>
        <w:tc>
          <w:tcPr>
            <w:tcW w:w="2620" w:type="dxa"/>
            <w:shd w:val="clear" w:color="auto" w:fill="auto"/>
          </w:tcPr>
          <w:p w:rsidR="0040410B" w:rsidRDefault="0040410B" w:rsidP="00E64201">
            <w:pPr>
              <w:ind w:firstLine="210"/>
              <w:jc w:val="center"/>
              <w:rPr>
                <w:rFonts w:ascii="宋体" w:hAnsi="宋体"/>
                <w:bCs/>
                <w:szCs w:val="21"/>
              </w:rPr>
            </w:pPr>
            <w:r>
              <w:rPr>
                <w:rFonts w:ascii="宋体" w:hAnsi="宋体" w:hint="eastAsia"/>
                <w:bCs/>
                <w:szCs w:val="21"/>
              </w:rPr>
              <w:t>爱心单号</w:t>
            </w:r>
          </w:p>
        </w:tc>
        <w:tc>
          <w:tcPr>
            <w:tcW w:w="2762" w:type="dxa"/>
            <w:gridSpan w:val="2"/>
            <w:shd w:val="clear" w:color="auto" w:fill="auto"/>
          </w:tcPr>
          <w:p w:rsidR="0040410B" w:rsidRDefault="0040410B" w:rsidP="00E64201">
            <w:pPr>
              <w:ind w:firstLine="210"/>
              <w:jc w:val="center"/>
              <w:rPr>
                <w:rFonts w:ascii="宋体" w:hAnsi="宋体"/>
                <w:bCs/>
                <w:szCs w:val="21"/>
              </w:rPr>
            </w:pPr>
          </w:p>
        </w:tc>
        <w:tc>
          <w:tcPr>
            <w:tcW w:w="1847" w:type="dxa"/>
            <w:shd w:val="clear" w:color="auto" w:fill="auto"/>
          </w:tcPr>
          <w:p w:rsidR="0040410B" w:rsidRDefault="0040410B" w:rsidP="00E64201">
            <w:pPr>
              <w:ind w:firstLine="210"/>
              <w:jc w:val="center"/>
              <w:rPr>
                <w:rFonts w:ascii="宋体" w:hAnsi="宋体"/>
                <w:bCs/>
                <w:szCs w:val="21"/>
              </w:rPr>
            </w:pPr>
          </w:p>
        </w:tc>
      </w:tr>
      <w:tr w:rsidR="0040410B" w:rsidTr="00E64201">
        <w:tc>
          <w:tcPr>
            <w:tcW w:w="1838" w:type="dxa"/>
            <w:shd w:val="clear" w:color="auto" w:fill="auto"/>
            <w:vAlign w:val="center"/>
          </w:tcPr>
          <w:p w:rsidR="0040410B" w:rsidRDefault="0040410B" w:rsidP="00E64201">
            <w:pPr>
              <w:jc w:val="center"/>
              <w:rPr>
                <w:bCs/>
                <w:szCs w:val="21"/>
              </w:rPr>
            </w:pPr>
            <w:r w:rsidRPr="00017B1E">
              <w:rPr>
                <w:rFonts w:hint="eastAsia"/>
                <w:bCs/>
                <w:szCs w:val="21"/>
              </w:rPr>
              <w:t>address</w:t>
            </w:r>
          </w:p>
        </w:tc>
        <w:tc>
          <w:tcPr>
            <w:tcW w:w="2620" w:type="dxa"/>
            <w:shd w:val="clear" w:color="auto" w:fill="auto"/>
          </w:tcPr>
          <w:p w:rsidR="0040410B" w:rsidRDefault="0040410B" w:rsidP="00E64201">
            <w:pPr>
              <w:ind w:firstLine="210"/>
              <w:jc w:val="center"/>
              <w:rPr>
                <w:rFonts w:ascii="宋体" w:hAnsi="宋体"/>
                <w:bCs/>
                <w:szCs w:val="21"/>
              </w:rPr>
            </w:pPr>
            <w:r>
              <w:rPr>
                <w:rFonts w:ascii="宋体" w:hAnsi="宋体" w:hint="eastAsia"/>
                <w:bCs/>
                <w:szCs w:val="21"/>
              </w:rPr>
              <w:t>邮寄地址</w:t>
            </w:r>
          </w:p>
        </w:tc>
        <w:tc>
          <w:tcPr>
            <w:tcW w:w="2762" w:type="dxa"/>
            <w:gridSpan w:val="2"/>
            <w:shd w:val="clear" w:color="auto" w:fill="auto"/>
          </w:tcPr>
          <w:p w:rsidR="0040410B" w:rsidRDefault="0040410B" w:rsidP="00E64201">
            <w:pPr>
              <w:ind w:firstLine="210"/>
              <w:jc w:val="center"/>
              <w:rPr>
                <w:rFonts w:ascii="宋体" w:hAnsi="宋体"/>
                <w:bCs/>
                <w:szCs w:val="21"/>
              </w:rPr>
            </w:pPr>
          </w:p>
        </w:tc>
        <w:tc>
          <w:tcPr>
            <w:tcW w:w="1847" w:type="dxa"/>
            <w:shd w:val="clear" w:color="auto" w:fill="auto"/>
          </w:tcPr>
          <w:p w:rsidR="0040410B" w:rsidRDefault="0040410B" w:rsidP="00E64201">
            <w:pPr>
              <w:ind w:firstLine="210"/>
              <w:jc w:val="center"/>
              <w:rPr>
                <w:rFonts w:ascii="宋体" w:hAnsi="宋体"/>
                <w:bCs/>
                <w:szCs w:val="21"/>
              </w:rPr>
            </w:pPr>
          </w:p>
        </w:tc>
      </w:tr>
      <w:tr w:rsidR="0040410B" w:rsidTr="00E64201">
        <w:tc>
          <w:tcPr>
            <w:tcW w:w="1838" w:type="dxa"/>
            <w:shd w:val="clear" w:color="auto" w:fill="auto"/>
            <w:vAlign w:val="center"/>
          </w:tcPr>
          <w:p w:rsidR="0040410B" w:rsidRPr="00F64465" w:rsidRDefault="0040410B" w:rsidP="00E64201">
            <w:pPr>
              <w:widowControl/>
              <w:jc w:val="center"/>
              <w:rPr>
                <w:rFonts w:ascii="Consolas" w:hAnsi="Consolas" w:cs="Consolas"/>
                <w:szCs w:val="21"/>
              </w:rPr>
            </w:pPr>
            <w:r>
              <w:rPr>
                <w:rFonts w:ascii="Consolas" w:hAnsi="Consolas" w:cs="Consolas" w:hint="eastAsia"/>
                <w:szCs w:val="21"/>
              </w:rPr>
              <w:t>userId</w:t>
            </w:r>
          </w:p>
        </w:tc>
        <w:tc>
          <w:tcPr>
            <w:tcW w:w="2620" w:type="dxa"/>
            <w:shd w:val="clear" w:color="auto" w:fill="auto"/>
          </w:tcPr>
          <w:p w:rsidR="0040410B" w:rsidRPr="00F64465" w:rsidRDefault="0040410B" w:rsidP="00E64201">
            <w:pPr>
              <w:pStyle w:val="a8"/>
              <w:jc w:val="center"/>
              <w:rPr>
                <w:rFonts w:ascii="Consolas" w:hAnsi="Consolas" w:cs="Consolas"/>
                <w:bCs/>
              </w:rPr>
            </w:pPr>
            <w:r>
              <w:rPr>
                <w:rFonts w:ascii="Consolas" w:hAnsi="Consolas" w:cs="Consolas" w:hint="eastAsia"/>
                <w:bCs/>
              </w:rPr>
              <w:t>受捐人</w:t>
            </w:r>
            <w:r>
              <w:rPr>
                <w:rFonts w:ascii="Consolas" w:hAnsi="Consolas" w:cs="Consolas" w:hint="eastAsia"/>
                <w:bCs/>
              </w:rPr>
              <w:t>id</w:t>
            </w:r>
          </w:p>
        </w:tc>
        <w:tc>
          <w:tcPr>
            <w:tcW w:w="2762" w:type="dxa"/>
            <w:gridSpan w:val="2"/>
            <w:shd w:val="clear" w:color="auto" w:fill="auto"/>
          </w:tcPr>
          <w:p w:rsidR="0040410B" w:rsidRPr="00F64465"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F64465" w:rsidRDefault="0040410B" w:rsidP="00E64201">
            <w:pPr>
              <w:widowControl/>
              <w:jc w:val="center"/>
              <w:rPr>
                <w:rFonts w:ascii="Consolas" w:hAnsi="Consolas" w:cs="Consolas"/>
                <w:szCs w:val="21"/>
              </w:rPr>
            </w:pPr>
            <w:r w:rsidRPr="00CF52EF">
              <w:rPr>
                <w:bCs/>
                <w:szCs w:val="21"/>
              </w:rPr>
              <w:t>itemsName</w:t>
            </w:r>
          </w:p>
        </w:tc>
        <w:tc>
          <w:tcPr>
            <w:tcW w:w="2620" w:type="dxa"/>
            <w:shd w:val="clear" w:color="auto" w:fill="auto"/>
          </w:tcPr>
          <w:p w:rsidR="0040410B" w:rsidRPr="00F64465" w:rsidRDefault="0040410B" w:rsidP="00E64201">
            <w:pPr>
              <w:pStyle w:val="a8"/>
              <w:jc w:val="center"/>
              <w:rPr>
                <w:rFonts w:ascii="Consolas" w:hAnsi="Consolas" w:cs="Consolas"/>
                <w:bCs/>
              </w:rPr>
            </w:pPr>
            <w:r>
              <w:rPr>
                <w:rFonts w:ascii="Consolas" w:hAnsi="Consolas" w:cs="Consolas" w:hint="eastAsia"/>
                <w:bCs/>
              </w:rPr>
              <w:t>物品名称</w:t>
            </w:r>
          </w:p>
        </w:tc>
        <w:tc>
          <w:tcPr>
            <w:tcW w:w="2762" w:type="dxa"/>
            <w:gridSpan w:val="2"/>
            <w:shd w:val="clear" w:color="auto" w:fill="auto"/>
          </w:tcPr>
          <w:p w:rsidR="0040410B" w:rsidRPr="00F64465"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8513AD" w:rsidRDefault="0040410B" w:rsidP="00E64201">
            <w:pPr>
              <w:widowControl/>
              <w:jc w:val="center"/>
              <w:rPr>
                <w:rFonts w:ascii="Consolas" w:hAnsi="Consolas" w:cs="Consolas"/>
                <w:szCs w:val="21"/>
              </w:rPr>
            </w:pPr>
            <w:r w:rsidRPr="00CF52EF">
              <w:rPr>
                <w:bCs/>
                <w:szCs w:val="21"/>
              </w:rPr>
              <w:t>itemsDesc</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物品描述</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CF52EF" w:rsidRDefault="0040410B" w:rsidP="00E64201">
            <w:pPr>
              <w:widowControl/>
              <w:jc w:val="center"/>
              <w:rPr>
                <w:bCs/>
                <w:szCs w:val="21"/>
              </w:rPr>
            </w:pPr>
            <w:r>
              <w:rPr>
                <w:rFonts w:hint="eastAsia"/>
                <w:bCs/>
                <w:szCs w:val="21"/>
              </w:rPr>
              <w:t>itName</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物品类别</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CF52EF" w:rsidRDefault="0040410B" w:rsidP="00E64201">
            <w:pPr>
              <w:widowControl/>
              <w:jc w:val="center"/>
              <w:rPr>
                <w:bCs/>
                <w:szCs w:val="21"/>
              </w:rPr>
            </w:pPr>
            <w:r>
              <w:rPr>
                <w:bCs/>
                <w:szCs w:val="21"/>
              </w:rPr>
              <w:t>picurl</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物品图片地址</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8513AD" w:rsidRDefault="0040410B" w:rsidP="00E64201">
            <w:pPr>
              <w:widowControl/>
              <w:jc w:val="center"/>
              <w:rPr>
                <w:rFonts w:ascii="Consolas" w:hAnsi="Consolas" w:cs="Consolas"/>
                <w:szCs w:val="21"/>
              </w:rPr>
            </w:pPr>
            <w:r w:rsidRPr="00BB15EB">
              <w:rPr>
                <w:rFonts w:ascii="Consolas" w:hAnsi="Consolas" w:cs="Consolas"/>
                <w:szCs w:val="21"/>
              </w:rPr>
              <w:t>realName</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申请人的真实姓名</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8513AD" w:rsidRDefault="0040410B" w:rsidP="00E64201">
            <w:pPr>
              <w:widowControl/>
              <w:jc w:val="center"/>
              <w:rPr>
                <w:rFonts w:ascii="Consolas" w:hAnsi="Consolas" w:cs="Consolas"/>
                <w:szCs w:val="21"/>
              </w:rPr>
            </w:pPr>
            <w:r w:rsidRPr="00B363C9">
              <w:rPr>
                <w:rFonts w:ascii="Consolas" w:hAnsi="Consolas" w:cs="Consolas"/>
                <w:szCs w:val="21"/>
              </w:rPr>
              <w:t>address</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bCs/>
              </w:rPr>
              <w:t>申请人收货地址</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8513AD" w:rsidRDefault="0040410B" w:rsidP="00E64201">
            <w:pPr>
              <w:widowControl/>
              <w:jc w:val="center"/>
              <w:rPr>
                <w:rFonts w:ascii="Consolas" w:hAnsi="Consolas" w:cs="Consolas"/>
                <w:szCs w:val="21"/>
              </w:rPr>
            </w:pPr>
            <w:r w:rsidRPr="006F405D">
              <w:rPr>
                <w:rFonts w:ascii="Consolas" w:hAnsi="Consolas" w:cs="Consolas"/>
                <w:szCs w:val="21"/>
              </w:rPr>
              <w:t>mobile</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bCs/>
              </w:rPr>
              <w:t>申请人收货电话</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6F405D" w:rsidRDefault="0040410B" w:rsidP="00E64201">
            <w:pPr>
              <w:widowControl/>
              <w:jc w:val="center"/>
              <w:rPr>
                <w:rFonts w:ascii="Consolas" w:hAnsi="Consolas" w:cs="Consolas"/>
                <w:szCs w:val="21"/>
              </w:rPr>
            </w:pPr>
            <w:r w:rsidRPr="00017B1E">
              <w:rPr>
                <w:rFonts w:ascii="Consolas" w:hAnsi="Consolas" w:cs="Consolas" w:hint="eastAsia"/>
                <w:bCs/>
                <w:szCs w:val="21"/>
              </w:rPr>
              <w:t>homeAdress</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家庭住址</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bCs/>
                <w:szCs w:val="21"/>
              </w:rPr>
              <w:t>age</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用户年龄</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bCs/>
                <w:szCs w:val="21"/>
              </w:rPr>
              <w:t>gender</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用户性别</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hint="eastAsia"/>
                <w:bCs/>
                <w:szCs w:val="21"/>
              </w:rPr>
              <w:t>reason</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申请理由</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bCs/>
                <w:szCs w:val="21"/>
              </w:rPr>
              <w:t>donatetime</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捐赠时间</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bCs/>
                <w:szCs w:val="21"/>
              </w:rPr>
              <w:t>publishtime</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发布时间</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bCs/>
                <w:szCs w:val="21"/>
              </w:rPr>
              <w:t>ishide</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是否匿名</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hint="eastAsia"/>
                <w:bCs/>
                <w:szCs w:val="21"/>
              </w:rPr>
              <w:t>nickname</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昵称</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bCs/>
                <w:szCs w:val="21"/>
              </w:rPr>
              <w:t>captionname</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区县名称</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bCs/>
                <w:szCs w:val="21"/>
              </w:rPr>
              <w:t>headpath</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头像</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bCs/>
                <w:szCs w:val="21"/>
              </w:rPr>
              <w:t>isdysj</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是否为第一书记代发</w:t>
            </w:r>
          </w:p>
        </w:tc>
        <w:tc>
          <w:tcPr>
            <w:tcW w:w="2762" w:type="dxa"/>
            <w:gridSpan w:val="2"/>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0</w:t>
            </w:r>
            <w:r>
              <w:rPr>
                <w:rFonts w:ascii="Consolas" w:hAnsi="Consolas" w:cs="Consolas" w:hint="eastAsia"/>
                <w:bCs/>
              </w:rPr>
              <w:t>：自发；</w:t>
            </w:r>
            <w:r>
              <w:rPr>
                <w:rFonts w:ascii="Consolas" w:hAnsi="Consolas" w:cs="Consolas" w:hint="eastAsia"/>
                <w:bCs/>
              </w:rPr>
              <w:t>1</w:t>
            </w:r>
            <w:r>
              <w:rPr>
                <w:rFonts w:ascii="Consolas" w:hAnsi="Consolas" w:cs="Consolas" w:hint="eastAsia"/>
                <w:bCs/>
              </w:rPr>
              <w:t>：代发</w:t>
            </w: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bCs/>
                <w:szCs w:val="21"/>
              </w:rPr>
              <w:t>realpubname</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被代发人姓名</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bCs/>
                <w:szCs w:val="21"/>
              </w:rPr>
              <w:t>realpubid</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被代发人身份证</w:t>
            </w:r>
          </w:p>
        </w:tc>
        <w:tc>
          <w:tcPr>
            <w:tcW w:w="2762" w:type="dxa"/>
            <w:gridSpan w:val="2"/>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通过身份证可获取被代发人年龄、性别</w:t>
            </w: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bCs/>
                <w:szCs w:val="21"/>
              </w:rPr>
              <w:t>realpubaddress</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被代发人地址</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hint="eastAsia"/>
                <w:bCs/>
                <w:szCs w:val="21"/>
              </w:rPr>
              <w:t>loveitemsname</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捐赠者捐赠物品名称</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017B1E">
              <w:rPr>
                <w:rFonts w:ascii="Consolas" w:hAnsi="Consolas" w:cs="Consolas" w:hint="eastAsia"/>
                <w:bCs/>
                <w:szCs w:val="21"/>
              </w:rPr>
              <w:t>loveitemsdesc</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捐赠物品描述</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426126">
              <w:rPr>
                <w:rFonts w:ascii="Consolas" w:hAnsi="Consolas" w:cs="Consolas"/>
                <w:bCs/>
                <w:szCs w:val="21"/>
              </w:rPr>
              <w:t>lovepicurl</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捐赠物品图片</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426126">
              <w:rPr>
                <w:rFonts w:ascii="Consolas" w:hAnsi="Consolas" w:cs="Consolas" w:hint="eastAsia"/>
                <w:bCs/>
                <w:szCs w:val="21"/>
              </w:rPr>
              <w:t>lovereason</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捐赠寄语理由</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uto"/>
            <w:vAlign w:val="center"/>
          </w:tcPr>
          <w:p w:rsidR="0040410B" w:rsidRPr="00017B1E" w:rsidRDefault="0040410B" w:rsidP="00E64201">
            <w:pPr>
              <w:widowControl/>
              <w:jc w:val="center"/>
              <w:rPr>
                <w:rFonts w:ascii="Consolas" w:hAnsi="Consolas" w:cs="Consolas"/>
                <w:bCs/>
                <w:szCs w:val="21"/>
              </w:rPr>
            </w:pPr>
            <w:r w:rsidRPr="00426126">
              <w:rPr>
                <w:rFonts w:ascii="Consolas" w:hAnsi="Consolas" w:cs="Consolas"/>
                <w:bCs/>
                <w:szCs w:val="21"/>
              </w:rPr>
              <w:t>idcard</w:t>
            </w:r>
          </w:p>
        </w:tc>
        <w:tc>
          <w:tcPr>
            <w:tcW w:w="2620" w:type="dxa"/>
            <w:shd w:val="clear" w:color="auto" w:fill="auto"/>
          </w:tcPr>
          <w:p w:rsidR="0040410B" w:rsidRDefault="0040410B" w:rsidP="00E64201">
            <w:pPr>
              <w:pStyle w:val="a8"/>
              <w:jc w:val="center"/>
              <w:rPr>
                <w:rFonts w:ascii="Consolas" w:hAnsi="Consolas" w:cs="Consolas"/>
                <w:bCs/>
              </w:rPr>
            </w:pPr>
            <w:r>
              <w:rPr>
                <w:rFonts w:ascii="Consolas" w:hAnsi="Consolas" w:cs="Consolas" w:hint="eastAsia"/>
                <w:bCs/>
              </w:rPr>
              <w:t>申请者身份证号码</w:t>
            </w:r>
          </w:p>
        </w:tc>
        <w:tc>
          <w:tcPr>
            <w:tcW w:w="2762" w:type="dxa"/>
            <w:gridSpan w:val="2"/>
            <w:shd w:val="clear" w:color="auto" w:fill="auto"/>
          </w:tcPr>
          <w:p w:rsidR="0040410B" w:rsidRDefault="0040410B" w:rsidP="00E64201">
            <w:pPr>
              <w:pStyle w:val="a8"/>
              <w:jc w:val="center"/>
              <w:rPr>
                <w:rFonts w:ascii="Consolas" w:hAnsi="Consolas" w:cs="Consolas"/>
                <w:bCs/>
              </w:rPr>
            </w:pPr>
          </w:p>
        </w:tc>
        <w:tc>
          <w:tcPr>
            <w:tcW w:w="1847" w:type="dxa"/>
            <w:shd w:val="clear" w:color="auto" w:fill="auto"/>
            <w:vAlign w:val="center"/>
          </w:tcPr>
          <w:p w:rsidR="0040410B" w:rsidRPr="00F64465" w:rsidRDefault="0040410B" w:rsidP="00E64201">
            <w:pPr>
              <w:widowControl/>
              <w:jc w:val="center"/>
              <w:rPr>
                <w:rFonts w:ascii="Consolas" w:hAnsi="Consolas" w:cs="Consolas"/>
                <w:szCs w:val="21"/>
              </w:rPr>
            </w:pPr>
          </w:p>
        </w:tc>
      </w:tr>
      <w:tr w:rsidR="0040410B" w:rsidRPr="00F64465" w:rsidTr="00E64201">
        <w:tc>
          <w:tcPr>
            <w:tcW w:w="1838"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40410B" w:rsidRPr="00F64465" w:rsidRDefault="0040410B" w:rsidP="00E64201">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40410B" w:rsidRPr="00F64465" w:rsidRDefault="0040410B" w:rsidP="00E64201">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p>
        </w:tc>
      </w:tr>
      <w:tr w:rsidR="0040410B" w:rsidRPr="00F64465" w:rsidTr="00E64201">
        <w:tc>
          <w:tcPr>
            <w:tcW w:w="1838"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r w:rsidRPr="00F64465">
              <w:rPr>
                <w:rFonts w:ascii="Consolas" w:hAnsi="Consolas" w:cs="Consolas" w:hint="eastAsia"/>
                <w:szCs w:val="21"/>
              </w:rPr>
              <w:lastRenderedPageBreak/>
              <w:t>rspDesc</w:t>
            </w:r>
          </w:p>
        </w:tc>
        <w:tc>
          <w:tcPr>
            <w:tcW w:w="2620" w:type="dxa"/>
            <w:shd w:val="clear" w:color="auto" w:fill="FFFFFF" w:themeFill="background1"/>
          </w:tcPr>
          <w:p w:rsidR="0040410B" w:rsidRPr="00F64465" w:rsidRDefault="0040410B" w:rsidP="00E64201">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40410B" w:rsidRPr="00F64465" w:rsidRDefault="0040410B" w:rsidP="00E64201">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6A6A6" w:themeFill="background1" w:themeFillShade="A6"/>
            <w:vAlign w:val="center"/>
          </w:tcPr>
          <w:p w:rsidR="0040410B" w:rsidRDefault="0040410B" w:rsidP="00E64201">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jQuery111307029066008552809_1491359655772({</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"rspCode": "000",</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"rspDesc": "</w:t>
            </w:r>
            <w:r w:rsidRPr="00B75F90">
              <w:rPr>
                <w:rFonts w:ascii="Consolas" w:hAnsi="Consolas" w:cs="Consolas" w:hint="eastAsia"/>
                <w:bCs/>
                <w:color w:val="5B9BD5" w:themeColor="accent1"/>
                <w:sz w:val="24"/>
                <w:szCs w:val="24"/>
              </w:rPr>
              <w:t>正常</w:t>
            </w:r>
            <w:r w:rsidRPr="00B75F90">
              <w:rPr>
                <w:rFonts w:ascii="Consolas" w:hAnsi="Consolas" w:cs="Consolas" w:hint="eastAsia"/>
                <w:bCs/>
                <w:color w:val="5B9BD5" w:themeColor="accent1"/>
                <w:sz w:val="24"/>
                <w:szCs w:val="24"/>
              </w:rPr>
              <w:t>",</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"id": 715,</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"loveNo": "20170401171313",</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"userId": "663807",</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"itName": "</w:t>
            </w:r>
            <w:r w:rsidRPr="00B75F90">
              <w:rPr>
                <w:rFonts w:ascii="Consolas" w:hAnsi="Consolas" w:cs="Consolas" w:hint="eastAsia"/>
                <w:bCs/>
                <w:color w:val="5B9BD5" w:themeColor="accent1"/>
                <w:sz w:val="24"/>
                <w:szCs w:val="24"/>
              </w:rPr>
              <w:t>日用</w:t>
            </w:r>
            <w:r w:rsidRPr="00B75F90">
              <w:rPr>
                <w:rFonts w:ascii="Consolas" w:hAnsi="Consolas" w:cs="Consolas" w:hint="eastAsia"/>
                <w:bCs/>
                <w:color w:val="5B9BD5" w:themeColor="accent1"/>
                <w:sz w:val="24"/>
                <w:szCs w:val="24"/>
              </w:rPr>
              <w:t>",</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"picurl": "bbs684075588.jpg",</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"itemsName": "</w:t>
            </w:r>
            <w:r w:rsidRPr="00B75F90">
              <w:rPr>
                <w:rFonts w:ascii="Consolas" w:hAnsi="Consolas" w:cs="Consolas" w:hint="eastAsia"/>
                <w:bCs/>
                <w:color w:val="5B9BD5" w:themeColor="accent1"/>
                <w:sz w:val="24"/>
                <w:szCs w:val="24"/>
              </w:rPr>
              <w:t>被子</w:t>
            </w:r>
            <w:r w:rsidRPr="00B75F90">
              <w:rPr>
                <w:rFonts w:ascii="Consolas" w:hAnsi="Consolas" w:cs="Consolas" w:hint="eastAsia"/>
                <w:bCs/>
                <w:color w:val="5B9BD5" w:themeColor="accent1"/>
                <w:sz w:val="24"/>
                <w:szCs w:val="24"/>
              </w:rPr>
              <w:t>",</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"itemsDesc": "</w:t>
            </w:r>
            <w:r>
              <w:rPr>
                <w:rFonts w:ascii="Consolas" w:hAnsi="Consolas" w:cs="Consolas" w:hint="eastAsia"/>
                <w:bCs/>
                <w:color w:val="5B9BD5" w:themeColor="accent1"/>
                <w:sz w:val="24"/>
                <w:szCs w:val="24"/>
              </w:rPr>
              <w:t>物品描述</w:t>
            </w:r>
            <w:r w:rsidRPr="00B75F90">
              <w:rPr>
                <w:rFonts w:ascii="Consolas" w:hAnsi="Consolas" w:cs="Consolas" w:hint="eastAsia"/>
                <w:bCs/>
                <w:color w:val="5B9BD5" w:themeColor="accent1"/>
                <w:sz w:val="24"/>
                <w:szCs w:val="24"/>
              </w:rPr>
              <w:t>",</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"mobile": "18000000001",</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"realName": "</w:t>
            </w:r>
            <w:r w:rsidRPr="00B75F90">
              <w:rPr>
                <w:rFonts w:ascii="Consolas" w:hAnsi="Consolas" w:cs="Consolas" w:hint="eastAsia"/>
                <w:bCs/>
                <w:color w:val="5B9BD5" w:themeColor="accent1"/>
                <w:sz w:val="24"/>
                <w:szCs w:val="24"/>
              </w:rPr>
              <w:t>金玉佳</w:t>
            </w:r>
            <w:r w:rsidRPr="00B75F90">
              <w:rPr>
                <w:rFonts w:ascii="Consolas" w:hAnsi="Consolas" w:cs="Consolas" w:hint="eastAsia"/>
                <w:bCs/>
                <w:color w:val="5B9BD5" w:themeColor="accent1"/>
                <w:sz w:val="24"/>
                <w:szCs w:val="24"/>
              </w:rPr>
              <w:t>",</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"address": "</w:t>
            </w:r>
            <w:r w:rsidRPr="00B75F90">
              <w:rPr>
                <w:rFonts w:ascii="Consolas" w:hAnsi="Consolas" w:cs="Consolas" w:hint="eastAsia"/>
                <w:bCs/>
                <w:color w:val="5B9BD5" w:themeColor="accent1"/>
                <w:sz w:val="24"/>
                <w:szCs w:val="24"/>
              </w:rPr>
              <w:t>黑龙江省</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佳木斯市</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桦南县</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明义乡</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乡直居委会</w:t>
            </w:r>
            <w:r w:rsidRPr="00B75F90">
              <w:rPr>
                <w:rFonts w:ascii="Consolas" w:hAnsi="Consolas" w:cs="Consolas" w:hint="eastAsia"/>
                <w:bCs/>
                <w:color w:val="5B9BD5" w:themeColor="accent1"/>
                <w:sz w:val="24"/>
                <w:szCs w:val="24"/>
              </w:rPr>
              <w:t>",</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"homeAdress": "</w:t>
            </w:r>
            <w:r w:rsidRPr="00B75F90">
              <w:rPr>
                <w:rFonts w:ascii="Consolas" w:hAnsi="Consolas" w:cs="Consolas" w:hint="eastAsia"/>
                <w:bCs/>
                <w:color w:val="5B9BD5" w:themeColor="accent1"/>
                <w:sz w:val="24"/>
                <w:szCs w:val="24"/>
              </w:rPr>
              <w:t>黑龙江省</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佳木斯市</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桦南县</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明义乡</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乡直居委会</w:t>
            </w:r>
            <w:r w:rsidRPr="00B75F90">
              <w:rPr>
                <w:rFonts w:ascii="Consolas" w:hAnsi="Consolas" w:cs="Consolas" w:hint="eastAsia"/>
                <w:bCs/>
                <w:color w:val="5B9BD5" w:themeColor="accent1"/>
                <w:sz w:val="24"/>
                <w:szCs w:val="24"/>
              </w:rPr>
              <w:t>",</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"age": "",</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"gender": "",</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"reason": "</w:t>
            </w:r>
            <w:r>
              <w:rPr>
                <w:rFonts w:ascii="Consolas" w:hAnsi="Consolas" w:cs="Consolas" w:hint="eastAsia"/>
                <w:bCs/>
                <w:color w:val="5B9BD5" w:themeColor="accent1"/>
                <w:sz w:val="24"/>
                <w:szCs w:val="24"/>
              </w:rPr>
              <w:t>申请理由</w:t>
            </w:r>
            <w:r w:rsidRPr="00B75F90">
              <w:rPr>
                <w:rFonts w:ascii="Consolas" w:hAnsi="Consolas" w:cs="Consolas" w:hint="eastAsia"/>
                <w:bCs/>
                <w:color w:val="5B9BD5" w:themeColor="accent1"/>
                <w:sz w:val="24"/>
                <w:szCs w:val="24"/>
              </w:rPr>
              <w:t>",</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"donatetime": "",</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"publishtime": "2017-04-01",</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"ishide": 0,</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"nickname": "</w:t>
            </w:r>
            <w:r w:rsidRPr="00B75F90">
              <w:rPr>
                <w:rFonts w:ascii="Consolas" w:hAnsi="Consolas" w:cs="Consolas" w:hint="eastAsia"/>
                <w:bCs/>
                <w:color w:val="5B9BD5" w:themeColor="accent1"/>
                <w:sz w:val="24"/>
                <w:szCs w:val="24"/>
              </w:rPr>
              <w:t>贫困户</w:t>
            </w:r>
            <w:r w:rsidRPr="00B75F90">
              <w:rPr>
                <w:rFonts w:ascii="Consolas" w:hAnsi="Consolas" w:cs="Consolas" w:hint="eastAsia"/>
                <w:bCs/>
                <w:color w:val="5B9BD5" w:themeColor="accent1"/>
                <w:sz w:val="24"/>
                <w:szCs w:val="24"/>
              </w:rPr>
              <w:t>1</w:t>
            </w:r>
            <w:r w:rsidRPr="00B75F90">
              <w:rPr>
                <w:rFonts w:ascii="Consolas" w:hAnsi="Consolas" w:cs="Consolas" w:hint="eastAsia"/>
                <w:bCs/>
                <w:color w:val="5B9BD5" w:themeColor="accent1"/>
                <w:sz w:val="24"/>
                <w:szCs w:val="24"/>
              </w:rPr>
              <w:t>号</w:t>
            </w:r>
            <w:r w:rsidRPr="00B75F90">
              <w:rPr>
                <w:rFonts w:ascii="Consolas" w:hAnsi="Consolas" w:cs="Consolas" w:hint="eastAsia"/>
                <w:bCs/>
                <w:color w:val="5B9BD5" w:themeColor="accent1"/>
                <w:sz w:val="24"/>
                <w:szCs w:val="24"/>
              </w:rPr>
              <w:t>",</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"captionname": "",</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"headpath": "663807.jpg",</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"isdysj": 0,</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"realpubname": "",</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"realpubid": "",</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"realpubaddress": "",</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"loveitemsname": "</w:t>
            </w:r>
            <w:r w:rsidRPr="00B75F90">
              <w:rPr>
                <w:rFonts w:ascii="Consolas" w:hAnsi="Consolas" w:cs="Consolas" w:hint="eastAsia"/>
                <w:bCs/>
                <w:color w:val="5B9BD5" w:themeColor="accent1"/>
                <w:sz w:val="24"/>
                <w:szCs w:val="24"/>
              </w:rPr>
              <w:t>被子</w:t>
            </w:r>
            <w:r w:rsidRPr="00B75F90">
              <w:rPr>
                <w:rFonts w:ascii="Consolas" w:hAnsi="Consolas" w:cs="Consolas" w:hint="eastAsia"/>
                <w:bCs/>
                <w:color w:val="5B9BD5" w:themeColor="accent1"/>
                <w:sz w:val="24"/>
                <w:szCs w:val="24"/>
              </w:rPr>
              <w:t>",</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"loveitemsdesc": "</w:t>
            </w:r>
            <w:r>
              <w:rPr>
                <w:rFonts w:ascii="Consolas" w:hAnsi="Consolas" w:cs="Consolas" w:hint="eastAsia"/>
                <w:bCs/>
                <w:color w:val="5B9BD5" w:themeColor="accent1"/>
                <w:sz w:val="24"/>
                <w:szCs w:val="24"/>
              </w:rPr>
              <w:t>物品描述</w:t>
            </w:r>
            <w:r w:rsidRPr="00B75F90">
              <w:rPr>
                <w:rFonts w:ascii="Consolas" w:hAnsi="Consolas" w:cs="Consolas" w:hint="eastAsia"/>
                <w:bCs/>
                <w:color w:val="5B9BD5" w:themeColor="accent1"/>
                <w:sz w:val="24"/>
                <w:szCs w:val="24"/>
              </w:rPr>
              <w:t>",</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"lovepicurl": "bbs684337875.jpg",</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"lovereason": "</w:t>
            </w:r>
            <w:r>
              <w:rPr>
                <w:rFonts w:ascii="Consolas" w:hAnsi="Consolas" w:cs="Consolas" w:hint="eastAsia"/>
                <w:bCs/>
                <w:color w:val="5B9BD5" w:themeColor="accent1"/>
                <w:sz w:val="24"/>
                <w:szCs w:val="24"/>
              </w:rPr>
              <w:t>爱心寄语</w:t>
            </w:r>
            <w:r w:rsidRPr="00B75F90">
              <w:rPr>
                <w:rFonts w:ascii="Consolas" w:hAnsi="Consolas" w:cs="Consolas" w:hint="eastAsia"/>
                <w:bCs/>
                <w:color w:val="5B9BD5" w:themeColor="accent1"/>
                <w:sz w:val="24"/>
                <w:szCs w:val="24"/>
              </w:rPr>
              <w:t>",</w:t>
            </w:r>
          </w:p>
          <w:p w:rsidR="0040410B" w:rsidRPr="00B75F90" w:rsidRDefault="0040410B" w:rsidP="00E64201">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"idcard": "230822195002161770"</w:t>
            </w:r>
          </w:p>
          <w:p w:rsidR="0040410B" w:rsidRPr="00ED4762" w:rsidRDefault="0040410B" w:rsidP="00E64201">
            <w:pPr>
              <w:jc w:val="left"/>
              <w:rPr>
                <w:rFonts w:ascii="Consolas" w:hAnsi="Consolas" w:cs="Consolas"/>
                <w:bCs/>
                <w:color w:val="5B9BD5" w:themeColor="accent1"/>
                <w:szCs w:val="21"/>
              </w:rPr>
            </w:pPr>
            <w:r w:rsidRPr="00B75F90">
              <w:rPr>
                <w:rFonts w:ascii="Consolas" w:hAnsi="Consolas" w:cs="Consolas"/>
                <w:bCs/>
                <w:color w:val="5B9BD5" w:themeColor="accent1"/>
                <w:sz w:val="24"/>
                <w:szCs w:val="24"/>
              </w:rPr>
              <w:t>})</w:t>
            </w:r>
          </w:p>
        </w:tc>
      </w:tr>
    </w:tbl>
    <w:p w:rsidR="0040410B" w:rsidRDefault="0040410B" w:rsidP="0040410B">
      <w:pPr>
        <w:pStyle w:val="5"/>
      </w:pPr>
      <w:r>
        <w:rPr>
          <w:rFonts w:hint="eastAsia"/>
        </w:rPr>
        <w:t>1.1.</w:t>
      </w:r>
      <w:r w:rsidRPr="00274AA7">
        <w:rPr>
          <w:rStyle w:val="40"/>
          <w:rFonts w:hint="eastAsia"/>
        </w:rPr>
        <w:t>2</w:t>
      </w:r>
      <w:r>
        <w:rPr>
          <w:rFonts w:hint="eastAsia"/>
        </w:rPr>
        <w:t>.3</w:t>
      </w:r>
      <w:r>
        <w:t xml:space="preserve"> </w:t>
      </w:r>
      <w:r>
        <w:rPr>
          <w:rFonts w:hint="eastAsia"/>
        </w:rPr>
        <w:t>取消捐赠（物）</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40410B" w:rsidTr="00E64201">
        <w:tc>
          <w:tcPr>
            <w:tcW w:w="1838" w:type="dxa"/>
            <w:vAlign w:val="center"/>
          </w:tcPr>
          <w:p w:rsidR="0040410B" w:rsidRDefault="0040410B" w:rsidP="00E64201">
            <w:pPr>
              <w:jc w:val="center"/>
              <w:rPr>
                <w:bCs/>
                <w:szCs w:val="21"/>
              </w:rPr>
            </w:pPr>
            <w:r>
              <w:rPr>
                <w:bCs/>
                <w:szCs w:val="21"/>
              </w:rPr>
              <w:t>接口标识：</w:t>
            </w:r>
          </w:p>
        </w:tc>
        <w:tc>
          <w:tcPr>
            <w:tcW w:w="2655" w:type="dxa"/>
            <w:gridSpan w:val="2"/>
            <w:vAlign w:val="center"/>
          </w:tcPr>
          <w:p w:rsidR="0040410B" w:rsidRDefault="0040410B" w:rsidP="00E64201">
            <w:pPr>
              <w:jc w:val="center"/>
              <w:rPr>
                <w:bCs/>
                <w:szCs w:val="21"/>
              </w:rPr>
            </w:pPr>
            <w:r w:rsidRPr="00200DFB">
              <w:rPr>
                <w:bCs/>
                <w:szCs w:val="21"/>
              </w:rPr>
              <w:t>cancelDonateLove</w:t>
            </w:r>
          </w:p>
        </w:tc>
        <w:tc>
          <w:tcPr>
            <w:tcW w:w="2727" w:type="dxa"/>
          </w:tcPr>
          <w:p w:rsidR="0040410B" w:rsidRDefault="0040410B" w:rsidP="00E64201">
            <w:pPr>
              <w:jc w:val="left"/>
            </w:pPr>
          </w:p>
        </w:tc>
        <w:tc>
          <w:tcPr>
            <w:tcW w:w="1847" w:type="dxa"/>
          </w:tcPr>
          <w:p w:rsidR="0040410B" w:rsidRDefault="0040410B" w:rsidP="00E64201">
            <w:pPr>
              <w:jc w:val="left"/>
            </w:pPr>
          </w:p>
        </w:tc>
      </w:tr>
      <w:tr w:rsidR="0040410B" w:rsidTr="00E64201">
        <w:tc>
          <w:tcPr>
            <w:tcW w:w="1838" w:type="dxa"/>
            <w:shd w:val="clear" w:color="auto" w:fill="A6A6A6" w:themeFill="background1" w:themeFillShade="A6"/>
            <w:vAlign w:val="center"/>
          </w:tcPr>
          <w:p w:rsidR="0040410B" w:rsidRDefault="0040410B" w:rsidP="00E64201">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40410B" w:rsidRDefault="0040410B" w:rsidP="00E64201">
            <w:pPr>
              <w:jc w:val="center"/>
              <w:rPr>
                <w:bCs/>
                <w:szCs w:val="21"/>
              </w:rPr>
            </w:pPr>
            <w:r w:rsidRPr="00200DFB">
              <w:rPr>
                <w:bCs/>
                <w:szCs w:val="21"/>
              </w:rPr>
              <w:t>cancelDonateLove</w:t>
            </w:r>
          </w:p>
        </w:tc>
        <w:tc>
          <w:tcPr>
            <w:tcW w:w="2727" w:type="dxa"/>
          </w:tcPr>
          <w:p w:rsidR="0040410B" w:rsidRDefault="0040410B" w:rsidP="00E64201">
            <w:pPr>
              <w:jc w:val="center"/>
              <w:rPr>
                <w:bCs/>
                <w:szCs w:val="21"/>
              </w:rPr>
            </w:pPr>
          </w:p>
        </w:tc>
        <w:tc>
          <w:tcPr>
            <w:tcW w:w="1847" w:type="dxa"/>
          </w:tcPr>
          <w:p w:rsidR="0040410B" w:rsidRDefault="0040410B" w:rsidP="00E64201">
            <w:pPr>
              <w:jc w:val="center"/>
              <w:rPr>
                <w:bCs/>
                <w:szCs w:val="21"/>
              </w:rPr>
            </w:pPr>
          </w:p>
        </w:tc>
      </w:tr>
      <w:tr w:rsidR="0040410B" w:rsidTr="00E64201">
        <w:tc>
          <w:tcPr>
            <w:tcW w:w="1838" w:type="dxa"/>
            <w:shd w:val="clear" w:color="auto" w:fill="A6A6A6" w:themeFill="background1" w:themeFillShade="A6"/>
            <w:vAlign w:val="center"/>
          </w:tcPr>
          <w:p w:rsidR="0040410B" w:rsidRDefault="0040410B" w:rsidP="00E64201">
            <w:pPr>
              <w:jc w:val="center"/>
              <w:rPr>
                <w:bCs/>
                <w:szCs w:val="21"/>
              </w:rPr>
            </w:pPr>
            <w:r>
              <w:rPr>
                <w:bCs/>
                <w:szCs w:val="21"/>
              </w:rPr>
              <w:t>字段名</w:t>
            </w:r>
          </w:p>
        </w:tc>
        <w:tc>
          <w:tcPr>
            <w:tcW w:w="2655" w:type="dxa"/>
            <w:gridSpan w:val="2"/>
            <w:shd w:val="clear" w:color="auto" w:fill="A6A6A6" w:themeFill="background1" w:themeFillShade="A6"/>
            <w:vAlign w:val="center"/>
          </w:tcPr>
          <w:p w:rsidR="0040410B" w:rsidRDefault="0040410B" w:rsidP="00E64201">
            <w:pPr>
              <w:jc w:val="center"/>
              <w:rPr>
                <w:bCs/>
                <w:szCs w:val="21"/>
              </w:rPr>
            </w:pPr>
            <w:r>
              <w:rPr>
                <w:bCs/>
                <w:szCs w:val="21"/>
              </w:rPr>
              <w:t>说明</w:t>
            </w:r>
          </w:p>
        </w:tc>
        <w:tc>
          <w:tcPr>
            <w:tcW w:w="2727" w:type="dxa"/>
            <w:shd w:val="clear" w:color="auto" w:fill="A6A6A6" w:themeFill="background1" w:themeFillShade="A6"/>
          </w:tcPr>
          <w:p w:rsidR="0040410B" w:rsidRDefault="0040410B" w:rsidP="00E64201">
            <w:pPr>
              <w:jc w:val="center"/>
              <w:rPr>
                <w:bCs/>
                <w:szCs w:val="21"/>
              </w:rPr>
            </w:pPr>
            <w:r>
              <w:rPr>
                <w:bCs/>
                <w:szCs w:val="21"/>
              </w:rPr>
              <w:t>备注</w:t>
            </w:r>
          </w:p>
        </w:tc>
        <w:tc>
          <w:tcPr>
            <w:tcW w:w="1847" w:type="dxa"/>
            <w:shd w:val="clear" w:color="auto" w:fill="A6A6A6" w:themeFill="background1" w:themeFillShade="A6"/>
          </w:tcPr>
          <w:p w:rsidR="0040410B" w:rsidRDefault="0040410B" w:rsidP="00E64201">
            <w:pPr>
              <w:jc w:val="center"/>
              <w:rPr>
                <w:bCs/>
                <w:szCs w:val="21"/>
              </w:rPr>
            </w:pPr>
            <w:r>
              <w:rPr>
                <w:rFonts w:hint="eastAsia"/>
                <w:bCs/>
                <w:szCs w:val="21"/>
              </w:rPr>
              <w:t>是否必填项</w:t>
            </w:r>
          </w:p>
        </w:tc>
      </w:tr>
      <w:tr w:rsidR="0040410B" w:rsidTr="00E64201">
        <w:trPr>
          <w:trHeight w:val="442"/>
        </w:trPr>
        <w:tc>
          <w:tcPr>
            <w:tcW w:w="1838" w:type="dxa"/>
            <w:vAlign w:val="center"/>
          </w:tcPr>
          <w:p w:rsidR="0040410B" w:rsidRPr="00CF52EF" w:rsidRDefault="0040410B" w:rsidP="00E64201">
            <w:pPr>
              <w:jc w:val="center"/>
              <w:rPr>
                <w:bCs/>
                <w:szCs w:val="21"/>
              </w:rPr>
            </w:pPr>
            <w:r>
              <w:rPr>
                <w:rFonts w:ascii="Consolas" w:hAnsi="Consolas" w:cs="Consolas" w:hint="eastAsia"/>
                <w:szCs w:val="21"/>
              </w:rPr>
              <w:lastRenderedPageBreak/>
              <w:t>loveno</w:t>
            </w:r>
          </w:p>
        </w:tc>
        <w:tc>
          <w:tcPr>
            <w:tcW w:w="2655" w:type="dxa"/>
            <w:gridSpan w:val="2"/>
          </w:tcPr>
          <w:p w:rsidR="0040410B" w:rsidRDefault="0040410B" w:rsidP="00E64201">
            <w:pPr>
              <w:ind w:firstLine="210"/>
              <w:jc w:val="center"/>
              <w:rPr>
                <w:rFonts w:ascii="宋体" w:hAnsi="宋体"/>
                <w:bCs/>
                <w:szCs w:val="21"/>
              </w:rPr>
            </w:pPr>
            <w:r>
              <w:rPr>
                <w:rFonts w:ascii="Consolas" w:hAnsi="Consolas" w:cs="Consolas" w:hint="eastAsia"/>
                <w:bCs/>
              </w:rPr>
              <w:t>爱心单号</w:t>
            </w:r>
          </w:p>
        </w:tc>
        <w:tc>
          <w:tcPr>
            <w:tcW w:w="2727" w:type="dxa"/>
            <w:vAlign w:val="center"/>
          </w:tcPr>
          <w:p w:rsidR="0040410B" w:rsidRPr="00FE77C3" w:rsidRDefault="0040410B" w:rsidP="00E64201">
            <w:pPr>
              <w:jc w:val="left"/>
              <w:rPr>
                <w:rFonts w:ascii="微软雅黑" w:eastAsia="微软雅黑" w:hAnsi="微软雅黑"/>
                <w:color w:val="333333"/>
              </w:rPr>
            </w:pPr>
          </w:p>
        </w:tc>
        <w:tc>
          <w:tcPr>
            <w:tcW w:w="1847" w:type="dxa"/>
            <w:vAlign w:val="center"/>
          </w:tcPr>
          <w:p w:rsidR="0040410B" w:rsidRDefault="0040410B" w:rsidP="00E64201">
            <w:pPr>
              <w:jc w:val="center"/>
              <w:rPr>
                <w:bCs/>
                <w:szCs w:val="21"/>
              </w:rPr>
            </w:pPr>
            <w:r>
              <w:rPr>
                <w:rFonts w:hint="eastAsia"/>
                <w:bCs/>
                <w:szCs w:val="21"/>
              </w:rPr>
              <w:t>是</w:t>
            </w:r>
          </w:p>
        </w:tc>
      </w:tr>
      <w:tr w:rsidR="0040410B" w:rsidTr="00E64201">
        <w:tc>
          <w:tcPr>
            <w:tcW w:w="1838" w:type="dxa"/>
            <w:shd w:val="clear" w:color="auto" w:fill="A6A6A6" w:themeFill="background1" w:themeFillShade="A6"/>
            <w:vAlign w:val="center"/>
          </w:tcPr>
          <w:p w:rsidR="0040410B" w:rsidRDefault="0040410B" w:rsidP="00E64201">
            <w:pPr>
              <w:jc w:val="center"/>
              <w:rPr>
                <w:bCs/>
                <w:szCs w:val="21"/>
              </w:rPr>
            </w:pPr>
            <w:r>
              <w:rPr>
                <w:rFonts w:hint="eastAsia"/>
              </w:rPr>
              <w:t>参数</w:t>
            </w:r>
            <w:r>
              <w:t>jsonStr</w:t>
            </w:r>
            <w:r>
              <w:rPr>
                <w:rFonts w:hint="eastAsia"/>
              </w:rPr>
              <w:t>：</w:t>
            </w:r>
          </w:p>
        </w:tc>
        <w:tc>
          <w:tcPr>
            <w:tcW w:w="7229" w:type="dxa"/>
            <w:gridSpan w:val="4"/>
            <w:vAlign w:val="center"/>
          </w:tcPr>
          <w:p w:rsidR="0040410B" w:rsidRPr="00274AA7" w:rsidRDefault="0040410B" w:rsidP="00E64201">
            <w:pPr>
              <w:ind w:left="120" w:hangingChars="50" w:hanging="120"/>
              <w:jc w:val="left"/>
              <w:rPr>
                <w:rFonts w:ascii="Consolas" w:hAnsi="Consolas" w:cs="Consolas"/>
                <w:b/>
                <w:bCs/>
                <w:color w:val="0070C0"/>
                <w:sz w:val="24"/>
                <w:szCs w:val="24"/>
              </w:rPr>
            </w:pPr>
            <w:r w:rsidRPr="00274AA7">
              <w:rPr>
                <w:rFonts w:ascii="Consolas" w:hAnsi="Consolas" w:cs="Consolas"/>
                <w:b/>
                <w:bCs/>
                <w:color w:val="0070C0"/>
                <w:sz w:val="24"/>
                <w:szCs w:val="24"/>
              </w:rPr>
              <w:t>{</w:t>
            </w:r>
          </w:p>
          <w:p w:rsidR="0040410B" w:rsidRPr="00274AA7" w:rsidRDefault="0040410B" w:rsidP="00E64201">
            <w:pPr>
              <w:ind w:left="120" w:hangingChars="50" w:hanging="120"/>
              <w:jc w:val="left"/>
              <w:rPr>
                <w:rFonts w:ascii="Consolas" w:hAnsi="Consolas" w:cs="Consolas"/>
                <w:b/>
                <w:bCs/>
                <w:color w:val="0070C0"/>
                <w:sz w:val="24"/>
                <w:szCs w:val="24"/>
              </w:rPr>
            </w:pPr>
            <w:r w:rsidRPr="00274AA7">
              <w:rPr>
                <w:rFonts w:ascii="Consolas" w:hAnsi="Consolas" w:cs="Consolas"/>
                <w:b/>
                <w:bCs/>
                <w:color w:val="0070C0"/>
                <w:sz w:val="24"/>
                <w:szCs w:val="24"/>
              </w:rPr>
              <w:t xml:space="preserve">    "loveno": "20170401171313"</w:t>
            </w:r>
          </w:p>
          <w:p w:rsidR="0040410B" w:rsidRPr="00462CB0" w:rsidRDefault="0040410B" w:rsidP="00E64201">
            <w:pPr>
              <w:ind w:left="120" w:hangingChars="50" w:hanging="120"/>
              <w:jc w:val="left"/>
              <w:rPr>
                <w:rFonts w:ascii="Consolas" w:hAnsi="Consolas" w:cs="Consolas"/>
                <w:color w:val="0070C0"/>
                <w:szCs w:val="21"/>
              </w:rPr>
            </w:pPr>
            <w:r w:rsidRPr="00274AA7">
              <w:rPr>
                <w:rFonts w:ascii="Consolas" w:hAnsi="Consolas" w:cs="Consolas"/>
                <w:b/>
                <w:bCs/>
                <w:color w:val="0070C0"/>
                <w:sz w:val="24"/>
                <w:szCs w:val="24"/>
              </w:rPr>
              <w:t>}</w:t>
            </w:r>
          </w:p>
        </w:tc>
      </w:tr>
      <w:tr w:rsidR="0040410B" w:rsidTr="00E64201">
        <w:tc>
          <w:tcPr>
            <w:tcW w:w="1838" w:type="dxa"/>
            <w:shd w:val="clear" w:color="auto" w:fill="A6A6A6" w:themeFill="background1" w:themeFillShade="A6"/>
            <w:vAlign w:val="center"/>
          </w:tcPr>
          <w:p w:rsidR="0040410B" w:rsidRDefault="0040410B" w:rsidP="00E64201">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40410B" w:rsidRDefault="0040410B" w:rsidP="00E64201">
            <w:pPr>
              <w:ind w:firstLine="210"/>
              <w:jc w:val="center"/>
              <w:rPr>
                <w:rFonts w:ascii="宋体" w:hAnsi="宋体"/>
                <w:bCs/>
                <w:szCs w:val="21"/>
              </w:rPr>
            </w:pPr>
          </w:p>
        </w:tc>
        <w:tc>
          <w:tcPr>
            <w:tcW w:w="2762" w:type="dxa"/>
            <w:gridSpan w:val="2"/>
            <w:shd w:val="clear" w:color="auto" w:fill="A6A6A6" w:themeFill="background1" w:themeFillShade="A6"/>
          </w:tcPr>
          <w:p w:rsidR="0040410B" w:rsidRDefault="0040410B" w:rsidP="00E64201">
            <w:pPr>
              <w:ind w:firstLine="210"/>
              <w:jc w:val="center"/>
              <w:rPr>
                <w:rFonts w:ascii="宋体" w:hAnsi="宋体"/>
                <w:bCs/>
                <w:szCs w:val="21"/>
              </w:rPr>
            </w:pPr>
          </w:p>
        </w:tc>
        <w:tc>
          <w:tcPr>
            <w:tcW w:w="1847" w:type="dxa"/>
            <w:shd w:val="clear" w:color="auto" w:fill="A6A6A6" w:themeFill="background1" w:themeFillShade="A6"/>
          </w:tcPr>
          <w:p w:rsidR="0040410B" w:rsidRDefault="0040410B" w:rsidP="00E64201">
            <w:pPr>
              <w:ind w:firstLine="210"/>
              <w:jc w:val="center"/>
              <w:rPr>
                <w:rFonts w:ascii="宋体" w:hAnsi="宋体"/>
                <w:bCs/>
                <w:szCs w:val="21"/>
              </w:rPr>
            </w:pPr>
          </w:p>
        </w:tc>
      </w:tr>
      <w:tr w:rsidR="0040410B" w:rsidRPr="00F64465" w:rsidTr="00E64201">
        <w:tc>
          <w:tcPr>
            <w:tcW w:w="1838"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40410B" w:rsidRPr="00F64465" w:rsidRDefault="0040410B" w:rsidP="00E64201">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40410B" w:rsidRPr="00F64465" w:rsidRDefault="0040410B" w:rsidP="00E64201">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p>
        </w:tc>
      </w:tr>
      <w:tr w:rsidR="0040410B" w:rsidRPr="00F64465" w:rsidTr="00E64201">
        <w:tc>
          <w:tcPr>
            <w:tcW w:w="1838"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40410B" w:rsidRPr="00F64465" w:rsidRDefault="0040410B" w:rsidP="00E64201">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40410B" w:rsidRPr="00F64465" w:rsidRDefault="0040410B" w:rsidP="00E64201">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6A6A6" w:themeFill="background1" w:themeFillShade="A6"/>
            <w:vAlign w:val="center"/>
          </w:tcPr>
          <w:p w:rsidR="0040410B" w:rsidRDefault="0040410B" w:rsidP="00E64201">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40410B" w:rsidRPr="00274AA7" w:rsidRDefault="0040410B" w:rsidP="00E64201">
            <w:pPr>
              <w:jc w:val="left"/>
              <w:rPr>
                <w:rFonts w:ascii="Consolas" w:hAnsi="Consolas" w:cs="Consolas"/>
                <w:bCs/>
                <w:color w:val="5B9BD5" w:themeColor="accent1"/>
                <w:sz w:val="24"/>
                <w:szCs w:val="24"/>
              </w:rPr>
            </w:pPr>
            <w:r w:rsidRPr="00274AA7">
              <w:rPr>
                <w:rFonts w:ascii="Consolas" w:hAnsi="Consolas" w:cs="Consolas"/>
                <w:bCs/>
                <w:color w:val="5B9BD5" w:themeColor="accent1"/>
                <w:sz w:val="24"/>
                <w:szCs w:val="24"/>
              </w:rPr>
              <w:t>jQuery111309592152881303221_1491361114532({</w:t>
            </w:r>
          </w:p>
          <w:p w:rsidR="0040410B" w:rsidRPr="00274AA7" w:rsidRDefault="0040410B" w:rsidP="00E64201">
            <w:pPr>
              <w:jc w:val="left"/>
              <w:rPr>
                <w:rFonts w:ascii="Consolas" w:hAnsi="Consolas" w:cs="Consolas"/>
                <w:bCs/>
                <w:color w:val="5B9BD5" w:themeColor="accent1"/>
                <w:sz w:val="24"/>
                <w:szCs w:val="24"/>
              </w:rPr>
            </w:pPr>
            <w:r w:rsidRPr="00274AA7">
              <w:rPr>
                <w:rFonts w:ascii="Consolas" w:hAnsi="Consolas" w:cs="Consolas"/>
                <w:bCs/>
                <w:color w:val="5B9BD5" w:themeColor="accent1"/>
                <w:sz w:val="24"/>
                <w:szCs w:val="24"/>
              </w:rPr>
              <w:t xml:space="preserve">    "rspCode": "000",</w:t>
            </w:r>
          </w:p>
          <w:p w:rsidR="0040410B" w:rsidRPr="00274AA7" w:rsidRDefault="0040410B" w:rsidP="00E64201">
            <w:pPr>
              <w:jc w:val="left"/>
              <w:rPr>
                <w:rFonts w:ascii="Consolas" w:hAnsi="Consolas" w:cs="Consolas"/>
                <w:bCs/>
                <w:color w:val="5B9BD5" w:themeColor="accent1"/>
                <w:sz w:val="24"/>
                <w:szCs w:val="24"/>
              </w:rPr>
            </w:pPr>
            <w:r w:rsidRPr="00274AA7">
              <w:rPr>
                <w:rFonts w:ascii="Consolas" w:hAnsi="Consolas" w:cs="Consolas" w:hint="eastAsia"/>
                <w:bCs/>
                <w:color w:val="5B9BD5" w:themeColor="accent1"/>
                <w:sz w:val="24"/>
                <w:szCs w:val="24"/>
              </w:rPr>
              <w:t xml:space="preserve">    "rspDesc": "</w:t>
            </w:r>
            <w:r w:rsidRPr="00274AA7">
              <w:rPr>
                <w:rFonts w:ascii="Consolas" w:hAnsi="Consolas" w:cs="Consolas" w:hint="eastAsia"/>
                <w:bCs/>
                <w:color w:val="5B9BD5" w:themeColor="accent1"/>
                <w:sz w:val="24"/>
                <w:szCs w:val="24"/>
              </w:rPr>
              <w:t>取消成功</w:t>
            </w:r>
            <w:r w:rsidRPr="00274AA7">
              <w:rPr>
                <w:rFonts w:ascii="Consolas" w:hAnsi="Consolas" w:cs="Consolas" w:hint="eastAsia"/>
                <w:bCs/>
                <w:color w:val="5B9BD5" w:themeColor="accent1"/>
                <w:sz w:val="24"/>
                <w:szCs w:val="24"/>
              </w:rPr>
              <w:t>"</w:t>
            </w:r>
          </w:p>
          <w:p w:rsidR="0040410B" w:rsidRPr="00CB5781" w:rsidRDefault="0040410B" w:rsidP="00E64201">
            <w:pPr>
              <w:jc w:val="left"/>
              <w:rPr>
                <w:rFonts w:ascii="Consolas" w:hAnsi="Consolas" w:cs="Consolas"/>
                <w:bCs/>
                <w:color w:val="5B9BD5" w:themeColor="accent1"/>
                <w:szCs w:val="21"/>
              </w:rPr>
            </w:pPr>
            <w:r w:rsidRPr="00274AA7">
              <w:rPr>
                <w:rFonts w:ascii="Consolas" w:hAnsi="Consolas" w:cs="Consolas"/>
                <w:bCs/>
                <w:color w:val="5B9BD5" w:themeColor="accent1"/>
                <w:sz w:val="24"/>
                <w:szCs w:val="24"/>
              </w:rPr>
              <w:t>})</w:t>
            </w:r>
          </w:p>
        </w:tc>
      </w:tr>
    </w:tbl>
    <w:p w:rsidR="0040410B" w:rsidRDefault="0040410B" w:rsidP="0040410B">
      <w:pPr>
        <w:pStyle w:val="5"/>
      </w:pPr>
      <w:r>
        <w:rPr>
          <w:rFonts w:hint="eastAsia"/>
        </w:rPr>
        <w:t>1.1.</w:t>
      </w:r>
      <w:r>
        <w:t>2.4</w:t>
      </w:r>
      <w:r>
        <w:rPr>
          <w:rFonts w:hint="eastAsia"/>
        </w:rPr>
        <w:t>发送快递（物）</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40410B" w:rsidTr="00E64201">
        <w:tc>
          <w:tcPr>
            <w:tcW w:w="1838" w:type="dxa"/>
            <w:vAlign w:val="center"/>
          </w:tcPr>
          <w:p w:rsidR="0040410B" w:rsidRDefault="0040410B" w:rsidP="00E64201">
            <w:pPr>
              <w:jc w:val="center"/>
              <w:rPr>
                <w:bCs/>
                <w:szCs w:val="21"/>
              </w:rPr>
            </w:pPr>
            <w:r>
              <w:rPr>
                <w:bCs/>
                <w:szCs w:val="21"/>
              </w:rPr>
              <w:t>接口标识：</w:t>
            </w:r>
          </w:p>
        </w:tc>
        <w:tc>
          <w:tcPr>
            <w:tcW w:w="2655" w:type="dxa"/>
            <w:gridSpan w:val="2"/>
            <w:vAlign w:val="center"/>
          </w:tcPr>
          <w:p w:rsidR="0040410B" w:rsidRDefault="0040410B" w:rsidP="00E64201">
            <w:pPr>
              <w:jc w:val="center"/>
              <w:rPr>
                <w:bCs/>
                <w:szCs w:val="21"/>
              </w:rPr>
            </w:pPr>
            <w:r w:rsidRPr="00B04E1A">
              <w:rPr>
                <w:bCs/>
                <w:szCs w:val="21"/>
              </w:rPr>
              <w:t>postConfirm</w:t>
            </w:r>
          </w:p>
        </w:tc>
        <w:tc>
          <w:tcPr>
            <w:tcW w:w="2727" w:type="dxa"/>
          </w:tcPr>
          <w:p w:rsidR="0040410B" w:rsidRDefault="0040410B" w:rsidP="00E64201">
            <w:pPr>
              <w:jc w:val="left"/>
            </w:pPr>
          </w:p>
        </w:tc>
        <w:tc>
          <w:tcPr>
            <w:tcW w:w="1847" w:type="dxa"/>
          </w:tcPr>
          <w:p w:rsidR="0040410B" w:rsidRDefault="0040410B" w:rsidP="00E64201">
            <w:pPr>
              <w:jc w:val="left"/>
            </w:pPr>
          </w:p>
        </w:tc>
      </w:tr>
      <w:tr w:rsidR="0040410B" w:rsidTr="00E64201">
        <w:tc>
          <w:tcPr>
            <w:tcW w:w="1838" w:type="dxa"/>
            <w:shd w:val="clear" w:color="auto" w:fill="A6A6A6" w:themeFill="background1" w:themeFillShade="A6"/>
            <w:vAlign w:val="center"/>
          </w:tcPr>
          <w:p w:rsidR="0040410B" w:rsidRDefault="0040410B" w:rsidP="00E64201">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40410B" w:rsidRDefault="0040410B" w:rsidP="00E64201">
            <w:pPr>
              <w:jc w:val="center"/>
              <w:rPr>
                <w:bCs/>
                <w:szCs w:val="21"/>
              </w:rPr>
            </w:pPr>
            <w:r w:rsidRPr="00B04E1A">
              <w:rPr>
                <w:bCs/>
                <w:szCs w:val="21"/>
              </w:rPr>
              <w:t>postConfirm</w:t>
            </w:r>
          </w:p>
        </w:tc>
        <w:tc>
          <w:tcPr>
            <w:tcW w:w="2727" w:type="dxa"/>
          </w:tcPr>
          <w:p w:rsidR="0040410B" w:rsidRDefault="0040410B" w:rsidP="00E64201">
            <w:pPr>
              <w:jc w:val="center"/>
              <w:rPr>
                <w:bCs/>
                <w:szCs w:val="21"/>
              </w:rPr>
            </w:pPr>
          </w:p>
        </w:tc>
        <w:tc>
          <w:tcPr>
            <w:tcW w:w="1847" w:type="dxa"/>
          </w:tcPr>
          <w:p w:rsidR="0040410B" w:rsidRDefault="0040410B" w:rsidP="00E64201">
            <w:pPr>
              <w:jc w:val="center"/>
              <w:rPr>
                <w:bCs/>
                <w:szCs w:val="21"/>
              </w:rPr>
            </w:pPr>
          </w:p>
        </w:tc>
      </w:tr>
      <w:tr w:rsidR="0040410B" w:rsidTr="00E64201">
        <w:tc>
          <w:tcPr>
            <w:tcW w:w="1838" w:type="dxa"/>
            <w:shd w:val="clear" w:color="auto" w:fill="A6A6A6" w:themeFill="background1" w:themeFillShade="A6"/>
            <w:vAlign w:val="center"/>
          </w:tcPr>
          <w:p w:rsidR="0040410B" w:rsidRDefault="0040410B" w:rsidP="00E64201">
            <w:pPr>
              <w:jc w:val="center"/>
              <w:rPr>
                <w:bCs/>
                <w:szCs w:val="21"/>
              </w:rPr>
            </w:pPr>
            <w:r>
              <w:rPr>
                <w:bCs/>
                <w:szCs w:val="21"/>
              </w:rPr>
              <w:t>字段名</w:t>
            </w:r>
          </w:p>
        </w:tc>
        <w:tc>
          <w:tcPr>
            <w:tcW w:w="2655" w:type="dxa"/>
            <w:gridSpan w:val="2"/>
            <w:shd w:val="clear" w:color="auto" w:fill="A6A6A6" w:themeFill="background1" w:themeFillShade="A6"/>
            <w:vAlign w:val="center"/>
          </w:tcPr>
          <w:p w:rsidR="0040410B" w:rsidRDefault="0040410B" w:rsidP="00E64201">
            <w:pPr>
              <w:jc w:val="center"/>
              <w:rPr>
                <w:bCs/>
                <w:szCs w:val="21"/>
              </w:rPr>
            </w:pPr>
            <w:r>
              <w:rPr>
                <w:bCs/>
                <w:szCs w:val="21"/>
              </w:rPr>
              <w:t>说明</w:t>
            </w:r>
          </w:p>
        </w:tc>
        <w:tc>
          <w:tcPr>
            <w:tcW w:w="2727" w:type="dxa"/>
            <w:shd w:val="clear" w:color="auto" w:fill="A6A6A6" w:themeFill="background1" w:themeFillShade="A6"/>
          </w:tcPr>
          <w:p w:rsidR="0040410B" w:rsidRDefault="0040410B" w:rsidP="00E64201">
            <w:pPr>
              <w:jc w:val="center"/>
              <w:rPr>
                <w:bCs/>
                <w:szCs w:val="21"/>
              </w:rPr>
            </w:pPr>
            <w:r>
              <w:rPr>
                <w:bCs/>
                <w:szCs w:val="21"/>
              </w:rPr>
              <w:t>备注</w:t>
            </w:r>
          </w:p>
        </w:tc>
        <w:tc>
          <w:tcPr>
            <w:tcW w:w="1847" w:type="dxa"/>
            <w:shd w:val="clear" w:color="auto" w:fill="A6A6A6" w:themeFill="background1" w:themeFillShade="A6"/>
          </w:tcPr>
          <w:p w:rsidR="0040410B" w:rsidRDefault="0040410B" w:rsidP="00E64201">
            <w:pPr>
              <w:jc w:val="center"/>
              <w:rPr>
                <w:bCs/>
                <w:szCs w:val="21"/>
              </w:rPr>
            </w:pPr>
            <w:r>
              <w:rPr>
                <w:rFonts w:hint="eastAsia"/>
                <w:bCs/>
                <w:szCs w:val="21"/>
              </w:rPr>
              <w:t>是否必填项</w:t>
            </w:r>
          </w:p>
        </w:tc>
      </w:tr>
      <w:tr w:rsidR="0040410B" w:rsidTr="00E64201">
        <w:trPr>
          <w:trHeight w:val="405"/>
        </w:trPr>
        <w:tc>
          <w:tcPr>
            <w:tcW w:w="1838" w:type="dxa"/>
            <w:vAlign w:val="center"/>
          </w:tcPr>
          <w:p w:rsidR="0040410B" w:rsidRPr="00CF52EF" w:rsidRDefault="0040410B" w:rsidP="00E64201">
            <w:pPr>
              <w:jc w:val="center"/>
              <w:rPr>
                <w:bCs/>
                <w:szCs w:val="21"/>
              </w:rPr>
            </w:pPr>
            <w:r>
              <w:rPr>
                <w:rFonts w:ascii="Consolas" w:hAnsi="Consolas" w:cs="Consolas" w:hint="eastAsia"/>
                <w:szCs w:val="21"/>
              </w:rPr>
              <w:t>loveno</w:t>
            </w:r>
          </w:p>
        </w:tc>
        <w:tc>
          <w:tcPr>
            <w:tcW w:w="2655" w:type="dxa"/>
            <w:gridSpan w:val="2"/>
          </w:tcPr>
          <w:p w:rsidR="0040410B" w:rsidRDefault="0040410B" w:rsidP="00E64201">
            <w:pPr>
              <w:ind w:firstLine="210"/>
              <w:jc w:val="center"/>
              <w:rPr>
                <w:rFonts w:ascii="宋体" w:hAnsi="宋体"/>
                <w:bCs/>
                <w:szCs w:val="21"/>
              </w:rPr>
            </w:pPr>
            <w:r>
              <w:rPr>
                <w:rFonts w:ascii="Consolas" w:hAnsi="Consolas" w:cs="Consolas" w:hint="eastAsia"/>
                <w:bCs/>
              </w:rPr>
              <w:t>爱心单号</w:t>
            </w:r>
          </w:p>
        </w:tc>
        <w:tc>
          <w:tcPr>
            <w:tcW w:w="2727" w:type="dxa"/>
            <w:vAlign w:val="center"/>
          </w:tcPr>
          <w:p w:rsidR="0040410B" w:rsidRPr="00FE77C3" w:rsidRDefault="0040410B" w:rsidP="00E64201">
            <w:pPr>
              <w:jc w:val="left"/>
              <w:rPr>
                <w:rFonts w:ascii="微软雅黑" w:eastAsia="微软雅黑" w:hAnsi="微软雅黑"/>
                <w:color w:val="333333"/>
              </w:rPr>
            </w:pPr>
          </w:p>
        </w:tc>
        <w:tc>
          <w:tcPr>
            <w:tcW w:w="1847" w:type="dxa"/>
            <w:vAlign w:val="center"/>
          </w:tcPr>
          <w:p w:rsidR="0040410B" w:rsidRDefault="0040410B" w:rsidP="00E64201">
            <w:pPr>
              <w:jc w:val="center"/>
              <w:rPr>
                <w:bCs/>
                <w:szCs w:val="21"/>
              </w:rPr>
            </w:pPr>
            <w:r>
              <w:rPr>
                <w:rFonts w:hint="eastAsia"/>
                <w:bCs/>
                <w:szCs w:val="21"/>
              </w:rPr>
              <w:t>是</w:t>
            </w:r>
          </w:p>
        </w:tc>
      </w:tr>
      <w:tr w:rsidR="0040410B" w:rsidTr="00E64201">
        <w:trPr>
          <w:trHeight w:val="405"/>
        </w:trPr>
        <w:tc>
          <w:tcPr>
            <w:tcW w:w="1838" w:type="dxa"/>
            <w:vAlign w:val="center"/>
          </w:tcPr>
          <w:p w:rsidR="0040410B" w:rsidRDefault="0040410B" w:rsidP="00E64201">
            <w:pPr>
              <w:jc w:val="center"/>
              <w:rPr>
                <w:rFonts w:ascii="Consolas" w:hAnsi="Consolas" w:cs="Consolas"/>
                <w:szCs w:val="21"/>
              </w:rPr>
            </w:pPr>
            <w:r w:rsidRPr="00B04E1A">
              <w:rPr>
                <w:rFonts w:ascii="Consolas" w:hAnsi="Consolas" w:cs="Consolas"/>
                <w:szCs w:val="21"/>
              </w:rPr>
              <w:t>ogisticsno</w:t>
            </w:r>
          </w:p>
        </w:tc>
        <w:tc>
          <w:tcPr>
            <w:tcW w:w="2655" w:type="dxa"/>
            <w:gridSpan w:val="2"/>
          </w:tcPr>
          <w:p w:rsidR="0040410B" w:rsidRDefault="0040410B" w:rsidP="00E64201">
            <w:pPr>
              <w:ind w:firstLine="210"/>
              <w:jc w:val="center"/>
              <w:rPr>
                <w:rFonts w:ascii="Consolas" w:hAnsi="Consolas" w:cs="Consolas"/>
                <w:bCs/>
              </w:rPr>
            </w:pPr>
            <w:r>
              <w:rPr>
                <w:rFonts w:ascii="Consolas" w:hAnsi="Consolas" w:cs="Consolas" w:hint="eastAsia"/>
                <w:bCs/>
              </w:rPr>
              <w:t>物流公司编号</w:t>
            </w:r>
          </w:p>
        </w:tc>
        <w:tc>
          <w:tcPr>
            <w:tcW w:w="2727" w:type="dxa"/>
            <w:vAlign w:val="center"/>
          </w:tcPr>
          <w:p w:rsidR="0040410B" w:rsidRPr="00FE77C3" w:rsidRDefault="0040410B" w:rsidP="00E64201">
            <w:pPr>
              <w:jc w:val="left"/>
              <w:rPr>
                <w:rFonts w:ascii="微软雅黑" w:eastAsia="微软雅黑" w:hAnsi="微软雅黑"/>
                <w:color w:val="333333"/>
              </w:rPr>
            </w:pPr>
          </w:p>
        </w:tc>
        <w:tc>
          <w:tcPr>
            <w:tcW w:w="1847" w:type="dxa"/>
            <w:vAlign w:val="center"/>
          </w:tcPr>
          <w:p w:rsidR="0040410B" w:rsidRDefault="0040410B" w:rsidP="00E64201">
            <w:pPr>
              <w:jc w:val="center"/>
              <w:rPr>
                <w:bCs/>
                <w:szCs w:val="21"/>
              </w:rPr>
            </w:pPr>
            <w:r>
              <w:rPr>
                <w:rFonts w:hint="eastAsia"/>
                <w:bCs/>
                <w:szCs w:val="21"/>
              </w:rPr>
              <w:t>是</w:t>
            </w:r>
          </w:p>
        </w:tc>
      </w:tr>
      <w:tr w:rsidR="0040410B" w:rsidTr="00E64201">
        <w:trPr>
          <w:trHeight w:val="405"/>
        </w:trPr>
        <w:tc>
          <w:tcPr>
            <w:tcW w:w="1838" w:type="dxa"/>
            <w:vAlign w:val="center"/>
          </w:tcPr>
          <w:p w:rsidR="0040410B" w:rsidRDefault="0040410B" w:rsidP="00E64201">
            <w:pPr>
              <w:jc w:val="center"/>
              <w:rPr>
                <w:rFonts w:ascii="Consolas" w:hAnsi="Consolas" w:cs="Consolas"/>
                <w:szCs w:val="21"/>
              </w:rPr>
            </w:pPr>
            <w:r w:rsidRPr="00B04E1A">
              <w:rPr>
                <w:rFonts w:ascii="Consolas" w:hAnsi="Consolas" w:cs="Consolas"/>
                <w:szCs w:val="21"/>
              </w:rPr>
              <w:t>ogisticsaddress</w:t>
            </w:r>
          </w:p>
        </w:tc>
        <w:tc>
          <w:tcPr>
            <w:tcW w:w="2655" w:type="dxa"/>
            <w:gridSpan w:val="2"/>
          </w:tcPr>
          <w:p w:rsidR="0040410B" w:rsidRDefault="0040410B" w:rsidP="00E64201">
            <w:pPr>
              <w:ind w:firstLine="210"/>
              <w:jc w:val="center"/>
              <w:rPr>
                <w:rFonts w:ascii="Consolas" w:hAnsi="Consolas" w:cs="Consolas"/>
                <w:bCs/>
              </w:rPr>
            </w:pPr>
            <w:r>
              <w:rPr>
                <w:rFonts w:ascii="Consolas" w:hAnsi="Consolas" w:cs="Consolas" w:hint="eastAsia"/>
                <w:bCs/>
              </w:rPr>
              <w:t>收货地址</w:t>
            </w:r>
          </w:p>
        </w:tc>
        <w:tc>
          <w:tcPr>
            <w:tcW w:w="2727" w:type="dxa"/>
            <w:vAlign w:val="center"/>
          </w:tcPr>
          <w:p w:rsidR="0040410B" w:rsidRPr="00FE77C3" w:rsidRDefault="0040410B" w:rsidP="00E64201">
            <w:pPr>
              <w:jc w:val="left"/>
              <w:rPr>
                <w:rFonts w:ascii="微软雅黑" w:eastAsia="微软雅黑" w:hAnsi="微软雅黑"/>
                <w:color w:val="333333"/>
              </w:rPr>
            </w:pPr>
          </w:p>
        </w:tc>
        <w:tc>
          <w:tcPr>
            <w:tcW w:w="1847" w:type="dxa"/>
            <w:vAlign w:val="center"/>
          </w:tcPr>
          <w:p w:rsidR="0040410B" w:rsidRDefault="0040410B" w:rsidP="00E64201">
            <w:pPr>
              <w:jc w:val="center"/>
              <w:rPr>
                <w:bCs/>
                <w:szCs w:val="21"/>
              </w:rPr>
            </w:pPr>
            <w:r>
              <w:rPr>
                <w:rFonts w:hint="eastAsia"/>
                <w:bCs/>
                <w:szCs w:val="21"/>
              </w:rPr>
              <w:t>是</w:t>
            </w:r>
          </w:p>
        </w:tc>
      </w:tr>
      <w:tr w:rsidR="0040410B" w:rsidTr="00E64201">
        <w:trPr>
          <w:trHeight w:val="405"/>
        </w:trPr>
        <w:tc>
          <w:tcPr>
            <w:tcW w:w="1838" w:type="dxa"/>
            <w:vAlign w:val="center"/>
          </w:tcPr>
          <w:p w:rsidR="0040410B" w:rsidRDefault="0040410B" w:rsidP="00E64201">
            <w:pPr>
              <w:jc w:val="center"/>
              <w:rPr>
                <w:rFonts w:ascii="Consolas" w:hAnsi="Consolas" w:cs="Consolas"/>
                <w:szCs w:val="21"/>
              </w:rPr>
            </w:pPr>
            <w:r w:rsidRPr="00B04E1A">
              <w:rPr>
                <w:rFonts w:ascii="Consolas" w:hAnsi="Consolas" w:cs="Consolas"/>
                <w:szCs w:val="21"/>
              </w:rPr>
              <w:t>ogisticscompany</w:t>
            </w:r>
          </w:p>
        </w:tc>
        <w:tc>
          <w:tcPr>
            <w:tcW w:w="2655" w:type="dxa"/>
            <w:gridSpan w:val="2"/>
          </w:tcPr>
          <w:p w:rsidR="0040410B" w:rsidRDefault="0040410B" w:rsidP="00E64201">
            <w:pPr>
              <w:ind w:firstLine="210"/>
              <w:jc w:val="center"/>
              <w:rPr>
                <w:rFonts w:ascii="Consolas" w:hAnsi="Consolas" w:cs="Consolas"/>
                <w:bCs/>
              </w:rPr>
            </w:pPr>
            <w:r>
              <w:rPr>
                <w:rFonts w:ascii="Consolas" w:hAnsi="Consolas" w:cs="Consolas" w:hint="eastAsia"/>
                <w:bCs/>
              </w:rPr>
              <w:t>物流公司名称</w:t>
            </w:r>
            <w:r>
              <w:rPr>
                <w:rFonts w:ascii="Consolas" w:hAnsi="Consolas" w:cs="Consolas" w:hint="eastAsia"/>
                <w:bCs/>
              </w:rPr>
              <w:t>+</w:t>
            </w:r>
            <w:r>
              <w:rPr>
                <w:rFonts w:ascii="Consolas" w:hAnsi="Consolas" w:cs="Consolas" w:hint="eastAsia"/>
                <w:bCs/>
              </w:rPr>
              <w:t>编号</w:t>
            </w:r>
          </w:p>
        </w:tc>
        <w:tc>
          <w:tcPr>
            <w:tcW w:w="2727" w:type="dxa"/>
            <w:vAlign w:val="center"/>
          </w:tcPr>
          <w:p w:rsidR="0040410B" w:rsidRPr="00FE77C3" w:rsidRDefault="0040410B" w:rsidP="00E64201">
            <w:pPr>
              <w:jc w:val="left"/>
              <w:rPr>
                <w:rFonts w:ascii="微软雅黑" w:eastAsia="微软雅黑" w:hAnsi="微软雅黑"/>
                <w:color w:val="333333"/>
              </w:rPr>
            </w:pPr>
          </w:p>
        </w:tc>
        <w:tc>
          <w:tcPr>
            <w:tcW w:w="1847" w:type="dxa"/>
            <w:vAlign w:val="center"/>
          </w:tcPr>
          <w:p w:rsidR="0040410B" w:rsidRDefault="0040410B" w:rsidP="00E64201">
            <w:pPr>
              <w:jc w:val="center"/>
              <w:rPr>
                <w:bCs/>
                <w:szCs w:val="21"/>
              </w:rPr>
            </w:pPr>
            <w:r>
              <w:rPr>
                <w:rFonts w:hint="eastAsia"/>
                <w:bCs/>
                <w:szCs w:val="21"/>
              </w:rPr>
              <w:t>是</w:t>
            </w:r>
          </w:p>
        </w:tc>
      </w:tr>
      <w:tr w:rsidR="0040410B" w:rsidTr="00E64201">
        <w:tc>
          <w:tcPr>
            <w:tcW w:w="1838" w:type="dxa"/>
            <w:shd w:val="clear" w:color="auto" w:fill="A6A6A6" w:themeFill="background1" w:themeFillShade="A6"/>
            <w:vAlign w:val="center"/>
          </w:tcPr>
          <w:p w:rsidR="0040410B" w:rsidRDefault="0040410B" w:rsidP="00E64201">
            <w:pPr>
              <w:jc w:val="center"/>
              <w:rPr>
                <w:bCs/>
                <w:szCs w:val="21"/>
              </w:rPr>
            </w:pPr>
            <w:r>
              <w:rPr>
                <w:rFonts w:hint="eastAsia"/>
              </w:rPr>
              <w:t>参数</w:t>
            </w:r>
            <w:r>
              <w:t>jsonStr</w:t>
            </w:r>
            <w:r>
              <w:rPr>
                <w:rFonts w:hint="eastAsia"/>
              </w:rPr>
              <w:t>：</w:t>
            </w:r>
          </w:p>
        </w:tc>
        <w:tc>
          <w:tcPr>
            <w:tcW w:w="7229" w:type="dxa"/>
            <w:gridSpan w:val="4"/>
            <w:vAlign w:val="center"/>
          </w:tcPr>
          <w:p w:rsidR="0040410B" w:rsidRPr="00462CB0" w:rsidRDefault="0040410B" w:rsidP="00E64201">
            <w:pPr>
              <w:jc w:val="left"/>
              <w:rPr>
                <w:rFonts w:ascii="Consolas" w:hAnsi="Consolas" w:cs="Consolas"/>
                <w:color w:val="0070C0"/>
                <w:szCs w:val="21"/>
              </w:rPr>
            </w:pPr>
            <w:r w:rsidRPr="00B04E1A">
              <w:rPr>
                <w:rFonts w:ascii="Consolas" w:hAnsi="Consolas" w:cs="Consolas" w:hint="eastAsia"/>
                <w:bCs/>
                <w:color w:val="5B9BD5" w:themeColor="accent1"/>
                <w:sz w:val="24"/>
                <w:szCs w:val="24"/>
              </w:rPr>
              <w:t>{" loveno ":"</w:t>
            </w:r>
            <w:r w:rsidRPr="00B04E1A">
              <w:rPr>
                <w:rFonts w:ascii="Consolas" w:hAnsi="Consolas" w:cs="Consolas" w:hint="eastAsia"/>
                <w:bCs/>
                <w:color w:val="5B9BD5" w:themeColor="accent1"/>
                <w:sz w:val="24"/>
                <w:szCs w:val="24"/>
              </w:rPr>
              <w:t>爱心单号</w:t>
            </w:r>
            <w:r w:rsidRPr="00B04E1A">
              <w:rPr>
                <w:rFonts w:ascii="Consolas" w:hAnsi="Consolas" w:cs="Consolas" w:hint="eastAsia"/>
                <w:bCs/>
                <w:color w:val="5B9BD5" w:themeColor="accent1"/>
                <w:sz w:val="24"/>
                <w:szCs w:val="24"/>
              </w:rPr>
              <w:t>"</w:t>
            </w:r>
            <w:r w:rsidRPr="00B04E1A">
              <w:rPr>
                <w:rFonts w:ascii="Consolas" w:hAnsi="Consolas" w:cs="Consolas"/>
                <w:bCs/>
                <w:color w:val="5B9BD5" w:themeColor="accent1"/>
                <w:sz w:val="24"/>
                <w:szCs w:val="24"/>
              </w:rPr>
              <w:t>,</w:t>
            </w:r>
            <w:r w:rsidRPr="00B04E1A">
              <w:rPr>
                <w:rFonts w:ascii="Consolas" w:hAnsi="Consolas" w:cs="Consolas" w:hint="eastAsia"/>
                <w:bCs/>
                <w:color w:val="5B9BD5" w:themeColor="accent1"/>
                <w:sz w:val="24"/>
                <w:szCs w:val="24"/>
              </w:rPr>
              <w:t xml:space="preserve">" </w:t>
            </w:r>
            <w:r w:rsidRPr="00B04E1A">
              <w:rPr>
                <w:rFonts w:ascii="Consolas" w:hAnsi="Consolas" w:cs="Consolas"/>
                <w:bCs/>
                <w:color w:val="5B9BD5" w:themeColor="accent1"/>
                <w:sz w:val="24"/>
                <w:szCs w:val="24"/>
              </w:rPr>
              <w:t>ogisticsno</w:t>
            </w:r>
            <w:r w:rsidRPr="00B04E1A">
              <w:rPr>
                <w:rFonts w:ascii="Consolas" w:hAnsi="Consolas" w:cs="Consolas" w:hint="eastAsia"/>
                <w:bCs/>
                <w:color w:val="5B9BD5" w:themeColor="accent1"/>
                <w:sz w:val="24"/>
                <w:szCs w:val="24"/>
              </w:rPr>
              <w:t xml:space="preserve"> ":"</w:t>
            </w:r>
            <w:r w:rsidRPr="00B04E1A">
              <w:rPr>
                <w:rFonts w:ascii="Consolas" w:hAnsi="Consolas" w:cs="Consolas" w:hint="eastAsia"/>
                <w:bCs/>
                <w:color w:val="5B9BD5" w:themeColor="accent1"/>
                <w:sz w:val="24"/>
                <w:szCs w:val="24"/>
              </w:rPr>
              <w:t>物流公司编号</w:t>
            </w:r>
            <w:r w:rsidRPr="00B04E1A">
              <w:rPr>
                <w:rFonts w:ascii="Consolas" w:hAnsi="Consolas" w:cs="Consolas" w:hint="eastAsia"/>
                <w:bCs/>
                <w:color w:val="5B9BD5" w:themeColor="accent1"/>
                <w:sz w:val="24"/>
                <w:szCs w:val="24"/>
              </w:rPr>
              <w:t>"</w:t>
            </w:r>
            <w:r w:rsidRPr="00B04E1A">
              <w:rPr>
                <w:rFonts w:ascii="Consolas" w:hAnsi="Consolas" w:cs="Consolas"/>
                <w:bCs/>
                <w:color w:val="5B9BD5" w:themeColor="accent1"/>
                <w:sz w:val="24"/>
                <w:szCs w:val="24"/>
              </w:rPr>
              <w:t>,</w:t>
            </w:r>
            <w:r w:rsidRPr="00B04E1A">
              <w:rPr>
                <w:rFonts w:ascii="Consolas" w:hAnsi="Consolas" w:cs="Consolas" w:hint="eastAsia"/>
                <w:bCs/>
                <w:color w:val="5B9BD5" w:themeColor="accent1"/>
                <w:sz w:val="24"/>
                <w:szCs w:val="24"/>
              </w:rPr>
              <w:t xml:space="preserve">" </w:t>
            </w:r>
            <w:r w:rsidRPr="00B04E1A">
              <w:rPr>
                <w:rFonts w:ascii="Consolas" w:hAnsi="Consolas" w:cs="Consolas"/>
                <w:bCs/>
                <w:color w:val="5B9BD5" w:themeColor="accent1"/>
                <w:sz w:val="24"/>
                <w:szCs w:val="24"/>
              </w:rPr>
              <w:t>ogisticsaddress</w:t>
            </w:r>
            <w:r w:rsidRPr="00B04E1A">
              <w:rPr>
                <w:rFonts w:ascii="Consolas" w:hAnsi="Consolas" w:cs="Consolas" w:hint="eastAsia"/>
                <w:bCs/>
                <w:color w:val="5B9BD5" w:themeColor="accent1"/>
                <w:sz w:val="24"/>
                <w:szCs w:val="24"/>
              </w:rPr>
              <w:t xml:space="preserve"> ":"</w:t>
            </w:r>
            <w:r w:rsidRPr="00B04E1A">
              <w:rPr>
                <w:rFonts w:ascii="Consolas" w:hAnsi="Consolas" w:cs="Consolas" w:hint="eastAsia"/>
                <w:bCs/>
                <w:color w:val="5B9BD5" w:themeColor="accent1"/>
                <w:sz w:val="24"/>
                <w:szCs w:val="24"/>
              </w:rPr>
              <w:t>收货地址</w:t>
            </w:r>
            <w:r w:rsidRPr="00B04E1A">
              <w:rPr>
                <w:rFonts w:ascii="Consolas" w:hAnsi="Consolas" w:cs="Consolas" w:hint="eastAsia"/>
                <w:bCs/>
                <w:color w:val="5B9BD5" w:themeColor="accent1"/>
                <w:sz w:val="24"/>
                <w:szCs w:val="24"/>
              </w:rPr>
              <w:t>"</w:t>
            </w:r>
            <w:r w:rsidRPr="00B04E1A">
              <w:rPr>
                <w:rFonts w:ascii="Consolas" w:hAnsi="Consolas" w:cs="Consolas"/>
                <w:bCs/>
                <w:color w:val="5B9BD5" w:themeColor="accent1"/>
                <w:sz w:val="24"/>
                <w:szCs w:val="24"/>
              </w:rPr>
              <w:t>,</w:t>
            </w:r>
            <w:r w:rsidRPr="00B04E1A">
              <w:rPr>
                <w:rFonts w:ascii="Consolas" w:hAnsi="Consolas" w:cs="Consolas" w:hint="eastAsia"/>
                <w:bCs/>
                <w:color w:val="5B9BD5" w:themeColor="accent1"/>
                <w:sz w:val="24"/>
                <w:szCs w:val="24"/>
              </w:rPr>
              <w:t xml:space="preserve">" </w:t>
            </w:r>
            <w:r w:rsidRPr="00B04E1A">
              <w:rPr>
                <w:rFonts w:ascii="Consolas" w:hAnsi="Consolas" w:cs="Consolas"/>
                <w:bCs/>
                <w:color w:val="5B9BD5" w:themeColor="accent1"/>
                <w:sz w:val="24"/>
                <w:szCs w:val="24"/>
              </w:rPr>
              <w:t>ogisticscompany</w:t>
            </w:r>
            <w:r w:rsidRPr="00B04E1A">
              <w:rPr>
                <w:rFonts w:ascii="Consolas" w:hAnsi="Consolas" w:cs="Consolas" w:hint="eastAsia"/>
                <w:bCs/>
                <w:color w:val="5B9BD5" w:themeColor="accent1"/>
                <w:sz w:val="24"/>
                <w:szCs w:val="24"/>
              </w:rPr>
              <w:t xml:space="preserve"> ":"</w:t>
            </w:r>
            <w:r w:rsidRPr="00B04E1A">
              <w:rPr>
                <w:rFonts w:ascii="Consolas" w:hAnsi="Consolas" w:cs="Consolas" w:hint="eastAsia"/>
                <w:bCs/>
                <w:color w:val="5B9BD5" w:themeColor="accent1"/>
                <w:sz w:val="24"/>
                <w:szCs w:val="24"/>
              </w:rPr>
              <w:t>物流公司名称</w:t>
            </w:r>
            <w:r w:rsidRPr="00B04E1A">
              <w:rPr>
                <w:rFonts w:ascii="Consolas" w:hAnsi="Consolas" w:cs="Consolas" w:hint="eastAsia"/>
                <w:bCs/>
                <w:color w:val="5B9BD5" w:themeColor="accent1"/>
                <w:sz w:val="24"/>
                <w:szCs w:val="24"/>
              </w:rPr>
              <w:t>+</w:t>
            </w:r>
            <w:r w:rsidRPr="00B04E1A">
              <w:rPr>
                <w:rFonts w:ascii="Consolas" w:hAnsi="Consolas" w:cs="Consolas" w:hint="eastAsia"/>
                <w:bCs/>
                <w:color w:val="5B9BD5" w:themeColor="accent1"/>
                <w:sz w:val="24"/>
                <w:szCs w:val="24"/>
              </w:rPr>
              <w:t>编号</w:t>
            </w:r>
            <w:r w:rsidRPr="00B04E1A">
              <w:rPr>
                <w:rFonts w:ascii="Consolas" w:hAnsi="Consolas" w:cs="Consolas" w:hint="eastAsia"/>
                <w:bCs/>
                <w:color w:val="5B9BD5" w:themeColor="accent1"/>
                <w:sz w:val="24"/>
                <w:szCs w:val="24"/>
              </w:rPr>
              <w:t>" }</w:t>
            </w:r>
          </w:p>
        </w:tc>
      </w:tr>
      <w:tr w:rsidR="0040410B" w:rsidTr="00E64201">
        <w:tc>
          <w:tcPr>
            <w:tcW w:w="1838" w:type="dxa"/>
            <w:shd w:val="clear" w:color="auto" w:fill="A6A6A6" w:themeFill="background1" w:themeFillShade="A6"/>
            <w:vAlign w:val="center"/>
          </w:tcPr>
          <w:p w:rsidR="0040410B" w:rsidRDefault="0040410B" w:rsidP="00E64201">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40410B" w:rsidRDefault="0040410B" w:rsidP="00E64201">
            <w:pPr>
              <w:ind w:firstLine="210"/>
              <w:jc w:val="center"/>
              <w:rPr>
                <w:rFonts w:ascii="宋体" w:hAnsi="宋体"/>
                <w:bCs/>
                <w:szCs w:val="21"/>
              </w:rPr>
            </w:pPr>
          </w:p>
        </w:tc>
        <w:tc>
          <w:tcPr>
            <w:tcW w:w="2762" w:type="dxa"/>
            <w:gridSpan w:val="2"/>
            <w:shd w:val="clear" w:color="auto" w:fill="A6A6A6" w:themeFill="background1" w:themeFillShade="A6"/>
          </w:tcPr>
          <w:p w:rsidR="0040410B" w:rsidRDefault="0040410B" w:rsidP="00E64201">
            <w:pPr>
              <w:ind w:firstLine="210"/>
              <w:jc w:val="center"/>
              <w:rPr>
                <w:rFonts w:ascii="宋体" w:hAnsi="宋体"/>
                <w:bCs/>
                <w:szCs w:val="21"/>
              </w:rPr>
            </w:pPr>
          </w:p>
        </w:tc>
        <w:tc>
          <w:tcPr>
            <w:tcW w:w="1847" w:type="dxa"/>
            <w:shd w:val="clear" w:color="auto" w:fill="A6A6A6" w:themeFill="background1" w:themeFillShade="A6"/>
          </w:tcPr>
          <w:p w:rsidR="0040410B" w:rsidRDefault="0040410B" w:rsidP="00E64201">
            <w:pPr>
              <w:ind w:firstLine="210"/>
              <w:jc w:val="center"/>
              <w:rPr>
                <w:rFonts w:ascii="宋体" w:hAnsi="宋体"/>
                <w:bCs/>
                <w:szCs w:val="21"/>
              </w:rPr>
            </w:pPr>
          </w:p>
        </w:tc>
      </w:tr>
      <w:tr w:rsidR="0040410B" w:rsidRPr="00F64465" w:rsidTr="00E64201">
        <w:tc>
          <w:tcPr>
            <w:tcW w:w="1838"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40410B" w:rsidRPr="00F64465" w:rsidRDefault="0040410B" w:rsidP="00E64201">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40410B" w:rsidRPr="00F64465" w:rsidRDefault="0040410B" w:rsidP="00E64201">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p>
        </w:tc>
      </w:tr>
      <w:tr w:rsidR="0040410B" w:rsidRPr="00F64465" w:rsidTr="00E64201">
        <w:tc>
          <w:tcPr>
            <w:tcW w:w="1838"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40410B" w:rsidRPr="00F64465" w:rsidRDefault="0040410B" w:rsidP="00E64201">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40410B" w:rsidRPr="00F64465" w:rsidRDefault="0040410B" w:rsidP="00E64201">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40410B" w:rsidRPr="00F64465" w:rsidRDefault="0040410B" w:rsidP="00E64201">
            <w:pPr>
              <w:widowControl/>
              <w:jc w:val="center"/>
              <w:rPr>
                <w:rFonts w:ascii="Consolas" w:hAnsi="Consolas" w:cs="Consolas"/>
                <w:szCs w:val="21"/>
              </w:rPr>
            </w:pPr>
          </w:p>
        </w:tc>
      </w:tr>
      <w:tr w:rsidR="0040410B" w:rsidTr="00E64201">
        <w:tc>
          <w:tcPr>
            <w:tcW w:w="1838" w:type="dxa"/>
            <w:shd w:val="clear" w:color="auto" w:fill="A6A6A6" w:themeFill="background1" w:themeFillShade="A6"/>
            <w:vAlign w:val="center"/>
          </w:tcPr>
          <w:p w:rsidR="0040410B" w:rsidRDefault="0040410B" w:rsidP="00E64201">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40410B" w:rsidRPr="00CB5781" w:rsidRDefault="0040410B" w:rsidP="00E64201">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宋体" w:hAnsi="宋体" w:cs="宋体" w:hint="eastAsia"/>
                <w:color w:val="5B9BD5" w:themeColor="accent1"/>
                <w:sz w:val="24"/>
                <w:highlight w:val="white"/>
              </w:rPr>
              <w:t>正常</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r w:rsidR="0040410B" w:rsidTr="00E64201">
        <w:tc>
          <w:tcPr>
            <w:tcW w:w="1838" w:type="dxa"/>
            <w:shd w:val="clear" w:color="auto" w:fill="A6A6A6" w:themeFill="background1" w:themeFillShade="A6"/>
            <w:vAlign w:val="center"/>
          </w:tcPr>
          <w:p w:rsidR="0040410B" w:rsidRDefault="0040410B" w:rsidP="00E64201">
            <w:pPr>
              <w:jc w:val="center"/>
              <w:rPr>
                <w:rFonts w:ascii="Consolas" w:hAnsi="Consolas" w:cs="Consolas"/>
                <w:color w:val="111111"/>
                <w:szCs w:val="21"/>
                <w:shd w:val="clear" w:color="auto" w:fill="FFFFFF"/>
              </w:rPr>
            </w:pPr>
          </w:p>
        </w:tc>
        <w:tc>
          <w:tcPr>
            <w:tcW w:w="7229" w:type="dxa"/>
            <w:gridSpan w:val="4"/>
            <w:shd w:val="clear" w:color="auto" w:fill="FFFFFF" w:themeFill="background1"/>
            <w:vAlign w:val="center"/>
          </w:tcPr>
          <w:p w:rsidR="0040410B" w:rsidRPr="00CB5781" w:rsidRDefault="0040410B" w:rsidP="00E64201">
            <w:pPr>
              <w:jc w:val="left"/>
              <w:rPr>
                <w:rFonts w:ascii="Consolas" w:hAnsi="Consolas" w:cs="Consolas"/>
                <w:bCs/>
                <w:color w:val="5B9BD5" w:themeColor="accent1"/>
                <w:sz w:val="24"/>
                <w:szCs w:val="24"/>
              </w:rPr>
            </w:pPr>
          </w:p>
        </w:tc>
      </w:tr>
    </w:tbl>
    <w:p w:rsidR="0040410B" w:rsidRPr="00B93121" w:rsidRDefault="0040410B" w:rsidP="0040410B"/>
    <w:p w:rsidR="00DD68A6" w:rsidRDefault="00DD68A6" w:rsidP="00D803E8">
      <w:pPr>
        <w:pStyle w:val="5"/>
      </w:pPr>
      <w:r>
        <w:rPr>
          <w:rFonts w:hint="eastAsia"/>
        </w:rPr>
        <w:t>1</w:t>
      </w:r>
      <w:r>
        <w:t>.1.2.1</w:t>
      </w:r>
      <w:r>
        <w:rPr>
          <w:rFonts w:hint="eastAsia"/>
        </w:rPr>
        <w:t>我的捐赠列表页</w:t>
      </w:r>
      <w:r w:rsidR="00291E4C">
        <w:rPr>
          <w:rFonts w:hint="eastAsia"/>
        </w:rPr>
        <w:t>（捐钱，捐物）</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DD68A6" w:rsidTr="00DD68A6">
        <w:tc>
          <w:tcPr>
            <w:tcW w:w="1838" w:type="dxa"/>
            <w:vAlign w:val="center"/>
          </w:tcPr>
          <w:p w:rsidR="00DD68A6" w:rsidRDefault="00DD68A6" w:rsidP="00DD68A6">
            <w:pPr>
              <w:jc w:val="center"/>
              <w:rPr>
                <w:bCs/>
                <w:szCs w:val="21"/>
              </w:rPr>
            </w:pPr>
            <w:r>
              <w:rPr>
                <w:bCs/>
                <w:szCs w:val="21"/>
              </w:rPr>
              <w:t>接口标识：</w:t>
            </w:r>
          </w:p>
        </w:tc>
        <w:tc>
          <w:tcPr>
            <w:tcW w:w="2655" w:type="dxa"/>
            <w:gridSpan w:val="2"/>
            <w:vAlign w:val="center"/>
          </w:tcPr>
          <w:p w:rsidR="00DD68A6" w:rsidRDefault="00DD68A6" w:rsidP="00DD68A6">
            <w:pPr>
              <w:jc w:val="center"/>
              <w:rPr>
                <w:bCs/>
                <w:szCs w:val="21"/>
              </w:rPr>
            </w:pPr>
            <w:r w:rsidRPr="00DD68A6">
              <w:rPr>
                <w:bCs/>
                <w:szCs w:val="21"/>
              </w:rPr>
              <w:t>myDonateAllList</w:t>
            </w:r>
          </w:p>
        </w:tc>
        <w:tc>
          <w:tcPr>
            <w:tcW w:w="2727" w:type="dxa"/>
          </w:tcPr>
          <w:p w:rsidR="00DD68A6" w:rsidRDefault="00DD68A6" w:rsidP="00DD68A6">
            <w:pPr>
              <w:jc w:val="left"/>
            </w:pPr>
          </w:p>
        </w:tc>
        <w:tc>
          <w:tcPr>
            <w:tcW w:w="1847" w:type="dxa"/>
          </w:tcPr>
          <w:p w:rsidR="00DD68A6" w:rsidRDefault="00DD68A6" w:rsidP="00DD68A6">
            <w:pPr>
              <w:jc w:val="left"/>
            </w:pPr>
          </w:p>
        </w:tc>
      </w:tr>
      <w:tr w:rsidR="00DD68A6" w:rsidTr="00DD68A6">
        <w:tc>
          <w:tcPr>
            <w:tcW w:w="1838" w:type="dxa"/>
            <w:shd w:val="clear" w:color="auto" w:fill="A6A6A6" w:themeFill="background1" w:themeFillShade="A6"/>
            <w:vAlign w:val="center"/>
          </w:tcPr>
          <w:p w:rsidR="00DD68A6" w:rsidRDefault="00DD68A6" w:rsidP="00DD68A6">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DD68A6" w:rsidRDefault="00DD68A6" w:rsidP="00DD68A6">
            <w:pPr>
              <w:jc w:val="center"/>
              <w:rPr>
                <w:bCs/>
                <w:szCs w:val="21"/>
              </w:rPr>
            </w:pPr>
            <w:r w:rsidRPr="00DD68A6">
              <w:rPr>
                <w:bCs/>
                <w:szCs w:val="21"/>
              </w:rPr>
              <w:t>myDonateAllList</w:t>
            </w:r>
          </w:p>
        </w:tc>
        <w:tc>
          <w:tcPr>
            <w:tcW w:w="2727" w:type="dxa"/>
          </w:tcPr>
          <w:p w:rsidR="00DD68A6" w:rsidRDefault="00DD68A6" w:rsidP="00DD68A6">
            <w:pPr>
              <w:jc w:val="center"/>
              <w:rPr>
                <w:bCs/>
                <w:szCs w:val="21"/>
              </w:rPr>
            </w:pPr>
          </w:p>
        </w:tc>
        <w:tc>
          <w:tcPr>
            <w:tcW w:w="1847" w:type="dxa"/>
          </w:tcPr>
          <w:p w:rsidR="00DD68A6" w:rsidRDefault="00DD68A6" w:rsidP="00DD68A6">
            <w:pPr>
              <w:jc w:val="center"/>
              <w:rPr>
                <w:bCs/>
                <w:szCs w:val="21"/>
              </w:rPr>
            </w:pPr>
          </w:p>
        </w:tc>
      </w:tr>
      <w:tr w:rsidR="00DD68A6" w:rsidTr="00DD68A6">
        <w:tc>
          <w:tcPr>
            <w:tcW w:w="1838" w:type="dxa"/>
            <w:shd w:val="clear" w:color="auto" w:fill="A6A6A6" w:themeFill="background1" w:themeFillShade="A6"/>
            <w:vAlign w:val="center"/>
          </w:tcPr>
          <w:p w:rsidR="00DD68A6" w:rsidRDefault="00DD68A6" w:rsidP="00DD68A6">
            <w:pPr>
              <w:jc w:val="center"/>
              <w:rPr>
                <w:bCs/>
                <w:szCs w:val="21"/>
              </w:rPr>
            </w:pPr>
            <w:r>
              <w:rPr>
                <w:bCs/>
                <w:szCs w:val="21"/>
              </w:rPr>
              <w:lastRenderedPageBreak/>
              <w:t>字段名</w:t>
            </w:r>
          </w:p>
        </w:tc>
        <w:tc>
          <w:tcPr>
            <w:tcW w:w="2655" w:type="dxa"/>
            <w:gridSpan w:val="2"/>
            <w:shd w:val="clear" w:color="auto" w:fill="A6A6A6" w:themeFill="background1" w:themeFillShade="A6"/>
            <w:vAlign w:val="center"/>
          </w:tcPr>
          <w:p w:rsidR="00DD68A6" w:rsidRDefault="00DD68A6" w:rsidP="00DD68A6">
            <w:pPr>
              <w:jc w:val="center"/>
              <w:rPr>
                <w:bCs/>
                <w:szCs w:val="21"/>
              </w:rPr>
            </w:pPr>
            <w:r>
              <w:rPr>
                <w:bCs/>
                <w:szCs w:val="21"/>
              </w:rPr>
              <w:t>说明</w:t>
            </w:r>
          </w:p>
        </w:tc>
        <w:tc>
          <w:tcPr>
            <w:tcW w:w="2727" w:type="dxa"/>
            <w:shd w:val="clear" w:color="auto" w:fill="A6A6A6" w:themeFill="background1" w:themeFillShade="A6"/>
          </w:tcPr>
          <w:p w:rsidR="00DD68A6" w:rsidRDefault="00DD68A6" w:rsidP="00DD68A6">
            <w:pPr>
              <w:jc w:val="center"/>
              <w:rPr>
                <w:bCs/>
                <w:szCs w:val="21"/>
              </w:rPr>
            </w:pPr>
            <w:r>
              <w:rPr>
                <w:bCs/>
                <w:szCs w:val="21"/>
              </w:rPr>
              <w:t>备注</w:t>
            </w:r>
          </w:p>
        </w:tc>
        <w:tc>
          <w:tcPr>
            <w:tcW w:w="1847" w:type="dxa"/>
            <w:shd w:val="clear" w:color="auto" w:fill="A6A6A6" w:themeFill="background1" w:themeFillShade="A6"/>
          </w:tcPr>
          <w:p w:rsidR="00DD68A6" w:rsidRDefault="00DD68A6" w:rsidP="00DD68A6">
            <w:pPr>
              <w:jc w:val="center"/>
              <w:rPr>
                <w:bCs/>
                <w:szCs w:val="21"/>
              </w:rPr>
            </w:pPr>
            <w:r>
              <w:rPr>
                <w:rFonts w:hint="eastAsia"/>
                <w:bCs/>
                <w:szCs w:val="21"/>
              </w:rPr>
              <w:t>是否必填项</w:t>
            </w:r>
          </w:p>
        </w:tc>
      </w:tr>
      <w:tr w:rsidR="00DD68A6" w:rsidTr="00DD68A6">
        <w:trPr>
          <w:trHeight w:val="405"/>
        </w:trPr>
        <w:tc>
          <w:tcPr>
            <w:tcW w:w="1838" w:type="dxa"/>
            <w:vAlign w:val="center"/>
          </w:tcPr>
          <w:p w:rsidR="00DD68A6" w:rsidRPr="009D30C1" w:rsidRDefault="00DD68A6" w:rsidP="00DD68A6">
            <w:pPr>
              <w:jc w:val="center"/>
              <w:rPr>
                <w:bCs/>
                <w:szCs w:val="21"/>
              </w:rPr>
            </w:pPr>
            <w:r w:rsidRPr="00DD68A6">
              <w:rPr>
                <w:bCs/>
                <w:szCs w:val="21"/>
              </w:rPr>
              <w:t>pageNow</w:t>
            </w:r>
          </w:p>
        </w:tc>
        <w:tc>
          <w:tcPr>
            <w:tcW w:w="2655" w:type="dxa"/>
            <w:gridSpan w:val="2"/>
            <w:vAlign w:val="center"/>
          </w:tcPr>
          <w:p w:rsidR="00DD68A6" w:rsidRDefault="00DD68A6" w:rsidP="00DD68A6">
            <w:pPr>
              <w:jc w:val="center"/>
              <w:rPr>
                <w:rFonts w:ascii="宋体" w:hAnsi="宋体"/>
                <w:bCs/>
                <w:szCs w:val="21"/>
              </w:rPr>
            </w:pPr>
            <w:r>
              <w:rPr>
                <w:rFonts w:ascii="宋体" w:hAnsi="宋体" w:hint="eastAsia"/>
                <w:bCs/>
                <w:szCs w:val="21"/>
              </w:rPr>
              <w:t>当期页码</w:t>
            </w:r>
          </w:p>
        </w:tc>
        <w:tc>
          <w:tcPr>
            <w:tcW w:w="2727" w:type="dxa"/>
            <w:vAlign w:val="center"/>
          </w:tcPr>
          <w:p w:rsidR="00DD68A6" w:rsidRPr="00FE77C3" w:rsidRDefault="00DD68A6" w:rsidP="00DD68A6">
            <w:pPr>
              <w:jc w:val="left"/>
              <w:rPr>
                <w:rFonts w:ascii="微软雅黑" w:eastAsia="微软雅黑" w:hAnsi="微软雅黑"/>
                <w:color w:val="333333"/>
              </w:rPr>
            </w:pPr>
          </w:p>
        </w:tc>
        <w:tc>
          <w:tcPr>
            <w:tcW w:w="1847" w:type="dxa"/>
            <w:vAlign w:val="center"/>
          </w:tcPr>
          <w:p w:rsidR="00DD68A6" w:rsidRDefault="00DD68A6" w:rsidP="00DD68A6">
            <w:pPr>
              <w:jc w:val="center"/>
              <w:rPr>
                <w:bCs/>
                <w:szCs w:val="21"/>
              </w:rPr>
            </w:pPr>
            <w:r>
              <w:rPr>
                <w:rFonts w:hint="eastAsia"/>
                <w:bCs/>
                <w:szCs w:val="21"/>
              </w:rPr>
              <w:t>是</w:t>
            </w:r>
          </w:p>
        </w:tc>
      </w:tr>
      <w:tr w:rsidR="00DD68A6" w:rsidTr="00DD68A6">
        <w:trPr>
          <w:trHeight w:val="405"/>
        </w:trPr>
        <w:tc>
          <w:tcPr>
            <w:tcW w:w="1838" w:type="dxa"/>
            <w:vAlign w:val="center"/>
          </w:tcPr>
          <w:p w:rsidR="00DD68A6" w:rsidRDefault="00DD68A6" w:rsidP="00DD68A6">
            <w:pPr>
              <w:jc w:val="center"/>
              <w:rPr>
                <w:bCs/>
                <w:szCs w:val="21"/>
              </w:rPr>
            </w:pPr>
            <w:r w:rsidRPr="00DD68A6">
              <w:rPr>
                <w:bCs/>
                <w:szCs w:val="21"/>
              </w:rPr>
              <w:t>pageCount</w:t>
            </w:r>
          </w:p>
        </w:tc>
        <w:tc>
          <w:tcPr>
            <w:tcW w:w="2655" w:type="dxa"/>
            <w:gridSpan w:val="2"/>
            <w:vAlign w:val="center"/>
          </w:tcPr>
          <w:p w:rsidR="00DD68A6" w:rsidRDefault="00DD68A6" w:rsidP="00DD68A6">
            <w:pPr>
              <w:jc w:val="center"/>
              <w:rPr>
                <w:rFonts w:ascii="宋体" w:hAnsi="宋体"/>
                <w:bCs/>
                <w:szCs w:val="21"/>
              </w:rPr>
            </w:pPr>
            <w:r>
              <w:rPr>
                <w:rFonts w:ascii="宋体" w:hAnsi="宋体" w:hint="eastAsia"/>
                <w:bCs/>
                <w:szCs w:val="21"/>
              </w:rPr>
              <w:t>每页查询个数</w:t>
            </w:r>
          </w:p>
        </w:tc>
        <w:tc>
          <w:tcPr>
            <w:tcW w:w="2727" w:type="dxa"/>
            <w:vAlign w:val="center"/>
          </w:tcPr>
          <w:p w:rsidR="00DD68A6" w:rsidRPr="00FE77C3" w:rsidRDefault="00DD68A6" w:rsidP="00DD68A6">
            <w:pPr>
              <w:jc w:val="left"/>
              <w:rPr>
                <w:rFonts w:ascii="微软雅黑" w:eastAsia="微软雅黑" w:hAnsi="微软雅黑"/>
                <w:color w:val="333333"/>
              </w:rPr>
            </w:pPr>
          </w:p>
        </w:tc>
        <w:tc>
          <w:tcPr>
            <w:tcW w:w="1847" w:type="dxa"/>
            <w:vAlign w:val="center"/>
          </w:tcPr>
          <w:p w:rsidR="00DD68A6" w:rsidRDefault="00291E4C" w:rsidP="00DD68A6">
            <w:pPr>
              <w:jc w:val="center"/>
              <w:rPr>
                <w:bCs/>
                <w:szCs w:val="21"/>
              </w:rPr>
            </w:pPr>
            <w:r>
              <w:rPr>
                <w:rFonts w:hint="eastAsia"/>
                <w:bCs/>
                <w:szCs w:val="21"/>
              </w:rPr>
              <w:t>是</w:t>
            </w:r>
          </w:p>
        </w:tc>
      </w:tr>
      <w:tr w:rsidR="00DD68A6" w:rsidTr="00DD68A6">
        <w:trPr>
          <w:trHeight w:val="405"/>
        </w:trPr>
        <w:tc>
          <w:tcPr>
            <w:tcW w:w="1838" w:type="dxa"/>
            <w:vAlign w:val="center"/>
          </w:tcPr>
          <w:p w:rsidR="00DD68A6" w:rsidRDefault="00DD68A6" w:rsidP="00DD68A6">
            <w:pPr>
              <w:jc w:val="center"/>
              <w:rPr>
                <w:bCs/>
                <w:szCs w:val="21"/>
              </w:rPr>
            </w:pPr>
            <w:r w:rsidRPr="00DD68A6">
              <w:rPr>
                <w:bCs/>
                <w:szCs w:val="21"/>
              </w:rPr>
              <w:t>userid</w:t>
            </w:r>
          </w:p>
        </w:tc>
        <w:tc>
          <w:tcPr>
            <w:tcW w:w="2655" w:type="dxa"/>
            <w:gridSpan w:val="2"/>
            <w:vAlign w:val="center"/>
          </w:tcPr>
          <w:p w:rsidR="00DD68A6" w:rsidRDefault="00DD68A6" w:rsidP="00DD68A6">
            <w:pPr>
              <w:jc w:val="center"/>
              <w:rPr>
                <w:rFonts w:ascii="宋体" w:hAnsi="宋体"/>
                <w:bCs/>
                <w:szCs w:val="21"/>
              </w:rPr>
            </w:pPr>
            <w:r>
              <w:rPr>
                <w:rFonts w:ascii="宋体" w:hAnsi="宋体" w:hint="eastAsia"/>
                <w:bCs/>
                <w:szCs w:val="21"/>
              </w:rPr>
              <w:t>用户id</w:t>
            </w:r>
          </w:p>
        </w:tc>
        <w:tc>
          <w:tcPr>
            <w:tcW w:w="2727" w:type="dxa"/>
            <w:vAlign w:val="center"/>
          </w:tcPr>
          <w:p w:rsidR="00DD68A6" w:rsidRPr="00FE77C3" w:rsidRDefault="00DD68A6" w:rsidP="00DD68A6">
            <w:pPr>
              <w:jc w:val="left"/>
              <w:rPr>
                <w:rFonts w:ascii="微软雅黑" w:eastAsia="微软雅黑" w:hAnsi="微软雅黑"/>
                <w:color w:val="333333"/>
              </w:rPr>
            </w:pPr>
          </w:p>
        </w:tc>
        <w:tc>
          <w:tcPr>
            <w:tcW w:w="1847" w:type="dxa"/>
            <w:vAlign w:val="center"/>
          </w:tcPr>
          <w:p w:rsidR="00DD68A6" w:rsidRDefault="00291E4C" w:rsidP="00DD68A6">
            <w:pPr>
              <w:jc w:val="center"/>
              <w:rPr>
                <w:bCs/>
                <w:szCs w:val="21"/>
              </w:rPr>
            </w:pPr>
            <w:r>
              <w:rPr>
                <w:rFonts w:hint="eastAsia"/>
                <w:bCs/>
                <w:szCs w:val="21"/>
              </w:rPr>
              <w:t>是</w:t>
            </w:r>
          </w:p>
        </w:tc>
      </w:tr>
      <w:tr w:rsidR="00DD68A6" w:rsidTr="00DD68A6">
        <w:trPr>
          <w:trHeight w:val="405"/>
        </w:trPr>
        <w:tc>
          <w:tcPr>
            <w:tcW w:w="1838" w:type="dxa"/>
            <w:vAlign w:val="center"/>
          </w:tcPr>
          <w:p w:rsidR="00DD68A6" w:rsidRDefault="00DD68A6" w:rsidP="00DD68A6">
            <w:pPr>
              <w:jc w:val="center"/>
              <w:rPr>
                <w:bCs/>
                <w:szCs w:val="21"/>
              </w:rPr>
            </w:pPr>
            <w:r w:rsidRPr="00DD68A6">
              <w:rPr>
                <w:bCs/>
                <w:szCs w:val="21"/>
              </w:rPr>
              <w:t>type</w:t>
            </w:r>
          </w:p>
        </w:tc>
        <w:tc>
          <w:tcPr>
            <w:tcW w:w="2655" w:type="dxa"/>
            <w:gridSpan w:val="2"/>
            <w:vAlign w:val="center"/>
          </w:tcPr>
          <w:p w:rsidR="00DD68A6" w:rsidRDefault="00DD68A6" w:rsidP="00DD68A6">
            <w:pPr>
              <w:jc w:val="center"/>
              <w:rPr>
                <w:rFonts w:ascii="宋体" w:hAnsi="宋体"/>
                <w:bCs/>
                <w:szCs w:val="21"/>
              </w:rPr>
            </w:pPr>
            <w:r>
              <w:rPr>
                <w:rFonts w:ascii="宋体" w:hAnsi="宋体" w:hint="eastAsia"/>
                <w:bCs/>
                <w:szCs w:val="21"/>
              </w:rPr>
              <w:t>捐赠类型</w:t>
            </w:r>
          </w:p>
        </w:tc>
        <w:tc>
          <w:tcPr>
            <w:tcW w:w="2727" w:type="dxa"/>
            <w:vAlign w:val="center"/>
          </w:tcPr>
          <w:p w:rsidR="00DD68A6" w:rsidRDefault="00DD68A6" w:rsidP="00DD68A6">
            <w:pPr>
              <w:jc w:val="left"/>
              <w:rPr>
                <w:rFonts w:ascii="微软雅黑" w:eastAsia="微软雅黑" w:hAnsi="微软雅黑"/>
                <w:color w:val="333333"/>
              </w:rPr>
            </w:pPr>
            <w:r>
              <w:rPr>
                <w:rFonts w:ascii="微软雅黑" w:eastAsia="微软雅黑" w:hAnsi="微软雅黑" w:hint="eastAsia"/>
                <w:color w:val="333333"/>
              </w:rPr>
              <w:t>1：捐物，2：捐钱</w:t>
            </w:r>
          </w:p>
          <w:p w:rsidR="00291E4C" w:rsidRPr="00FE77C3" w:rsidRDefault="00291E4C" w:rsidP="00DD68A6">
            <w:pPr>
              <w:jc w:val="left"/>
              <w:rPr>
                <w:rFonts w:ascii="微软雅黑" w:eastAsia="微软雅黑" w:hAnsi="微软雅黑"/>
                <w:color w:val="333333"/>
              </w:rPr>
            </w:pPr>
            <w:r>
              <w:rPr>
                <w:rFonts w:ascii="微软雅黑" w:eastAsia="微软雅黑" w:hAnsi="微软雅黑" w:hint="eastAsia"/>
                <w:color w:val="333333"/>
              </w:rPr>
              <w:t>不填查所有</w:t>
            </w:r>
          </w:p>
        </w:tc>
        <w:tc>
          <w:tcPr>
            <w:tcW w:w="1847" w:type="dxa"/>
            <w:vAlign w:val="center"/>
          </w:tcPr>
          <w:p w:rsidR="00DD68A6" w:rsidRDefault="00DD68A6" w:rsidP="00DD68A6">
            <w:pPr>
              <w:jc w:val="center"/>
              <w:rPr>
                <w:bCs/>
                <w:szCs w:val="21"/>
              </w:rPr>
            </w:pPr>
          </w:p>
        </w:tc>
      </w:tr>
      <w:tr w:rsidR="00DD68A6" w:rsidTr="00DD68A6">
        <w:trPr>
          <w:trHeight w:val="405"/>
        </w:trPr>
        <w:tc>
          <w:tcPr>
            <w:tcW w:w="1838" w:type="dxa"/>
            <w:vAlign w:val="center"/>
          </w:tcPr>
          <w:p w:rsidR="00DD68A6" w:rsidRDefault="00DD68A6" w:rsidP="00DD68A6">
            <w:pPr>
              <w:jc w:val="center"/>
              <w:rPr>
                <w:bCs/>
                <w:szCs w:val="21"/>
              </w:rPr>
            </w:pPr>
            <w:r w:rsidRPr="00DD68A6">
              <w:rPr>
                <w:bCs/>
                <w:szCs w:val="21"/>
              </w:rPr>
              <w:t>status</w:t>
            </w:r>
          </w:p>
        </w:tc>
        <w:tc>
          <w:tcPr>
            <w:tcW w:w="2655" w:type="dxa"/>
            <w:gridSpan w:val="2"/>
            <w:vAlign w:val="center"/>
          </w:tcPr>
          <w:p w:rsidR="00DD68A6" w:rsidRDefault="00291E4C" w:rsidP="00DD68A6">
            <w:pPr>
              <w:jc w:val="center"/>
              <w:rPr>
                <w:rFonts w:ascii="宋体" w:hAnsi="宋体"/>
                <w:bCs/>
                <w:szCs w:val="21"/>
              </w:rPr>
            </w:pPr>
            <w:r>
              <w:rPr>
                <w:rFonts w:ascii="宋体" w:hAnsi="宋体" w:hint="eastAsia"/>
                <w:bCs/>
                <w:szCs w:val="21"/>
              </w:rPr>
              <w:t>捐赠</w:t>
            </w:r>
            <w:r w:rsidR="00DD68A6">
              <w:rPr>
                <w:rFonts w:ascii="宋体" w:hAnsi="宋体" w:hint="eastAsia"/>
                <w:bCs/>
                <w:szCs w:val="21"/>
              </w:rPr>
              <w:t>状态</w:t>
            </w:r>
          </w:p>
        </w:tc>
        <w:tc>
          <w:tcPr>
            <w:tcW w:w="2727" w:type="dxa"/>
            <w:vAlign w:val="center"/>
          </w:tcPr>
          <w:p w:rsidR="00DD68A6" w:rsidRDefault="00291E4C" w:rsidP="00DD68A6">
            <w:pPr>
              <w:jc w:val="left"/>
              <w:rPr>
                <w:rFonts w:ascii="微软雅黑" w:eastAsia="微软雅黑" w:hAnsi="微软雅黑"/>
                <w:color w:val="333333"/>
              </w:rPr>
            </w:pPr>
            <w:r>
              <w:rPr>
                <w:rFonts w:ascii="微软雅黑" w:eastAsia="微软雅黑" w:hAnsi="微软雅黑" w:hint="eastAsia"/>
                <w:color w:val="333333"/>
              </w:rPr>
              <w:t>捐物：1，待发送；2，已送出；3，对接成功</w:t>
            </w:r>
          </w:p>
          <w:p w:rsidR="00291E4C" w:rsidRPr="00FE77C3" w:rsidRDefault="00291E4C" w:rsidP="00DD68A6">
            <w:pPr>
              <w:jc w:val="left"/>
              <w:rPr>
                <w:rFonts w:ascii="微软雅黑" w:eastAsia="微软雅黑" w:hAnsi="微软雅黑"/>
                <w:color w:val="333333"/>
              </w:rPr>
            </w:pPr>
            <w:r>
              <w:rPr>
                <w:rFonts w:ascii="微软雅黑" w:eastAsia="微软雅黑" w:hAnsi="微软雅黑" w:hint="eastAsia"/>
                <w:color w:val="333333"/>
              </w:rPr>
              <w:t>捐钱：2，打款中；3，对接成功</w:t>
            </w:r>
          </w:p>
        </w:tc>
        <w:tc>
          <w:tcPr>
            <w:tcW w:w="1847" w:type="dxa"/>
            <w:vAlign w:val="center"/>
          </w:tcPr>
          <w:p w:rsidR="00DD68A6" w:rsidRDefault="00DD68A6" w:rsidP="00DD68A6">
            <w:pPr>
              <w:jc w:val="center"/>
              <w:rPr>
                <w:bCs/>
                <w:szCs w:val="21"/>
              </w:rPr>
            </w:pPr>
          </w:p>
        </w:tc>
      </w:tr>
      <w:tr w:rsidR="00DD68A6" w:rsidTr="00DD68A6">
        <w:tc>
          <w:tcPr>
            <w:tcW w:w="1838" w:type="dxa"/>
            <w:shd w:val="clear" w:color="auto" w:fill="A6A6A6" w:themeFill="background1" w:themeFillShade="A6"/>
            <w:vAlign w:val="center"/>
          </w:tcPr>
          <w:p w:rsidR="00DD68A6" w:rsidRDefault="00DD68A6" w:rsidP="00DD68A6">
            <w:pPr>
              <w:jc w:val="center"/>
              <w:rPr>
                <w:bCs/>
                <w:szCs w:val="21"/>
              </w:rPr>
            </w:pPr>
            <w:r>
              <w:rPr>
                <w:rFonts w:hint="eastAsia"/>
              </w:rPr>
              <w:t>参数</w:t>
            </w:r>
            <w:r>
              <w:t>jsonStr</w:t>
            </w:r>
            <w:r>
              <w:rPr>
                <w:rFonts w:hint="eastAsia"/>
              </w:rPr>
              <w:t>：</w:t>
            </w:r>
          </w:p>
        </w:tc>
        <w:tc>
          <w:tcPr>
            <w:tcW w:w="7229" w:type="dxa"/>
            <w:gridSpan w:val="4"/>
            <w:vAlign w:val="center"/>
          </w:tcPr>
          <w:p w:rsidR="00DD68A6" w:rsidRPr="00DD68A6" w:rsidRDefault="00DD68A6" w:rsidP="00DD68A6">
            <w:pPr>
              <w:ind w:left="120" w:hangingChars="50" w:hanging="120"/>
              <w:jc w:val="left"/>
              <w:rPr>
                <w:rFonts w:ascii="Consolas" w:hAnsi="Consolas" w:cs="Consolas"/>
                <w:b/>
                <w:bCs/>
                <w:color w:val="0070C0"/>
                <w:sz w:val="24"/>
                <w:szCs w:val="24"/>
              </w:rPr>
            </w:pPr>
            <w:r w:rsidRPr="00DD68A6">
              <w:rPr>
                <w:rFonts w:ascii="Consolas" w:hAnsi="Consolas" w:cs="Consolas"/>
                <w:b/>
                <w:bCs/>
                <w:color w:val="0070C0"/>
                <w:sz w:val="24"/>
                <w:szCs w:val="24"/>
              </w:rPr>
              <w:t>{</w:t>
            </w:r>
          </w:p>
          <w:p w:rsidR="00DD68A6" w:rsidRPr="00DD68A6" w:rsidRDefault="00DD68A6" w:rsidP="00DD68A6">
            <w:pPr>
              <w:ind w:left="120" w:hangingChars="50" w:hanging="120"/>
              <w:jc w:val="left"/>
              <w:rPr>
                <w:rFonts w:ascii="Consolas" w:hAnsi="Consolas" w:cs="Consolas"/>
                <w:b/>
                <w:bCs/>
                <w:color w:val="0070C0"/>
                <w:sz w:val="24"/>
                <w:szCs w:val="24"/>
              </w:rPr>
            </w:pPr>
            <w:r w:rsidRPr="00DD68A6">
              <w:rPr>
                <w:rFonts w:ascii="Consolas" w:hAnsi="Consolas" w:cs="Consolas"/>
                <w:b/>
                <w:bCs/>
                <w:color w:val="0070C0"/>
                <w:sz w:val="24"/>
                <w:szCs w:val="24"/>
              </w:rPr>
              <w:t xml:space="preserve">    "pageNow": 1,</w:t>
            </w:r>
          </w:p>
          <w:p w:rsidR="00DD68A6" w:rsidRPr="00DD68A6" w:rsidRDefault="00DD68A6" w:rsidP="00DD68A6">
            <w:pPr>
              <w:ind w:left="120" w:hangingChars="50" w:hanging="120"/>
              <w:jc w:val="left"/>
              <w:rPr>
                <w:rFonts w:ascii="Consolas" w:hAnsi="Consolas" w:cs="Consolas"/>
                <w:b/>
                <w:bCs/>
                <w:color w:val="0070C0"/>
                <w:sz w:val="24"/>
                <w:szCs w:val="24"/>
              </w:rPr>
            </w:pPr>
            <w:r w:rsidRPr="00DD68A6">
              <w:rPr>
                <w:rFonts w:ascii="Consolas" w:hAnsi="Consolas" w:cs="Consolas"/>
                <w:b/>
                <w:bCs/>
                <w:color w:val="0070C0"/>
                <w:sz w:val="24"/>
                <w:szCs w:val="24"/>
              </w:rPr>
              <w:t xml:space="preserve">    "pageCount": 10000000,</w:t>
            </w:r>
          </w:p>
          <w:p w:rsidR="00DD68A6" w:rsidRPr="00DD68A6" w:rsidRDefault="00DD68A6" w:rsidP="00DD68A6">
            <w:pPr>
              <w:ind w:left="120" w:hangingChars="50" w:hanging="120"/>
              <w:jc w:val="left"/>
              <w:rPr>
                <w:rFonts w:ascii="Consolas" w:hAnsi="Consolas" w:cs="Consolas"/>
                <w:b/>
                <w:bCs/>
                <w:color w:val="0070C0"/>
                <w:sz w:val="24"/>
                <w:szCs w:val="24"/>
              </w:rPr>
            </w:pPr>
            <w:r w:rsidRPr="00DD68A6">
              <w:rPr>
                <w:rFonts w:ascii="Consolas" w:hAnsi="Consolas" w:cs="Consolas"/>
                <w:b/>
                <w:bCs/>
                <w:color w:val="0070C0"/>
                <w:sz w:val="24"/>
                <w:szCs w:val="24"/>
              </w:rPr>
              <w:t xml:space="preserve">    "userid": "663809",</w:t>
            </w:r>
          </w:p>
          <w:p w:rsidR="00DD68A6" w:rsidRPr="00DD68A6" w:rsidRDefault="00DD68A6" w:rsidP="00DD68A6">
            <w:pPr>
              <w:ind w:left="120" w:hangingChars="50" w:hanging="120"/>
              <w:jc w:val="left"/>
              <w:rPr>
                <w:rFonts w:ascii="Consolas" w:hAnsi="Consolas" w:cs="Consolas"/>
                <w:b/>
                <w:bCs/>
                <w:color w:val="0070C0"/>
                <w:sz w:val="24"/>
                <w:szCs w:val="24"/>
              </w:rPr>
            </w:pPr>
            <w:r w:rsidRPr="00DD68A6">
              <w:rPr>
                <w:rFonts w:ascii="Consolas" w:hAnsi="Consolas" w:cs="Consolas"/>
                <w:b/>
                <w:bCs/>
                <w:color w:val="0070C0"/>
                <w:sz w:val="24"/>
                <w:szCs w:val="24"/>
              </w:rPr>
              <w:t xml:space="preserve">    "type": "",</w:t>
            </w:r>
          </w:p>
          <w:p w:rsidR="00DD68A6" w:rsidRPr="00DD68A6" w:rsidRDefault="00DD68A6" w:rsidP="00DD68A6">
            <w:pPr>
              <w:ind w:left="120" w:hangingChars="50" w:hanging="120"/>
              <w:jc w:val="left"/>
              <w:rPr>
                <w:rFonts w:ascii="Consolas" w:hAnsi="Consolas" w:cs="Consolas"/>
                <w:b/>
                <w:bCs/>
                <w:color w:val="0070C0"/>
                <w:sz w:val="24"/>
                <w:szCs w:val="24"/>
              </w:rPr>
            </w:pPr>
            <w:r w:rsidRPr="00DD68A6">
              <w:rPr>
                <w:rFonts w:ascii="Consolas" w:hAnsi="Consolas" w:cs="Consolas"/>
                <w:b/>
                <w:bCs/>
                <w:color w:val="0070C0"/>
                <w:sz w:val="24"/>
                <w:szCs w:val="24"/>
              </w:rPr>
              <w:t xml:space="preserve">    "status": ""</w:t>
            </w:r>
          </w:p>
          <w:p w:rsidR="00DD68A6" w:rsidRPr="007856FB" w:rsidRDefault="00DD68A6" w:rsidP="00DD68A6">
            <w:pPr>
              <w:ind w:left="120" w:hangingChars="50" w:hanging="120"/>
              <w:jc w:val="left"/>
              <w:rPr>
                <w:rFonts w:ascii="Consolas" w:hAnsi="Consolas" w:cs="Consolas"/>
                <w:b/>
                <w:color w:val="0070C0"/>
                <w:szCs w:val="21"/>
              </w:rPr>
            </w:pPr>
            <w:r w:rsidRPr="00DD68A6">
              <w:rPr>
                <w:rFonts w:ascii="Consolas" w:hAnsi="Consolas" w:cs="Consolas"/>
                <w:b/>
                <w:bCs/>
                <w:color w:val="0070C0"/>
                <w:sz w:val="24"/>
                <w:szCs w:val="24"/>
              </w:rPr>
              <w:t>}</w:t>
            </w:r>
          </w:p>
        </w:tc>
      </w:tr>
      <w:tr w:rsidR="00DD68A6" w:rsidTr="00DD68A6">
        <w:tc>
          <w:tcPr>
            <w:tcW w:w="1838" w:type="dxa"/>
            <w:shd w:val="clear" w:color="auto" w:fill="A6A6A6" w:themeFill="background1" w:themeFillShade="A6"/>
            <w:vAlign w:val="center"/>
          </w:tcPr>
          <w:p w:rsidR="00DD68A6" w:rsidRDefault="00DD68A6" w:rsidP="00DD68A6">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DD68A6" w:rsidRDefault="00DD68A6" w:rsidP="00DD68A6">
            <w:pPr>
              <w:ind w:firstLine="210"/>
              <w:jc w:val="center"/>
              <w:rPr>
                <w:rFonts w:ascii="宋体" w:hAnsi="宋体"/>
                <w:bCs/>
                <w:szCs w:val="21"/>
              </w:rPr>
            </w:pPr>
          </w:p>
        </w:tc>
        <w:tc>
          <w:tcPr>
            <w:tcW w:w="2762" w:type="dxa"/>
            <w:gridSpan w:val="2"/>
            <w:shd w:val="clear" w:color="auto" w:fill="A6A6A6" w:themeFill="background1" w:themeFillShade="A6"/>
          </w:tcPr>
          <w:p w:rsidR="00DD68A6" w:rsidRDefault="00DD68A6" w:rsidP="00DD68A6">
            <w:pPr>
              <w:ind w:firstLine="210"/>
              <w:jc w:val="center"/>
              <w:rPr>
                <w:rFonts w:ascii="宋体" w:hAnsi="宋体"/>
                <w:bCs/>
                <w:szCs w:val="21"/>
              </w:rPr>
            </w:pPr>
          </w:p>
        </w:tc>
        <w:tc>
          <w:tcPr>
            <w:tcW w:w="1847" w:type="dxa"/>
            <w:shd w:val="clear" w:color="auto" w:fill="A6A6A6" w:themeFill="background1" w:themeFillShade="A6"/>
          </w:tcPr>
          <w:p w:rsidR="00DD68A6" w:rsidRDefault="00DD68A6" w:rsidP="00DD68A6">
            <w:pPr>
              <w:ind w:firstLine="210"/>
              <w:jc w:val="center"/>
              <w:rPr>
                <w:rFonts w:ascii="宋体" w:hAnsi="宋体"/>
                <w:bCs/>
                <w:szCs w:val="21"/>
              </w:rPr>
            </w:pPr>
          </w:p>
        </w:tc>
      </w:tr>
      <w:tr w:rsidR="00DD68A6" w:rsidRPr="00F64465" w:rsidTr="00DD68A6">
        <w:tc>
          <w:tcPr>
            <w:tcW w:w="1838" w:type="dxa"/>
            <w:shd w:val="clear" w:color="auto" w:fill="FFFFFF" w:themeFill="background1"/>
            <w:vAlign w:val="center"/>
          </w:tcPr>
          <w:p w:rsidR="00DD68A6" w:rsidRPr="00F64465" w:rsidRDefault="00DD68A6" w:rsidP="00DD68A6">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DD68A6" w:rsidRPr="00F64465" w:rsidRDefault="00DD68A6" w:rsidP="00DD68A6">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DD68A6" w:rsidRPr="00F64465" w:rsidRDefault="00DD68A6" w:rsidP="00DD68A6">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DD68A6" w:rsidRPr="00F64465" w:rsidRDefault="00DD68A6" w:rsidP="00DD68A6">
            <w:pPr>
              <w:widowControl/>
              <w:jc w:val="center"/>
              <w:rPr>
                <w:rFonts w:ascii="Consolas" w:hAnsi="Consolas" w:cs="Consolas"/>
                <w:szCs w:val="21"/>
              </w:rPr>
            </w:pPr>
          </w:p>
        </w:tc>
      </w:tr>
      <w:tr w:rsidR="00DD68A6" w:rsidRPr="00F64465" w:rsidTr="00DD68A6">
        <w:tc>
          <w:tcPr>
            <w:tcW w:w="1838" w:type="dxa"/>
            <w:shd w:val="clear" w:color="auto" w:fill="FFFFFF" w:themeFill="background1"/>
            <w:vAlign w:val="center"/>
          </w:tcPr>
          <w:p w:rsidR="00DD68A6" w:rsidRPr="00F64465" w:rsidRDefault="00DD68A6" w:rsidP="00DD68A6">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DD68A6" w:rsidRPr="00F64465" w:rsidRDefault="00DD68A6" w:rsidP="00DD68A6">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DD68A6" w:rsidRPr="00F64465" w:rsidRDefault="00DD68A6" w:rsidP="00DD68A6">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DD68A6" w:rsidRPr="00F64465" w:rsidRDefault="00DD68A6" w:rsidP="00DD68A6">
            <w:pPr>
              <w:widowControl/>
              <w:jc w:val="center"/>
              <w:rPr>
                <w:rFonts w:ascii="Consolas" w:hAnsi="Consolas" w:cs="Consolas"/>
                <w:szCs w:val="21"/>
              </w:rPr>
            </w:pPr>
          </w:p>
        </w:tc>
      </w:tr>
      <w:tr w:rsidR="00DD68A6" w:rsidRPr="00F64465" w:rsidTr="00DD68A6">
        <w:tc>
          <w:tcPr>
            <w:tcW w:w="1838" w:type="dxa"/>
            <w:shd w:val="clear" w:color="auto" w:fill="FFFFFF" w:themeFill="background1"/>
            <w:vAlign w:val="center"/>
          </w:tcPr>
          <w:p w:rsidR="00DD68A6" w:rsidRDefault="008E720E" w:rsidP="00DD68A6">
            <w:pPr>
              <w:jc w:val="center"/>
              <w:rPr>
                <w:rFonts w:ascii="Consolas" w:hAnsi="Consolas" w:cs="Consolas"/>
                <w:szCs w:val="21"/>
              </w:rPr>
            </w:pPr>
            <w:r w:rsidRPr="008E720E">
              <w:rPr>
                <w:rFonts w:ascii="Consolas" w:hAnsi="Consolas" w:cs="Consolas"/>
                <w:szCs w:val="21"/>
              </w:rPr>
              <w:t>total</w:t>
            </w:r>
          </w:p>
        </w:tc>
        <w:tc>
          <w:tcPr>
            <w:tcW w:w="2620" w:type="dxa"/>
            <w:shd w:val="clear" w:color="auto" w:fill="FFFFFF" w:themeFill="background1"/>
            <w:vAlign w:val="center"/>
          </w:tcPr>
          <w:p w:rsidR="00DD68A6" w:rsidRDefault="008E720E" w:rsidP="00DD68A6">
            <w:pPr>
              <w:jc w:val="center"/>
              <w:rPr>
                <w:rFonts w:ascii="宋体" w:hAnsi="宋体"/>
                <w:bCs/>
                <w:szCs w:val="21"/>
              </w:rPr>
            </w:pPr>
            <w:r>
              <w:rPr>
                <w:rFonts w:ascii="宋体" w:hAnsi="宋体" w:hint="eastAsia"/>
                <w:bCs/>
                <w:szCs w:val="21"/>
              </w:rPr>
              <w:t>查询总数</w:t>
            </w:r>
          </w:p>
        </w:tc>
        <w:tc>
          <w:tcPr>
            <w:tcW w:w="2762" w:type="dxa"/>
            <w:gridSpan w:val="2"/>
            <w:shd w:val="clear" w:color="auto" w:fill="FFFFFF" w:themeFill="background1"/>
            <w:vAlign w:val="center"/>
          </w:tcPr>
          <w:p w:rsidR="00DD68A6" w:rsidRPr="00FE77C3" w:rsidRDefault="00DD68A6" w:rsidP="00DD68A6">
            <w:pPr>
              <w:jc w:val="left"/>
              <w:rPr>
                <w:rFonts w:ascii="微软雅黑" w:eastAsia="微软雅黑" w:hAnsi="微软雅黑"/>
                <w:color w:val="333333"/>
              </w:rPr>
            </w:pPr>
          </w:p>
        </w:tc>
        <w:tc>
          <w:tcPr>
            <w:tcW w:w="1847" w:type="dxa"/>
            <w:shd w:val="clear" w:color="auto" w:fill="FFFFFF" w:themeFill="background1"/>
            <w:vAlign w:val="center"/>
          </w:tcPr>
          <w:p w:rsidR="00DD68A6" w:rsidRDefault="00DD68A6" w:rsidP="00DD68A6">
            <w:pPr>
              <w:jc w:val="center"/>
              <w:rPr>
                <w:bCs/>
                <w:szCs w:val="21"/>
              </w:rPr>
            </w:pPr>
          </w:p>
        </w:tc>
      </w:tr>
      <w:tr w:rsidR="008E720E" w:rsidRPr="00F64465" w:rsidTr="00DD68A6">
        <w:tc>
          <w:tcPr>
            <w:tcW w:w="1838" w:type="dxa"/>
            <w:vMerge w:val="restart"/>
            <w:shd w:val="clear" w:color="auto" w:fill="FFFFFF" w:themeFill="background1"/>
            <w:vAlign w:val="center"/>
          </w:tcPr>
          <w:p w:rsidR="008E720E" w:rsidRPr="008E720E" w:rsidRDefault="008E720E" w:rsidP="00DD68A6">
            <w:pPr>
              <w:jc w:val="center"/>
              <w:rPr>
                <w:rFonts w:ascii="Consolas" w:hAnsi="Consolas" w:cs="Consolas"/>
                <w:szCs w:val="21"/>
              </w:rPr>
            </w:pPr>
            <w:r w:rsidRPr="008E720E">
              <w:rPr>
                <w:rFonts w:ascii="Consolas" w:hAnsi="Consolas" w:cs="Consolas"/>
                <w:szCs w:val="21"/>
              </w:rPr>
              <w:t>myDonateAllList</w:t>
            </w:r>
          </w:p>
        </w:tc>
        <w:tc>
          <w:tcPr>
            <w:tcW w:w="2620" w:type="dxa"/>
            <w:shd w:val="clear" w:color="auto" w:fill="FFFFFF" w:themeFill="background1"/>
            <w:vAlign w:val="center"/>
          </w:tcPr>
          <w:p w:rsidR="008E720E" w:rsidRDefault="008E720E" w:rsidP="00DD68A6">
            <w:pPr>
              <w:jc w:val="center"/>
              <w:rPr>
                <w:rFonts w:ascii="宋体" w:hAnsi="宋体"/>
                <w:bCs/>
                <w:szCs w:val="21"/>
              </w:rPr>
            </w:pPr>
            <w:r w:rsidRPr="008E720E">
              <w:rPr>
                <w:rFonts w:ascii="宋体" w:hAnsi="宋体"/>
                <w:bCs/>
                <w:szCs w:val="21"/>
              </w:rPr>
              <w:t>itname</w:t>
            </w:r>
          </w:p>
        </w:tc>
        <w:tc>
          <w:tcPr>
            <w:tcW w:w="2762" w:type="dxa"/>
            <w:gridSpan w:val="2"/>
            <w:shd w:val="clear" w:color="auto" w:fill="FFFFFF" w:themeFill="background1"/>
            <w:vAlign w:val="center"/>
          </w:tcPr>
          <w:p w:rsidR="008E720E" w:rsidRPr="00FE77C3" w:rsidRDefault="008E720E" w:rsidP="00DD68A6">
            <w:pPr>
              <w:jc w:val="left"/>
              <w:rPr>
                <w:rFonts w:ascii="微软雅黑" w:eastAsia="微软雅黑" w:hAnsi="微软雅黑"/>
                <w:color w:val="333333"/>
              </w:rPr>
            </w:pPr>
            <w:r>
              <w:rPr>
                <w:rFonts w:ascii="微软雅黑" w:eastAsia="微软雅黑" w:hAnsi="微软雅黑" w:hint="eastAsia"/>
                <w:color w:val="333333"/>
              </w:rPr>
              <w:t>物品名称</w:t>
            </w:r>
          </w:p>
        </w:tc>
        <w:tc>
          <w:tcPr>
            <w:tcW w:w="1847" w:type="dxa"/>
            <w:shd w:val="clear" w:color="auto" w:fill="FFFFFF" w:themeFill="background1"/>
            <w:vAlign w:val="center"/>
          </w:tcPr>
          <w:p w:rsidR="008E720E" w:rsidRDefault="008E720E" w:rsidP="00DD68A6">
            <w:pPr>
              <w:jc w:val="center"/>
              <w:rPr>
                <w:bCs/>
                <w:szCs w:val="21"/>
              </w:rPr>
            </w:pPr>
          </w:p>
        </w:tc>
      </w:tr>
      <w:tr w:rsidR="008E720E" w:rsidRPr="00F64465" w:rsidTr="00DD68A6">
        <w:tc>
          <w:tcPr>
            <w:tcW w:w="1838" w:type="dxa"/>
            <w:vMerge/>
            <w:shd w:val="clear" w:color="auto" w:fill="FFFFFF" w:themeFill="background1"/>
            <w:vAlign w:val="center"/>
          </w:tcPr>
          <w:p w:rsidR="008E720E" w:rsidRPr="008E720E" w:rsidRDefault="008E720E" w:rsidP="00DD68A6">
            <w:pPr>
              <w:jc w:val="center"/>
              <w:rPr>
                <w:rFonts w:ascii="Consolas" w:hAnsi="Consolas" w:cs="Consolas"/>
                <w:szCs w:val="21"/>
              </w:rPr>
            </w:pPr>
          </w:p>
        </w:tc>
        <w:tc>
          <w:tcPr>
            <w:tcW w:w="2620" w:type="dxa"/>
            <w:shd w:val="clear" w:color="auto" w:fill="FFFFFF" w:themeFill="background1"/>
            <w:vAlign w:val="center"/>
          </w:tcPr>
          <w:p w:rsidR="008E720E" w:rsidRDefault="008E720E" w:rsidP="00DD68A6">
            <w:pPr>
              <w:jc w:val="center"/>
              <w:rPr>
                <w:rFonts w:ascii="宋体" w:hAnsi="宋体"/>
                <w:bCs/>
                <w:szCs w:val="21"/>
              </w:rPr>
            </w:pPr>
            <w:r w:rsidRPr="008E720E">
              <w:rPr>
                <w:rFonts w:ascii="宋体" w:hAnsi="宋体"/>
                <w:bCs/>
                <w:szCs w:val="21"/>
              </w:rPr>
              <w:t>status</w:t>
            </w:r>
          </w:p>
        </w:tc>
        <w:tc>
          <w:tcPr>
            <w:tcW w:w="2762" w:type="dxa"/>
            <w:gridSpan w:val="2"/>
            <w:shd w:val="clear" w:color="auto" w:fill="FFFFFF" w:themeFill="background1"/>
            <w:vAlign w:val="center"/>
          </w:tcPr>
          <w:p w:rsidR="008E720E" w:rsidRPr="00FE77C3" w:rsidRDefault="002A182F" w:rsidP="00DD68A6">
            <w:pPr>
              <w:jc w:val="left"/>
              <w:rPr>
                <w:rFonts w:ascii="微软雅黑" w:eastAsia="微软雅黑" w:hAnsi="微软雅黑"/>
                <w:color w:val="333333"/>
              </w:rPr>
            </w:pPr>
            <w:r>
              <w:rPr>
                <w:rFonts w:ascii="微软雅黑" w:eastAsia="微软雅黑" w:hAnsi="微软雅黑" w:hint="eastAsia"/>
                <w:color w:val="333333"/>
              </w:rPr>
              <w:t>捐赠状态</w:t>
            </w:r>
          </w:p>
        </w:tc>
        <w:tc>
          <w:tcPr>
            <w:tcW w:w="1847" w:type="dxa"/>
            <w:shd w:val="clear" w:color="auto" w:fill="FFFFFF" w:themeFill="background1"/>
            <w:vAlign w:val="center"/>
          </w:tcPr>
          <w:p w:rsidR="008E720E" w:rsidRDefault="008E720E" w:rsidP="00DD68A6">
            <w:pPr>
              <w:jc w:val="center"/>
              <w:rPr>
                <w:bCs/>
                <w:szCs w:val="21"/>
              </w:rPr>
            </w:pPr>
          </w:p>
        </w:tc>
      </w:tr>
      <w:tr w:rsidR="008E720E" w:rsidRPr="00F64465" w:rsidTr="00DD68A6">
        <w:tc>
          <w:tcPr>
            <w:tcW w:w="1838" w:type="dxa"/>
            <w:vMerge/>
            <w:shd w:val="clear" w:color="auto" w:fill="FFFFFF" w:themeFill="background1"/>
            <w:vAlign w:val="center"/>
          </w:tcPr>
          <w:p w:rsidR="008E720E" w:rsidRPr="008E720E" w:rsidRDefault="008E720E" w:rsidP="00DD68A6">
            <w:pPr>
              <w:jc w:val="center"/>
              <w:rPr>
                <w:rFonts w:ascii="Consolas" w:hAnsi="Consolas" w:cs="Consolas"/>
                <w:szCs w:val="21"/>
              </w:rPr>
            </w:pPr>
          </w:p>
        </w:tc>
        <w:tc>
          <w:tcPr>
            <w:tcW w:w="2620" w:type="dxa"/>
            <w:shd w:val="clear" w:color="auto" w:fill="FFFFFF" w:themeFill="background1"/>
            <w:vAlign w:val="center"/>
          </w:tcPr>
          <w:p w:rsidR="008E720E" w:rsidRDefault="008E720E" w:rsidP="00DD68A6">
            <w:pPr>
              <w:jc w:val="center"/>
              <w:rPr>
                <w:rFonts w:ascii="宋体" w:hAnsi="宋体"/>
                <w:bCs/>
                <w:szCs w:val="21"/>
              </w:rPr>
            </w:pPr>
            <w:r w:rsidRPr="008E720E">
              <w:rPr>
                <w:rFonts w:ascii="宋体" w:hAnsi="宋体"/>
                <w:bCs/>
                <w:szCs w:val="21"/>
              </w:rPr>
              <w:t>money</w:t>
            </w:r>
          </w:p>
        </w:tc>
        <w:tc>
          <w:tcPr>
            <w:tcW w:w="2762" w:type="dxa"/>
            <w:gridSpan w:val="2"/>
            <w:shd w:val="clear" w:color="auto" w:fill="FFFFFF" w:themeFill="background1"/>
            <w:vAlign w:val="center"/>
          </w:tcPr>
          <w:p w:rsidR="008E720E" w:rsidRPr="00FE77C3" w:rsidRDefault="002A182F" w:rsidP="00DD68A6">
            <w:pPr>
              <w:jc w:val="left"/>
              <w:rPr>
                <w:rFonts w:ascii="微软雅黑" w:eastAsia="微软雅黑" w:hAnsi="微软雅黑"/>
                <w:color w:val="333333"/>
              </w:rPr>
            </w:pPr>
            <w:r>
              <w:rPr>
                <w:rFonts w:ascii="微软雅黑" w:eastAsia="微软雅黑" w:hAnsi="微软雅黑" w:hint="eastAsia"/>
                <w:color w:val="333333"/>
              </w:rPr>
              <w:t>捐赠金额</w:t>
            </w:r>
          </w:p>
        </w:tc>
        <w:tc>
          <w:tcPr>
            <w:tcW w:w="1847" w:type="dxa"/>
            <w:shd w:val="clear" w:color="auto" w:fill="FFFFFF" w:themeFill="background1"/>
            <w:vAlign w:val="center"/>
          </w:tcPr>
          <w:p w:rsidR="008E720E" w:rsidRDefault="008E720E" w:rsidP="00DD68A6">
            <w:pPr>
              <w:jc w:val="center"/>
              <w:rPr>
                <w:bCs/>
                <w:szCs w:val="21"/>
              </w:rPr>
            </w:pPr>
          </w:p>
        </w:tc>
      </w:tr>
      <w:tr w:rsidR="008E720E" w:rsidRPr="00F64465" w:rsidTr="00DD68A6">
        <w:tc>
          <w:tcPr>
            <w:tcW w:w="1838" w:type="dxa"/>
            <w:vMerge/>
            <w:shd w:val="clear" w:color="auto" w:fill="FFFFFF" w:themeFill="background1"/>
            <w:vAlign w:val="center"/>
          </w:tcPr>
          <w:p w:rsidR="008E720E" w:rsidRPr="008E720E" w:rsidRDefault="008E720E" w:rsidP="00DD68A6">
            <w:pPr>
              <w:jc w:val="center"/>
              <w:rPr>
                <w:rFonts w:ascii="Consolas" w:hAnsi="Consolas" w:cs="Consolas"/>
                <w:szCs w:val="21"/>
              </w:rPr>
            </w:pPr>
          </w:p>
        </w:tc>
        <w:tc>
          <w:tcPr>
            <w:tcW w:w="2620" w:type="dxa"/>
            <w:shd w:val="clear" w:color="auto" w:fill="FFFFFF" w:themeFill="background1"/>
            <w:vAlign w:val="center"/>
          </w:tcPr>
          <w:p w:rsidR="008E720E" w:rsidRPr="008E720E" w:rsidRDefault="008E720E" w:rsidP="00DD68A6">
            <w:pPr>
              <w:jc w:val="center"/>
              <w:rPr>
                <w:rFonts w:ascii="宋体" w:hAnsi="宋体"/>
                <w:bCs/>
                <w:szCs w:val="21"/>
              </w:rPr>
            </w:pPr>
            <w:r w:rsidRPr="008E720E">
              <w:rPr>
                <w:rFonts w:ascii="宋体" w:hAnsi="宋体"/>
                <w:bCs/>
                <w:szCs w:val="21"/>
              </w:rPr>
              <w:t>homepicurl</w:t>
            </w:r>
          </w:p>
        </w:tc>
        <w:tc>
          <w:tcPr>
            <w:tcW w:w="2762" w:type="dxa"/>
            <w:gridSpan w:val="2"/>
            <w:shd w:val="clear" w:color="auto" w:fill="FFFFFF" w:themeFill="background1"/>
            <w:vAlign w:val="center"/>
          </w:tcPr>
          <w:p w:rsidR="008E720E" w:rsidRPr="00FE77C3" w:rsidRDefault="002A182F" w:rsidP="00DD68A6">
            <w:pPr>
              <w:jc w:val="left"/>
              <w:rPr>
                <w:rFonts w:ascii="微软雅黑" w:eastAsia="微软雅黑" w:hAnsi="微软雅黑"/>
                <w:color w:val="333333"/>
              </w:rPr>
            </w:pPr>
            <w:r>
              <w:rPr>
                <w:rFonts w:ascii="微软雅黑" w:eastAsia="微软雅黑" w:hAnsi="微软雅黑" w:hint="eastAsia"/>
                <w:color w:val="333333"/>
              </w:rPr>
              <w:t>申请图片路径</w:t>
            </w:r>
          </w:p>
        </w:tc>
        <w:tc>
          <w:tcPr>
            <w:tcW w:w="1847" w:type="dxa"/>
            <w:shd w:val="clear" w:color="auto" w:fill="FFFFFF" w:themeFill="background1"/>
            <w:vAlign w:val="center"/>
          </w:tcPr>
          <w:p w:rsidR="008E720E" w:rsidRDefault="008E720E" w:rsidP="00DD68A6">
            <w:pPr>
              <w:jc w:val="center"/>
              <w:rPr>
                <w:bCs/>
                <w:szCs w:val="21"/>
              </w:rPr>
            </w:pPr>
          </w:p>
        </w:tc>
      </w:tr>
      <w:tr w:rsidR="008E720E" w:rsidRPr="00F64465" w:rsidTr="00DD68A6">
        <w:tc>
          <w:tcPr>
            <w:tcW w:w="1838" w:type="dxa"/>
            <w:vMerge/>
            <w:shd w:val="clear" w:color="auto" w:fill="FFFFFF" w:themeFill="background1"/>
            <w:vAlign w:val="center"/>
          </w:tcPr>
          <w:p w:rsidR="008E720E" w:rsidRPr="008E720E" w:rsidRDefault="008E720E" w:rsidP="00DD68A6">
            <w:pPr>
              <w:jc w:val="center"/>
              <w:rPr>
                <w:rFonts w:ascii="Consolas" w:hAnsi="Consolas" w:cs="Consolas"/>
                <w:szCs w:val="21"/>
              </w:rPr>
            </w:pPr>
          </w:p>
        </w:tc>
        <w:tc>
          <w:tcPr>
            <w:tcW w:w="2620" w:type="dxa"/>
            <w:shd w:val="clear" w:color="auto" w:fill="FFFFFF" w:themeFill="background1"/>
            <w:vAlign w:val="center"/>
          </w:tcPr>
          <w:p w:rsidR="008E720E" w:rsidRPr="008E720E" w:rsidRDefault="008E720E" w:rsidP="00DD68A6">
            <w:pPr>
              <w:jc w:val="center"/>
              <w:rPr>
                <w:rFonts w:ascii="宋体" w:hAnsi="宋体"/>
                <w:bCs/>
                <w:szCs w:val="21"/>
              </w:rPr>
            </w:pPr>
            <w:r w:rsidRPr="008E720E">
              <w:rPr>
                <w:rFonts w:ascii="宋体" w:hAnsi="宋体"/>
                <w:bCs/>
                <w:szCs w:val="21"/>
              </w:rPr>
              <w:t>homeadress</w:t>
            </w:r>
          </w:p>
        </w:tc>
        <w:tc>
          <w:tcPr>
            <w:tcW w:w="2762" w:type="dxa"/>
            <w:gridSpan w:val="2"/>
            <w:shd w:val="clear" w:color="auto" w:fill="FFFFFF" w:themeFill="background1"/>
            <w:vAlign w:val="center"/>
          </w:tcPr>
          <w:p w:rsidR="008E720E" w:rsidRPr="00FE77C3" w:rsidRDefault="002A182F" w:rsidP="00DD68A6">
            <w:pPr>
              <w:jc w:val="left"/>
              <w:rPr>
                <w:rFonts w:ascii="微软雅黑" w:eastAsia="微软雅黑" w:hAnsi="微软雅黑"/>
                <w:color w:val="333333"/>
              </w:rPr>
            </w:pPr>
            <w:r>
              <w:rPr>
                <w:rFonts w:ascii="微软雅黑" w:eastAsia="微软雅黑" w:hAnsi="微软雅黑" w:hint="eastAsia"/>
                <w:color w:val="333333"/>
              </w:rPr>
              <w:t>家庭住址</w:t>
            </w:r>
          </w:p>
        </w:tc>
        <w:tc>
          <w:tcPr>
            <w:tcW w:w="1847" w:type="dxa"/>
            <w:shd w:val="clear" w:color="auto" w:fill="FFFFFF" w:themeFill="background1"/>
            <w:vAlign w:val="center"/>
          </w:tcPr>
          <w:p w:rsidR="008E720E" w:rsidRDefault="008E720E" w:rsidP="00DD68A6">
            <w:pPr>
              <w:jc w:val="center"/>
              <w:rPr>
                <w:bCs/>
                <w:szCs w:val="21"/>
              </w:rPr>
            </w:pPr>
          </w:p>
        </w:tc>
      </w:tr>
      <w:tr w:rsidR="008E720E" w:rsidRPr="00F64465" w:rsidTr="00DD68A6">
        <w:tc>
          <w:tcPr>
            <w:tcW w:w="1838" w:type="dxa"/>
            <w:vMerge/>
            <w:shd w:val="clear" w:color="auto" w:fill="FFFFFF" w:themeFill="background1"/>
            <w:vAlign w:val="center"/>
          </w:tcPr>
          <w:p w:rsidR="008E720E" w:rsidRPr="008E720E" w:rsidRDefault="008E720E" w:rsidP="00DD68A6">
            <w:pPr>
              <w:jc w:val="center"/>
              <w:rPr>
                <w:rFonts w:ascii="Consolas" w:hAnsi="Consolas" w:cs="Consolas"/>
                <w:szCs w:val="21"/>
              </w:rPr>
            </w:pPr>
          </w:p>
        </w:tc>
        <w:tc>
          <w:tcPr>
            <w:tcW w:w="2620" w:type="dxa"/>
            <w:shd w:val="clear" w:color="auto" w:fill="FFFFFF" w:themeFill="background1"/>
            <w:vAlign w:val="center"/>
          </w:tcPr>
          <w:p w:rsidR="008E720E" w:rsidRPr="008E720E" w:rsidRDefault="008E720E" w:rsidP="00DD68A6">
            <w:pPr>
              <w:jc w:val="center"/>
              <w:rPr>
                <w:rFonts w:ascii="宋体" w:hAnsi="宋体"/>
                <w:bCs/>
                <w:szCs w:val="21"/>
              </w:rPr>
            </w:pPr>
            <w:r w:rsidRPr="008E720E">
              <w:rPr>
                <w:rFonts w:ascii="宋体" w:hAnsi="宋体"/>
                <w:bCs/>
                <w:szCs w:val="21"/>
              </w:rPr>
              <w:t>resUserId</w:t>
            </w:r>
          </w:p>
        </w:tc>
        <w:tc>
          <w:tcPr>
            <w:tcW w:w="2762" w:type="dxa"/>
            <w:gridSpan w:val="2"/>
            <w:shd w:val="clear" w:color="auto" w:fill="FFFFFF" w:themeFill="background1"/>
            <w:vAlign w:val="center"/>
          </w:tcPr>
          <w:p w:rsidR="008E720E" w:rsidRPr="00FE77C3" w:rsidRDefault="00A03672" w:rsidP="00DD68A6">
            <w:pPr>
              <w:jc w:val="left"/>
              <w:rPr>
                <w:rFonts w:ascii="微软雅黑" w:eastAsia="微软雅黑" w:hAnsi="微软雅黑"/>
                <w:color w:val="333333"/>
              </w:rPr>
            </w:pPr>
            <w:r>
              <w:rPr>
                <w:rFonts w:ascii="微软雅黑" w:eastAsia="微软雅黑" w:hAnsi="微软雅黑" w:hint="eastAsia"/>
                <w:color w:val="333333"/>
              </w:rPr>
              <w:t>贫困户ID</w:t>
            </w:r>
          </w:p>
        </w:tc>
        <w:tc>
          <w:tcPr>
            <w:tcW w:w="1847" w:type="dxa"/>
            <w:shd w:val="clear" w:color="auto" w:fill="FFFFFF" w:themeFill="background1"/>
            <w:vAlign w:val="center"/>
          </w:tcPr>
          <w:p w:rsidR="008E720E" w:rsidRDefault="008E720E" w:rsidP="00DD68A6">
            <w:pPr>
              <w:jc w:val="center"/>
              <w:rPr>
                <w:bCs/>
                <w:szCs w:val="21"/>
              </w:rPr>
            </w:pPr>
          </w:p>
        </w:tc>
      </w:tr>
      <w:tr w:rsidR="008E720E" w:rsidRPr="00F64465" w:rsidTr="00DD68A6">
        <w:tc>
          <w:tcPr>
            <w:tcW w:w="1838" w:type="dxa"/>
            <w:vMerge/>
            <w:shd w:val="clear" w:color="auto" w:fill="FFFFFF" w:themeFill="background1"/>
            <w:vAlign w:val="center"/>
          </w:tcPr>
          <w:p w:rsidR="008E720E" w:rsidRPr="008E720E" w:rsidRDefault="008E720E" w:rsidP="00DD68A6">
            <w:pPr>
              <w:jc w:val="center"/>
              <w:rPr>
                <w:rFonts w:ascii="Consolas" w:hAnsi="Consolas" w:cs="Consolas"/>
                <w:szCs w:val="21"/>
              </w:rPr>
            </w:pPr>
          </w:p>
        </w:tc>
        <w:tc>
          <w:tcPr>
            <w:tcW w:w="2620" w:type="dxa"/>
            <w:shd w:val="clear" w:color="auto" w:fill="FFFFFF" w:themeFill="background1"/>
            <w:vAlign w:val="center"/>
          </w:tcPr>
          <w:p w:rsidR="008E720E" w:rsidRPr="008E720E" w:rsidRDefault="008E720E" w:rsidP="00DD68A6">
            <w:pPr>
              <w:jc w:val="center"/>
              <w:rPr>
                <w:rFonts w:ascii="宋体" w:hAnsi="宋体"/>
                <w:bCs/>
                <w:szCs w:val="21"/>
              </w:rPr>
            </w:pPr>
            <w:r w:rsidRPr="008E720E">
              <w:rPr>
                <w:rFonts w:ascii="宋体" w:hAnsi="宋体"/>
                <w:bCs/>
                <w:szCs w:val="21"/>
              </w:rPr>
              <w:t>people</w:t>
            </w:r>
          </w:p>
        </w:tc>
        <w:tc>
          <w:tcPr>
            <w:tcW w:w="2762" w:type="dxa"/>
            <w:gridSpan w:val="2"/>
            <w:shd w:val="clear" w:color="auto" w:fill="FFFFFF" w:themeFill="background1"/>
            <w:vAlign w:val="center"/>
          </w:tcPr>
          <w:p w:rsidR="008E720E" w:rsidRPr="00FE77C3" w:rsidRDefault="00A03672" w:rsidP="00DD68A6">
            <w:pPr>
              <w:jc w:val="left"/>
              <w:rPr>
                <w:rFonts w:ascii="微软雅黑" w:eastAsia="微软雅黑" w:hAnsi="微软雅黑"/>
                <w:color w:val="333333"/>
              </w:rPr>
            </w:pPr>
            <w:r>
              <w:rPr>
                <w:rFonts w:ascii="微软雅黑" w:eastAsia="微软雅黑" w:hAnsi="微软雅黑" w:hint="eastAsia"/>
                <w:color w:val="333333"/>
              </w:rPr>
              <w:t>申请人数</w:t>
            </w:r>
          </w:p>
        </w:tc>
        <w:tc>
          <w:tcPr>
            <w:tcW w:w="1847" w:type="dxa"/>
            <w:shd w:val="clear" w:color="auto" w:fill="FFFFFF" w:themeFill="background1"/>
            <w:vAlign w:val="center"/>
          </w:tcPr>
          <w:p w:rsidR="008E720E" w:rsidRDefault="008E720E" w:rsidP="00DD68A6">
            <w:pPr>
              <w:jc w:val="center"/>
              <w:rPr>
                <w:bCs/>
                <w:szCs w:val="21"/>
              </w:rPr>
            </w:pPr>
          </w:p>
        </w:tc>
      </w:tr>
      <w:tr w:rsidR="008E720E" w:rsidRPr="00F64465" w:rsidTr="00DD68A6">
        <w:tc>
          <w:tcPr>
            <w:tcW w:w="1838" w:type="dxa"/>
            <w:vMerge/>
            <w:shd w:val="clear" w:color="auto" w:fill="FFFFFF" w:themeFill="background1"/>
            <w:vAlign w:val="center"/>
          </w:tcPr>
          <w:p w:rsidR="008E720E" w:rsidRPr="008E720E" w:rsidRDefault="008E720E" w:rsidP="00DD68A6">
            <w:pPr>
              <w:jc w:val="center"/>
              <w:rPr>
                <w:rFonts w:ascii="Consolas" w:hAnsi="Consolas" w:cs="Consolas"/>
                <w:szCs w:val="21"/>
              </w:rPr>
            </w:pPr>
          </w:p>
        </w:tc>
        <w:tc>
          <w:tcPr>
            <w:tcW w:w="2620" w:type="dxa"/>
            <w:shd w:val="clear" w:color="auto" w:fill="FFFFFF" w:themeFill="background1"/>
            <w:vAlign w:val="center"/>
          </w:tcPr>
          <w:p w:rsidR="008E720E" w:rsidRPr="008E720E" w:rsidRDefault="008E720E" w:rsidP="00DD68A6">
            <w:pPr>
              <w:jc w:val="center"/>
              <w:rPr>
                <w:rFonts w:ascii="宋体" w:hAnsi="宋体"/>
                <w:bCs/>
                <w:szCs w:val="21"/>
              </w:rPr>
            </w:pPr>
            <w:r w:rsidRPr="008E720E">
              <w:rPr>
                <w:rFonts w:ascii="宋体" w:hAnsi="宋体"/>
                <w:bCs/>
                <w:szCs w:val="21"/>
              </w:rPr>
              <w:t>amid</w:t>
            </w:r>
          </w:p>
        </w:tc>
        <w:tc>
          <w:tcPr>
            <w:tcW w:w="2762" w:type="dxa"/>
            <w:gridSpan w:val="2"/>
            <w:shd w:val="clear" w:color="auto" w:fill="FFFFFF" w:themeFill="background1"/>
            <w:vAlign w:val="center"/>
          </w:tcPr>
          <w:p w:rsidR="008E720E" w:rsidRPr="00FE77C3" w:rsidRDefault="00A03672" w:rsidP="00DD68A6">
            <w:pPr>
              <w:jc w:val="left"/>
              <w:rPr>
                <w:rFonts w:ascii="微软雅黑" w:eastAsia="微软雅黑" w:hAnsi="微软雅黑"/>
                <w:color w:val="333333"/>
              </w:rPr>
            </w:pPr>
            <w:r>
              <w:rPr>
                <w:rFonts w:ascii="微软雅黑" w:eastAsia="微软雅黑" w:hAnsi="微软雅黑" w:hint="eastAsia"/>
                <w:color w:val="333333"/>
              </w:rPr>
              <w:t>申请表ID</w:t>
            </w:r>
          </w:p>
        </w:tc>
        <w:tc>
          <w:tcPr>
            <w:tcW w:w="1847" w:type="dxa"/>
            <w:shd w:val="clear" w:color="auto" w:fill="FFFFFF" w:themeFill="background1"/>
            <w:vAlign w:val="center"/>
          </w:tcPr>
          <w:p w:rsidR="008E720E" w:rsidRDefault="008E720E" w:rsidP="00DD68A6">
            <w:pPr>
              <w:jc w:val="center"/>
              <w:rPr>
                <w:bCs/>
                <w:szCs w:val="21"/>
              </w:rPr>
            </w:pPr>
          </w:p>
        </w:tc>
      </w:tr>
      <w:tr w:rsidR="008E720E" w:rsidRPr="00F64465" w:rsidTr="00DD68A6">
        <w:tc>
          <w:tcPr>
            <w:tcW w:w="1838" w:type="dxa"/>
            <w:vMerge/>
            <w:shd w:val="clear" w:color="auto" w:fill="FFFFFF" w:themeFill="background1"/>
            <w:vAlign w:val="center"/>
          </w:tcPr>
          <w:p w:rsidR="008E720E" w:rsidRPr="008E720E" w:rsidRDefault="008E720E" w:rsidP="00DD68A6">
            <w:pPr>
              <w:jc w:val="center"/>
              <w:rPr>
                <w:rFonts w:ascii="Consolas" w:hAnsi="Consolas" w:cs="Consolas"/>
                <w:szCs w:val="21"/>
              </w:rPr>
            </w:pPr>
          </w:p>
        </w:tc>
        <w:tc>
          <w:tcPr>
            <w:tcW w:w="2620" w:type="dxa"/>
            <w:shd w:val="clear" w:color="auto" w:fill="FFFFFF" w:themeFill="background1"/>
            <w:vAlign w:val="center"/>
          </w:tcPr>
          <w:p w:rsidR="008E720E" w:rsidRPr="008E720E" w:rsidRDefault="008E720E" w:rsidP="00DD68A6">
            <w:pPr>
              <w:jc w:val="center"/>
              <w:rPr>
                <w:rFonts w:ascii="宋体" w:hAnsi="宋体"/>
                <w:bCs/>
                <w:szCs w:val="21"/>
              </w:rPr>
            </w:pPr>
            <w:r w:rsidRPr="008E720E">
              <w:rPr>
                <w:rFonts w:ascii="宋体" w:hAnsi="宋体"/>
                <w:bCs/>
                <w:szCs w:val="21"/>
              </w:rPr>
              <w:t>jzid</w:t>
            </w:r>
          </w:p>
        </w:tc>
        <w:tc>
          <w:tcPr>
            <w:tcW w:w="2762" w:type="dxa"/>
            <w:gridSpan w:val="2"/>
            <w:shd w:val="clear" w:color="auto" w:fill="FFFFFF" w:themeFill="background1"/>
            <w:vAlign w:val="center"/>
          </w:tcPr>
          <w:p w:rsidR="008E720E" w:rsidRPr="00FE77C3" w:rsidRDefault="00A03672" w:rsidP="00DD68A6">
            <w:pPr>
              <w:jc w:val="left"/>
              <w:rPr>
                <w:rFonts w:ascii="微软雅黑" w:eastAsia="微软雅黑" w:hAnsi="微软雅黑"/>
                <w:color w:val="333333"/>
              </w:rPr>
            </w:pPr>
            <w:r>
              <w:rPr>
                <w:rFonts w:ascii="微软雅黑" w:eastAsia="微软雅黑" w:hAnsi="微软雅黑" w:hint="eastAsia"/>
                <w:color w:val="333333"/>
              </w:rPr>
              <w:t>捐赠表ID</w:t>
            </w:r>
          </w:p>
        </w:tc>
        <w:tc>
          <w:tcPr>
            <w:tcW w:w="1847" w:type="dxa"/>
            <w:shd w:val="clear" w:color="auto" w:fill="FFFFFF" w:themeFill="background1"/>
            <w:vAlign w:val="center"/>
          </w:tcPr>
          <w:p w:rsidR="008E720E" w:rsidRDefault="008E720E" w:rsidP="00DD68A6">
            <w:pPr>
              <w:jc w:val="center"/>
              <w:rPr>
                <w:bCs/>
                <w:szCs w:val="21"/>
              </w:rPr>
            </w:pPr>
          </w:p>
        </w:tc>
      </w:tr>
      <w:tr w:rsidR="008E720E" w:rsidRPr="00F64465" w:rsidTr="00DD68A6">
        <w:tc>
          <w:tcPr>
            <w:tcW w:w="1838" w:type="dxa"/>
            <w:vMerge/>
            <w:shd w:val="clear" w:color="auto" w:fill="FFFFFF" w:themeFill="background1"/>
            <w:vAlign w:val="center"/>
          </w:tcPr>
          <w:p w:rsidR="008E720E" w:rsidRPr="00193822" w:rsidRDefault="008E720E" w:rsidP="00DD68A6">
            <w:pPr>
              <w:jc w:val="center"/>
              <w:rPr>
                <w:rFonts w:ascii="Consolas" w:hAnsi="Consolas" w:cs="Consolas"/>
                <w:szCs w:val="21"/>
              </w:rPr>
            </w:pPr>
          </w:p>
        </w:tc>
        <w:tc>
          <w:tcPr>
            <w:tcW w:w="2620" w:type="dxa"/>
            <w:shd w:val="clear" w:color="auto" w:fill="FFFFFF" w:themeFill="background1"/>
            <w:vAlign w:val="center"/>
          </w:tcPr>
          <w:p w:rsidR="008E720E" w:rsidRDefault="008E720E" w:rsidP="00DD68A6">
            <w:pPr>
              <w:jc w:val="center"/>
              <w:rPr>
                <w:rFonts w:ascii="宋体" w:hAnsi="宋体"/>
                <w:bCs/>
                <w:szCs w:val="21"/>
              </w:rPr>
            </w:pPr>
            <w:r w:rsidRPr="008E720E">
              <w:rPr>
                <w:rFonts w:ascii="宋体" w:hAnsi="宋体"/>
                <w:bCs/>
                <w:szCs w:val="21"/>
              </w:rPr>
              <w:t>id</w:t>
            </w:r>
          </w:p>
        </w:tc>
        <w:tc>
          <w:tcPr>
            <w:tcW w:w="2762" w:type="dxa"/>
            <w:gridSpan w:val="2"/>
            <w:shd w:val="clear" w:color="auto" w:fill="FFFFFF" w:themeFill="background1"/>
            <w:vAlign w:val="center"/>
          </w:tcPr>
          <w:p w:rsidR="008E720E" w:rsidRPr="00FE77C3" w:rsidRDefault="00A03672" w:rsidP="00DD68A6">
            <w:pPr>
              <w:jc w:val="left"/>
              <w:rPr>
                <w:rFonts w:ascii="微软雅黑" w:eastAsia="微软雅黑" w:hAnsi="微软雅黑"/>
                <w:color w:val="333333"/>
              </w:rPr>
            </w:pPr>
            <w:r>
              <w:rPr>
                <w:rFonts w:ascii="微软雅黑" w:eastAsia="微软雅黑" w:hAnsi="微软雅黑" w:hint="eastAsia"/>
                <w:color w:val="333333"/>
              </w:rPr>
              <w:t>phid</w:t>
            </w:r>
          </w:p>
        </w:tc>
        <w:tc>
          <w:tcPr>
            <w:tcW w:w="1847" w:type="dxa"/>
            <w:shd w:val="clear" w:color="auto" w:fill="FFFFFF" w:themeFill="background1"/>
            <w:vAlign w:val="center"/>
          </w:tcPr>
          <w:p w:rsidR="008E720E" w:rsidRDefault="008E720E" w:rsidP="00DD68A6">
            <w:pPr>
              <w:jc w:val="center"/>
              <w:rPr>
                <w:bCs/>
                <w:szCs w:val="21"/>
              </w:rPr>
            </w:pPr>
          </w:p>
        </w:tc>
      </w:tr>
      <w:tr w:rsidR="008E720E" w:rsidRPr="00F64465" w:rsidTr="00DD68A6">
        <w:tc>
          <w:tcPr>
            <w:tcW w:w="1838" w:type="dxa"/>
            <w:vMerge/>
            <w:shd w:val="clear" w:color="auto" w:fill="FFFFFF" w:themeFill="background1"/>
            <w:vAlign w:val="center"/>
          </w:tcPr>
          <w:p w:rsidR="008E720E" w:rsidRPr="008E720E" w:rsidRDefault="008E720E" w:rsidP="00DD68A6">
            <w:pPr>
              <w:jc w:val="center"/>
              <w:rPr>
                <w:rFonts w:ascii="Consolas" w:hAnsi="Consolas" w:cs="Consolas"/>
                <w:szCs w:val="21"/>
              </w:rPr>
            </w:pPr>
          </w:p>
        </w:tc>
        <w:tc>
          <w:tcPr>
            <w:tcW w:w="2620" w:type="dxa"/>
            <w:shd w:val="clear" w:color="auto" w:fill="FFFFFF" w:themeFill="background1"/>
            <w:vAlign w:val="center"/>
          </w:tcPr>
          <w:p w:rsidR="008E720E" w:rsidRDefault="008E720E" w:rsidP="00DD68A6">
            <w:pPr>
              <w:jc w:val="center"/>
              <w:rPr>
                <w:rFonts w:ascii="宋体" w:hAnsi="宋体"/>
                <w:bCs/>
                <w:szCs w:val="21"/>
              </w:rPr>
            </w:pPr>
            <w:r w:rsidRPr="008E720E">
              <w:rPr>
                <w:rFonts w:ascii="宋体" w:hAnsi="宋体"/>
                <w:bCs/>
                <w:szCs w:val="21"/>
              </w:rPr>
              <w:t>loveno</w:t>
            </w:r>
          </w:p>
        </w:tc>
        <w:tc>
          <w:tcPr>
            <w:tcW w:w="2762" w:type="dxa"/>
            <w:gridSpan w:val="2"/>
            <w:shd w:val="clear" w:color="auto" w:fill="FFFFFF" w:themeFill="background1"/>
            <w:vAlign w:val="center"/>
          </w:tcPr>
          <w:p w:rsidR="008E720E" w:rsidRPr="00FE77C3" w:rsidRDefault="002A182F" w:rsidP="00DD68A6">
            <w:pPr>
              <w:jc w:val="left"/>
              <w:rPr>
                <w:rFonts w:ascii="微软雅黑" w:eastAsia="微软雅黑" w:hAnsi="微软雅黑"/>
                <w:color w:val="333333"/>
              </w:rPr>
            </w:pPr>
            <w:r>
              <w:rPr>
                <w:rFonts w:ascii="微软雅黑" w:eastAsia="微软雅黑" w:hAnsi="微软雅黑" w:hint="eastAsia"/>
                <w:color w:val="333333"/>
              </w:rPr>
              <w:t>爱心单号</w:t>
            </w:r>
          </w:p>
        </w:tc>
        <w:tc>
          <w:tcPr>
            <w:tcW w:w="1847" w:type="dxa"/>
            <w:shd w:val="clear" w:color="auto" w:fill="FFFFFF" w:themeFill="background1"/>
            <w:vAlign w:val="center"/>
          </w:tcPr>
          <w:p w:rsidR="008E720E" w:rsidRDefault="008E720E" w:rsidP="00DD68A6">
            <w:pPr>
              <w:jc w:val="center"/>
              <w:rPr>
                <w:bCs/>
                <w:szCs w:val="21"/>
              </w:rPr>
            </w:pPr>
          </w:p>
        </w:tc>
      </w:tr>
      <w:tr w:rsidR="008E720E" w:rsidRPr="00F64465" w:rsidTr="00DD68A6">
        <w:tc>
          <w:tcPr>
            <w:tcW w:w="1838" w:type="dxa"/>
            <w:vMerge/>
            <w:shd w:val="clear" w:color="auto" w:fill="FFFFFF" w:themeFill="background1"/>
            <w:vAlign w:val="center"/>
          </w:tcPr>
          <w:p w:rsidR="008E720E" w:rsidRPr="008E720E" w:rsidRDefault="008E720E" w:rsidP="00DD68A6">
            <w:pPr>
              <w:jc w:val="center"/>
              <w:rPr>
                <w:rFonts w:ascii="Consolas" w:hAnsi="Consolas" w:cs="Consolas"/>
                <w:szCs w:val="21"/>
              </w:rPr>
            </w:pPr>
          </w:p>
        </w:tc>
        <w:tc>
          <w:tcPr>
            <w:tcW w:w="2620" w:type="dxa"/>
            <w:shd w:val="clear" w:color="auto" w:fill="FFFFFF" w:themeFill="background1"/>
            <w:vAlign w:val="center"/>
          </w:tcPr>
          <w:p w:rsidR="008E720E" w:rsidRDefault="008E720E" w:rsidP="00DD68A6">
            <w:pPr>
              <w:jc w:val="center"/>
              <w:rPr>
                <w:rFonts w:ascii="宋体" w:hAnsi="宋体"/>
                <w:bCs/>
                <w:szCs w:val="21"/>
              </w:rPr>
            </w:pPr>
            <w:r w:rsidRPr="008E720E">
              <w:rPr>
                <w:rFonts w:ascii="宋体" w:hAnsi="宋体"/>
                <w:bCs/>
                <w:szCs w:val="21"/>
              </w:rPr>
              <w:t>itemsname</w:t>
            </w:r>
          </w:p>
        </w:tc>
        <w:tc>
          <w:tcPr>
            <w:tcW w:w="2762" w:type="dxa"/>
            <w:gridSpan w:val="2"/>
            <w:shd w:val="clear" w:color="auto" w:fill="FFFFFF" w:themeFill="background1"/>
            <w:vAlign w:val="center"/>
          </w:tcPr>
          <w:p w:rsidR="008E720E" w:rsidRPr="00FE77C3" w:rsidRDefault="00A03672" w:rsidP="00DD68A6">
            <w:pPr>
              <w:jc w:val="left"/>
              <w:rPr>
                <w:rFonts w:ascii="微软雅黑" w:eastAsia="微软雅黑" w:hAnsi="微软雅黑"/>
                <w:color w:val="333333"/>
              </w:rPr>
            </w:pPr>
            <w:r>
              <w:rPr>
                <w:rFonts w:ascii="微软雅黑" w:eastAsia="微软雅黑" w:hAnsi="微软雅黑" w:hint="eastAsia"/>
                <w:color w:val="333333"/>
              </w:rPr>
              <w:t>物品名称</w:t>
            </w:r>
          </w:p>
        </w:tc>
        <w:tc>
          <w:tcPr>
            <w:tcW w:w="1847" w:type="dxa"/>
            <w:shd w:val="clear" w:color="auto" w:fill="FFFFFF" w:themeFill="background1"/>
            <w:vAlign w:val="center"/>
          </w:tcPr>
          <w:p w:rsidR="008E720E" w:rsidRDefault="008E720E" w:rsidP="00DD68A6">
            <w:pPr>
              <w:jc w:val="center"/>
              <w:rPr>
                <w:bCs/>
                <w:szCs w:val="21"/>
              </w:rPr>
            </w:pPr>
          </w:p>
        </w:tc>
      </w:tr>
      <w:tr w:rsidR="008E720E" w:rsidRPr="00F64465" w:rsidTr="00DD68A6">
        <w:tc>
          <w:tcPr>
            <w:tcW w:w="1838" w:type="dxa"/>
            <w:vMerge/>
            <w:shd w:val="clear" w:color="auto" w:fill="FFFFFF" w:themeFill="background1"/>
            <w:vAlign w:val="center"/>
          </w:tcPr>
          <w:p w:rsidR="008E720E" w:rsidRPr="008E720E" w:rsidRDefault="008E720E" w:rsidP="00DD68A6">
            <w:pPr>
              <w:jc w:val="center"/>
              <w:rPr>
                <w:rFonts w:ascii="Consolas" w:hAnsi="Consolas" w:cs="Consolas"/>
                <w:szCs w:val="21"/>
              </w:rPr>
            </w:pPr>
          </w:p>
        </w:tc>
        <w:tc>
          <w:tcPr>
            <w:tcW w:w="2620" w:type="dxa"/>
            <w:shd w:val="clear" w:color="auto" w:fill="FFFFFF" w:themeFill="background1"/>
            <w:vAlign w:val="center"/>
          </w:tcPr>
          <w:p w:rsidR="008E720E" w:rsidRDefault="008E720E" w:rsidP="00DD68A6">
            <w:pPr>
              <w:jc w:val="center"/>
              <w:rPr>
                <w:rFonts w:ascii="宋体" w:hAnsi="宋体"/>
                <w:bCs/>
                <w:szCs w:val="21"/>
              </w:rPr>
            </w:pPr>
            <w:r w:rsidRPr="008E720E">
              <w:rPr>
                <w:rFonts w:ascii="宋体" w:hAnsi="宋体"/>
                <w:bCs/>
                <w:szCs w:val="21"/>
              </w:rPr>
              <w:t>itemsdesc</w:t>
            </w:r>
          </w:p>
        </w:tc>
        <w:tc>
          <w:tcPr>
            <w:tcW w:w="2762" w:type="dxa"/>
            <w:gridSpan w:val="2"/>
            <w:shd w:val="clear" w:color="auto" w:fill="FFFFFF" w:themeFill="background1"/>
            <w:vAlign w:val="center"/>
          </w:tcPr>
          <w:p w:rsidR="008E720E" w:rsidRPr="00FE77C3" w:rsidRDefault="002A182F" w:rsidP="00DD68A6">
            <w:pPr>
              <w:jc w:val="left"/>
              <w:rPr>
                <w:rFonts w:ascii="微软雅黑" w:eastAsia="微软雅黑" w:hAnsi="微软雅黑"/>
                <w:color w:val="333333"/>
              </w:rPr>
            </w:pPr>
            <w:r>
              <w:rPr>
                <w:rFonts w:ascii="微软雅黑" w:eastAsia="微软雅黑" w:hAnsi="微软雅黑" w:hint="eastAsia"/>
                <w:color w:val="333333"/>
              </w:rPr>
              <w:t>物品描述</w:t>
            </w:r>
          </w:p>
        </w:tc>
        <w:tc>
          <w:tcPr>
            <w:tcW w:w="1847" w:type="dxa"/>
            <w:shd w:val="clear" w:color="auto" w:fill="FFFFFF" w:themeFill="background1"/>
            <w:vAlign w:val="center"/>
          </w:tcPr>
          <w:p w:rsidR="008E720E" w:rsidRDefault="008E720E" w:rsidP="00DD68A6">
            <w:pPr>
              <w:jc w:val="center"/>
              <w:rPr>
                <w:bCs/>
                <w:szCs w:val="21"/>
              </w:rPr>
            </w:pPr>
          </w:p>
        </w:tc>
      </w:tr>
      <w:tr w:rsidR="008E720E" w:rsidRPr="00F64465" w:rsidTr="00DD68A6">
        <w:tc>
          <w:tcPr>
            <w:tcW w:w="1838" w:type="dxa"/>
            <w:vMerge/>
            <w:shd w:val="clear" w:color="auto" w:fill="FFFFFF" w:themeFill="background1"/>
            <w:vAlign w:val="center"/>
          </w:tcPr>
          <w:p w:rsidR="008E720E" w:rsidRPr="008E720E" w:rsidRDefault="008E720E" w:rsidP="00DD68A6">
            <w:pPr>
              <w:jc w:val="center"/>
              <w:rPr>
                <w:rFonts w:ascii="Consolas" w:hAnsi="Consolas" w:cs="Consolas"/>
                <w:szCs w:val="21"/>
              </w:rPr>
            </w:pPr>
          </w:p>
        </w:tc>
        <w:tc>
          <w:tcPr>
            <w:tcW w:w="2620" w:type="dxa"/>
            <w:shd w:val="clear" w:color="auto" w:fill="FFFFFF" w:themeFill="background1"/>
            <w:vAlign w:val="center"/>
          </w:tcPr>
          <w:p w:rsidR="008E720E" w:rsidRDefault="008E720E" w:rsidP="00DD68A6">
            <w:pPr>
              <w:jc w:val="center"/>
              <w:rPr>
                <w:rFonts w:ascii="宋体" w:hAnsi="宋体"/>
                <w:bCs/>
                <w:szCs w:val="21"/>
              </w:rPr>
            </w:pPr>
            <w:r w:rsidRPr="008E720E">
              <w:rPr>
                <w:rFonts w:ascii="宋体" w:hAnsi="宋体"/>
                <w:bCs/>
                <w:szCs w:val="21"/>
              </w:rPr>
              <w:t>reason</w:t>
            </w:r>
          </w:p>
        </w:tc>
        <w:tc>
          <w:tcPr>
            <w:tcW w:w="2762" w:type="dxa"/>
            <w:gridSpan w:val="2"/>
            <w:shd w:val="clear" w:color="auto" w:fill="FFFFFF" w:themeFill="background1"/>
            <w:vAlign w:val="center"/>
          </w:tcPr>
          <w:p w:rsidR="008E720E" w:rsidRPr="00FE77C3" w:rsidRDefault="002A182F" w:rsidP="00DD68A6">
            <w:pPr>
              <w:jc w:val="left"/>
              <w:rPr>
                <w:rFonts w:ascii="微软雅黑" w:eastAsia="微软雅黑" w:hAnsi="微软雅黑"/>
                <w:color w:val="333333"/>
              </w:rPr>
            </w:pPr>
            <w:r>
              <w:rPr>
                <w:rFonts w:ascii="微软雅黑" w:eastAsia="微软雅黑" w:hAnsi="微软雅黑" w:hint="eastAsia"/>
                <w:color w:val="333333"/>
              </w:rPr>
              <w:t>申请理由</w:t>
            </w:r>
          </w:p>
        </w:tc>
        <w:tc>
          <w:tcPr>
            <w:tcW w:w="1847" w:type="dxa"/>
            <w:shd w:val="clear" w:color="auto" w:fill="FFFFFF" w:themeFill="background1"/>
            <w:vAlign w:val="center"/>
          </w:tcPr>
          <w:p w:rsidR="008E720E" w:rsidRDefault="008E720E" w:rsidP="00DD68A6">
            <w:pPr>
              <w:jc w:val="center"/>
              <w:rPr>
                <w:bCs/>
                <w:szCs w:val="21"/>
              </w:rPr>
            </w:pPr>
          </w:p>
        </w:tc>
      </w:tr>
      <w:tr w:rsidR="008E720E" w:rsidRPr="00F64465" w:rsidTr="008E720E">
        <w:trPr>
          <w:trHeight w:val="771"/>
        </w:trPr>
        <w:tc>
          <w:tcPr>
            <w:tcW w:w="1838" w:type="dxa"/>
            <w:vMerge/>
            <w:shd w:val="clear" w:color="auto" w:fill="FFFFFF" w:themeFill="background1"/>
            <w:vAlign w:val="center"/>
          </w:tcPr>
          <w:p w:rsidR="008E720E" w:rsidRPr="008E720E" w:rsidRDefault="008E720E" w:rsidP="00DD68A6">
            <w:pPr>
              <w:jc w:val="center"/>
              <w:rPr>
                <w:rFonts w:ascii="Consolas" w:hAnsi="Consolas" w:cs="Consolas"/>
                <w:szCs w:val="21"/>
              </w:rPr>
            </w:pPr>
          </w:p>
        </w:tc>
        <w:tc>
          <w:tcPr>
            <w:tcW w:w="2620" w:type="dxa"/>
            <w:shd w:val="clear" w:color="auto" w:fill="FFFFFF" w:themeFill="background1"/>
            <w:vAlign w:val="center"/>
          </w:tcPr>
          <w:p w:rsidR="008E720E" w:rsidRDefault="008E720E" w:rsidP="00DD68A6">
            <w:pPr>
              <w:jc w:val="center"/>
              <w:rPr>
                <w:rFonts w:ascii="宋体" w:hAnsi="宋体"/>
                <w:bCs/>
                <w:szCs w:val="21"/>
              </w:rPr>
            </w:pPr>
            <w:r w:rsidRPr="008E720E">
              <w:rPr>
                <w:rFonts w:ascii="宋体" w:hAnsi="宋体"/>
                <w:bCs/>
                <w:szCs w:val="21"/>
              </w:rPr>
              <w:t>type</w:t>
            </w:r>
          </w:p>
        </w:tc>
        <w:tc>
          <w:tcPr>
            <w:tcW w:w="2762" w:type="dxa"/>
            <w:gridSpan w:val="2"/>
            <w:shd w:val="clear" w:color="auto" w:fill="FFFFFF" w:themeFill="background1"/>
            <w:vAlign w:val="center"/>
          </w:tcPr>
          <w:p w:rsidR="008E720E" w:rsidRPr="00FE77C3" w:rsidRDefault="002A182F" w:rsidP="00DD68A6">
            <w:pPr>
              <w:jc w:val="left"/>
              <w:rPr>
                <w:rFonts w:ascii="微软雅黑" w:eastAsia="微软雅黑" w:hAnsi="微软雅黑"/>
                <w:color w:val="333333"/>
              </w:rPr>
            </w:pPr>
            <w:r>
              <w:rPr>
                <w:rFonts w:ascii="微软雅黑" w:eastAsia="微软雅黑" w:hAnsi="微软雅黑" w:hint="eastAsia"/>
                <w:color w:val="333333"/>
              </w:rPr>
              <w:t>捐赠类型</w:t>
            </w:r>
          </w:p>
        </w:tc>
        <w:tc>
          <w:tcPr>
            <w:tcW w:w="1847" w:type="dxa"/>
            <w:shd w:val="clear" w:color="auto" w:fill="FFFFFF" w:themeFill="background1"/>
            <w:vAlign w:val="center"/>
          </w:tcPr>
          <w:p w:rsidR="008E720E" w:rsidRDefault="008E720E" w:rsidP="00DD68A6">
            <w:pPr>
              <w:jc w:val="center"/>
              <w:rPr>
                <w:bCs/>
                <w:szCs w:val="21"/>
              </w:rPr>
            </w:pPr>
          </w:p>
        </w:tc>
      </w:tr>
      <w:tr w:rsidR="00DD68A6" w:rsidTr="00DD68A6">
        <w:tc>
          <w:tcPr>
            <w:tcW w:w="1838" w:type="dxa"/>
            <w:shd w:val="clear" w:color="auto" w:fill="A6A6A6" w:themeFill="background1" w:themeFillShade="A6"/>
            <w:vAlign w:val="center"/>
          </w:tcPr>
          <w:p w:rsidR="00DD68A6" w:rsidRDefault="00DD68A6" w:rsidP="00DD68A6">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jQuery1113033212116853035145_1491355094108({</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"rspCode": "000",</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hint="eastAsia"/>
                <w:bCs/>
                <w:color w:val="5B9BD5" w:themeColor="accent1"/>
                <w:szCs w:val="21"/>
              </w:rPr>
              <w:t xml:space="preserve">    "rspDesc": "</w:t>
            </w:r>
            <w:r w:rsidRPr="001F3C77">
              <w:rPr>
                <w:rFonts w:ascii="Consolas" w:hAnsi="Consolas" w:cs="Consolas" w:hint="eastAsia"/>
                <w:bCs/>
                <w:color w:val="5B9BD5" w:themeColor="accent1"/>
                <w:szCs w:val="21"/>
              </w:rPr>
              <w:t>正常</w:t>
            </w:r>
            <w:r w:rsidRPr="001F3C77">
              <w:rPr>
                <w:rFonts w:ascii="Consolas" w:hAnsi="Consolas" w:cs="Consolas" w:hint="eastAsia"/>
                <w:bCs/>
                <w:color w:val="5B9BD5" w:themeColor="accent1"/>
                <w:szCs w:val="21"/>
              </w:rPr>
              <w:t>",</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"total": 1,</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"myDonateAllList": [</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"id": "15385",</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"loveno": "20170401171313",</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hint="eastAsia"/>
                <w:bCs/>
                <w:color w:val="5B9BD5" w:themeColor="accent1"/>
                <w:szCs w:val="21"/>
              </w:rPr>
              <w:t xml:space="preserve">            "itemsname": "</w:t>
            </w:r>
            <w:r>
              <w:rPr>
                <w:rFonts w:ascii="Consolas" w:hAnsi="Consolas" w:cs="Consolas" w:hint="eastAsia"/>
                <w:bCs/>
                <w:color w:val="5B9BD5" w:themeColor="accent1"/>
                <w:szCs w:val="21"/>
              </w:rPr>
              <w:t>物品名称</w:t>
            </w:r>
            <w:r w:rsidRPr="001F3C77">
              <w:rPr>
                <w:rFonts w:ascii="Consolas" w:hAnsi="Consolas" w:cs="Consolas" w:hint="eastAsia"/>
                <w:bCs/>
                <w:color w:val="5B9BD5" w:themeColor="accent1"/>
                <w:szCs w:val="21"/>
              </w:rPr>
              <w:t>",</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hint="eastAsia"/>
                <w:bCs/>
                <w:color w:val="5B9BD5" w:themeColor="accent1"/>
                <w:szCs w:val="21"/>
              </w:rPr>
              <w:t xml:space="preserve">            "itemsdesc": "</w:t>
            </w:r>
            <w:r>
              <w:rPr>
                <w:rFonts w:ascii="Consolas" w:hAnsi="Consolas" w:cs="Consolas" w:hint="eastAsia"/>
                <w:bCs/>
                <w:color w:val="5B9BD5" w:themeColor="accent1"/>
                <w:szCs w:val="21"/>
              </w:rPr>
              <w:t>物品描述</w:t>
            </w:r>
            <w:r w:rsidRPr="001F3C77">
              <w:rPr>
                <w:rFonts w:ascii="Consolas" w:hAnsi="Consolas" w:cs="Consolas" w:hint="eastAsia"/>
                <w:bCs/>
                <w:color w:val="5B9BD5" w:themeColor="accent1"/>
                <w:szCs w:val="21"/>
              </w:rPr>
              <w:t>",</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hint="eastAsia"/>
                <w:bCs/>
                <w:color w:val="5B9BD5" w:themeColor="accent1"/>
                <w:szCs w:val="21"/>
              </w:rPr>
              <w:t xml:space="preserve">            "reason": "</w:t>
            </w:r>
            <w:r>
              <w:rPr>
                <w:rFonts w:ascii="Consolas" w:hAnsi="Consolas" w:cs="Consolas" w:hint="eastAsia"/>
                <w:bCs/>
                <w:color w:val="5B9BD5" w:themeColor="accent1"/>
                <w:szCs w:val="21"/>
              </w:rPr>
              <w:t>申请理由</w:t>
            </w:r>
            <w:r w:rsidRPr="001F3C77">
              <w:rPr>
                <w:rFonts w:ascii="Consolas" w:hAnsi="Consolas" w:cs="Consolas" w:hint="eastAsia"/>
                <w:bCs/>
                <w:color w:val="5B9BD5" w:themeColor="accent1"/>
                <w:szCs w:val="21"/>
              </w:rPr>
              <w:t>",</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"type": 1,</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hint="eastAsia"/>
                <w:bCs/>
                <w:color w:val="5B9BD5" w:themeColor="accent1"/>
                <w:szCs w:val="21"/>
              </w:rPr>
              <w:t xml:space="preserve">            "itname": "</w:t>
            </w:r>
            <w:r w:rsidRPr="001F3C77">
              <w:rPr>
                <w:rFonts w:ascii="Consolas" w:hAnsi="Consolas" w:cs="Consolas" w:hint="eastAsia"/>
                <w:bCs/>
                <w:color w:val="5B9BD5" w:themeColor="accent1"/>
                <w:szCs w:val="21"/>
              </w:rPr>
              <w:t>日用</w:t>
            </w:r>
            <w:r w:rsidRPr="001F3C77">
              <w:rPr>
                <w:rFonts w:ascii="Consolas" w:hAnsi="Consolas" w:cs="Consolas" w:hint="eastAsia"/>
                <w:bCs/>
                <w:color w:val="5B9BD5" w:themeColor="accent1"/>
                <w:szCs w:val="21"/>
              </w:rPr>
              <w:t>",</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"status": 1,</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"money": -99,</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"homepicurl": "bbs684075588.jpg",</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hint="eastAsia"/>
                <w:bCs/>
                <w:color w:val="5B9BD5" w:themeColor="accent1"/>
                <w:szCs w:val="21"/>
              </w:rPr>
              <w:t xml:space="preserve">            "homeadress": "</w:t>
            </w:r>
            <w:r w:rsidRPr="001F3C77">
              <w:rPr>
                <w:rFonts w:ascii="Consolas" w:hAnsi="Consolas" w:cs="Consolas" w:hint="eastAsia"/>
                <w:bCs/>
                <w:color w:val="5B9BD5" w:themeColor="accent1"/>
                <w:szCs w:val="21"/>
              </w:rPr>
              <w:t>黑龙江省</w:t>
            </w:r>
            <w:r w:rsidRPr="001F3C77">
              <w:rPr>
                <w:rFonts w:ascii="Consolas" w:hAnsi="Consolas" w:cs="Consolas" w:hint="eastAsia"/>
                <w:bCs/>
                <w:color w:val="5B9BD5" w:themeColor="accent1"/>
                <w:szCs w:val="21"/>
              </w:rPr>
              <w:t>,</w:t>
            </w:r>
            <w:r w:rsidRPr="001F3C77">
              <w:rPr>
                <w:rFonts w:ascii="Consolas" w:hAnsi="Consolas" w:cs="Consolas" w:hint="eastAsia"/>
                <w:bCs/>
                <w:color w:val="5B9BD5" w:themeColor="accent1"/>
                <w:szCs w:val="21"/>
              </w:rPr>
              <w:t>佳木斯市</w:t>
            </w:r>
            <w:r w:rsidRPr="001F3C77">
              <w:rPr>
                <w:rFonts w:ascii="Consolas" w:hAnsi="Consolas" w:cs="Consolas" w:hint="eastAsia"/>
                <w:bCs/>
                <w:color w:val="5B9BD5" w:themeColor="accent1"/>
                <w:szCs w:val="21"/>
              </w:rPr>
              <w:t>,</w:t>
            </w:r>
            <w:r w:rsidRPr="001F3C77">
              <w:rPr>
                <w:rFonts w:ascii="Consolas" w:hAnsi="Consolas" w:cs="Consolas" w:hint="eastAsia"/>
                <w:bCs/>
                <w:color w:val="5B9BD5" w:themeColor="accent1"/>
                <w:szCs w:val="21"/>
              </w:rPr>
              <w:t>桦南县</w:t>
            </w:r>
            <w:r w:rsidRPr="001F3C77">
              <w:rPr>
                <w:rFonts w:ascii="Consolas" w:hAnsi="Consolas" w:cs="Consolas" w:hint="eastAsia"/>
                <w:bCs/>
                <w:color w:val="5B9BD5" w:themeColor="accent1"/>
                <w:szCs w:val="21"/>
              </w:rPr>
              <w:t>,</w:t>
            </w:r>
            <w:r w:rsidRPr="001F3C77">
              <w:rPr>
                <w:rFonts w:ascii="Consolas" w:hAnsi="Consolas" w:cs="Consolas" w:hint="eastAsia"/>
                <w:bCs/>
                <w:color w:val="5B9BD5" w:themeColor="accent1"/>
                <w:szCs w:val="21"/>
              </w:rPr>
              <w:t>明义乡</w:t>
            </w:r>
            <w:r w:rsidRPr="001F3C77">
              <w:rPr>
                <w:rFonts w:ascii="Consolas" w:hAnsi="Consolas" w:cs="Consolas" w:hint="eastAsia"/>
                <w:bCs/>
                <w:color w:val="5B9BD5" w:themeColor="accent1"/>
                <w:szCs w:val="21"/>
              </w:rPr>
              <w:t>,</w:t>
            </w:r>
            <w:r w:rsidRPr="001F3C77">
              <w:rPr>
                <w:rFonts w:ascii="Consolas" w:hAnsi="Consolas" w:cs="Consolas" w:hint="eastAsia"/>
                <w:bCs/>
                <w:color w:val="5B9BD5" w:themeColor="accent1"/>
                <w:szCs w:val="21"/>
              </w:rPr>
              <w:t>乡直居委会</w:t>
            </w:r>
            <w:r w:rsidRPr="001F3C77">
              <w:rPr>
                <w:rFonts w:ascii="Consolas" w:hAnsi="Consolas" w:cs="Consolas" w:hint="eastAsia"/>
                <w:bCs/>
                <w:color w:val="5B9BD5" w:themeColor="accent1"/>
                <w:szCs w:val="21"/>
              </w:rPr>
              <w:t>",</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"resUserId": "663807",</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"people": -99,</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"amid": "-99",</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"jzid": "715"</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w:t>
            </w:r>
          </w:p>
          <w:p w:rsidR="001F3C77" w:rsidRPr="001F3C77"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 xml:space="preserve">    ]</w:t>
            </w:r>
          </w:p>
          <w:p w:rsidR="00DD68A6" w:rsidRPr="009A7093" w:rsidRDefault="001F3C77" w:rsidP="001F3C77">
            <w:pPr>
              <w:jc w:val="left"/>
              <w:rPr>
                <w:rFonts w:ascii="Consolas" w:hAnsi="Consolas" w:cs="Consolas"/>
                <w:bCs/>
                <w:color w:val="5B9BD5" w:themeColor="accent1"/>
                <w:szCs w:val="21"/>
              </w:rPr>
            </w:pPr>
            <w:r w:rsidRPr="001F3C77">
              <w:rPr>
                <w:rFonts w:ascii="Consolas" w:hAnsi="Consolas" w:cs="Consolas"/>
                <w:bCs/>
                <w:color w:val="5B9BD5" w:themeColor="accent1"/>
                <w:szCs w:val="21"/>
              </w:rPr>
              <w:t>})</w:t>
            </w:r>
          </w:p>
        </w:tc>
      </w:tr>
    </w:tbl>
    <w:p w:rsidR="00B75F90" w:rsidRDefault="00B75F90" w:rsidP="00D803E8">
      <w:pPr>
        <w:pStyle w:val="5"/>
      </w:pPr>
      <w:r>
        <w:rPr>
          <w:rFonts w:hint="eastAsia"/>
        </w:rPr>
        <w:lastRenderedPageBreak/>
        <w:t>1</w:t>
      </w:r>
      <w:r>
        <w:t>.1.2.2</w:t>
      </w:r>
      <w:r>
        <w:rPr>
          <w:rFonts w:hint="eastAsia"/>
        </w:rPr>
        <w:t>捐物详情</w:t>
      </w:r>
      <w:r w:rsidR="004564AD">
        <w:rPr>
          <w:rFonts w:hint="eastAsia"/>
        </w:rPr>
        <w:t>（物）</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B75F90" w:rsidTr="00CE1C30">
        <w:tc>
          <w:tcPr>
            <w:tcW w:w="1838" w:type="dxa"/>
            <w:vAlign w:val="center"/>
          </w:tcPr>
          <w:p w:rsidR="00B75F90" w:rsidRDefault="00B75F90" w:rsidP="00CE1C30">
            <w:pPr>
              <w:jc w:val="center"/>
              <w:rPr>
                <w:bCs/>
                <w:szCs w:val="21"/>
              </w:rPr>
            </w:pPr>
            <w:r>
              <w:rPr>
                <w:bCs/>
                <w:szCs w:val="21"/>
              </w:rPr>
              <w:t>接口标识：</w:t>
            </w:r>
          </w:p>
        </w:tc>
        <w:tc>
          <w:tcPr>
            <w:tcW w:w="2655" w:type="dxa"/>
            <w:gridSpan w:val="2"/>
            <w:vAlign w:val="center"/>
          </w:tcPr>
          <w:p w:rsidR="00B75F90" w:rsidRDefault="00B75F90" w:rsidP="00CE1C30">
            <w:pPr>
              <w:jc w:val="center"/>
              <w:rPr>
                <w:bCs/>
                <w:szCs w:val="21"/>
              </w:rPr>
            </w:pPr>
            <w:r>
              <w:rPr>
                <w:rFonts w:hint="eastAsia"/>
                <w:bCs/>
                <w:szCs w:val="21"/>
              </w:rPr>
              <w:t>donateHelp</w:t>
            </w:r>
            <w:r>
              <w:rPr>
                <w:bCs/>
                <w:szCs w:val="21"/>
              </w:rPr>
              <w:t>Detail</w:t>
            </w:r>
          </w:p>
        </w:tc>
        <w:tc>
          <w:tcPr>
            <w:tcW w:w="2727" w:type="dxa"/>
          </w:tcPr>
          <w:p w:rsidR="00B75F90" w:rsidRDefault="00B75F90" w:rsidP="00CE1C30">
            <w:pPr>
              <w:jc w:val="left"/>
            </w:pPr>
          </w:p>
        </w:tc>
        <w:tc>
          <w:tcPr>
            <w:tcW w:w="1847" w:type="dxa"/>
          </w:tcPr>
          <w:p w:rsidR="00B75F90" w:rsidRDefault="00B75F90" w:rsidP="00CE1C30">
            <w:pPr>
              <w:jc w:val="left"/>
            </w:pPr>
          </w:p>
        </w:tc>
      </w:tr>
      <w:tr w:rsidR="00B75F90" w:rsidTr="00CE1C30">
        <w:tc>
          <w:tcPr>
            <w:tcW w:w="1838" w:type="dxa"/>
            <w:shd w:val="clear" w:color="auto" w:fill="A6A6A6" w:themeFill="background1" w:themeFillShade="A6"/>
            <w:vAlign w:val="center"/>
          </w:tcPr>
          <w:p w:rsidR="00B75F90" w:rsidRDefault="00B75F90" w:rsidP="00CE1C30">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B75F90" w:rsidRDefault="00B75F90" w:rsidP="00CE1C30">
            <w:pPr>
              <w:jc w:val="center"/>
              <w:rPr>
                <w:bCs/>
                <w:szCs w:val="21"/>
              </w:rPr>
            </w:pPr>
            <w:r>
              <w:rPr>
                <w:rFonts w:hint="eastAsia"/>
                <w:bCs/>
                <w:szCs w:val="21"/>
              </w:rPr>
              <w:t>donateHelp</w:t>
            </w:r>
            <w:r>
              <w:rPr>
                <w:bCs/>
                <w:szCs w:val="21"/>
              </w:rPr>
              <w:t>Detail</w:t>
            </w:r>
          </w:p>
        </w:tc>
        <w:tc>
          <w:tcPr>
            <w:tcW w:w="2727" w:type="dxa"/>
          </w:tcPr>
          <w:p w:rsidR="00B75F90" w:rsidRDefault="00B75F90" w:rsidP="00CE1C30">
            <w:pPr>
              <w:jc w:val="center"/>
              <w:rPr>
                <w:bCs/>
                <w:szCs w:val="21"/>
              </w:rPr>
            </w:pPr>
          </w:p>
        </w:tc>
        <w:tc>
          <w:tcPr>
            <w:tcW w:w="1847" w:type="dxa"/>
          </w:tcPr>
          <w:p w:rsidR="00B75F90" w:rsidRDefault="00B75F90" w:rsidP="00CE1C30">
            <w:pPr>
              <w:jc w:val="center"/>
              <w:rPr>
                <w:bCs/>
                <w:szCs w:val="21"/>
              </w:rPr>
            </w:pPr>
          </w:p>
        </w:tc>
      </w:tr>
      <w:tr w:rsidR="00B75F90" w:rsidTr="00CE1C30">
        <w:tc>
          <w:tcPr>
            <w:tcW w:w="1838" w:type="dxa"/>
            <w:shd w:val="clear" w:color="auto" w:fill="A6A6A6" w:themeFill="background1" w:themeFillShade="A6"/>
            <w:vAlign w:val="center"/>
          </w:tcPr>
          <w:p w:rsidR="00B75F90" w:rsidRDefault="00B75F90" w:rsidP="00CE1C30">
            <w:pPr>
              <w:jc w:val="center"/>
              <w:rPr>
                <w:bCs/>
                <w:szCs w:val="21"/>
              </w:rPr>
            </w:pPr>
            <w:r>
              <w:rPr>
                <w:bCs/>
                <w:szCs w:val="21"/>
              </w:rPr>
              <w:t>字段名</w:t>
            </w:r>
          </w:p>
        </w:tc>
        <w:tc>
          <w:tcPr>
            <w:tcW w:w="2655" w:type="dxa"/>
            <w:gridSpan w:val="2"/>
            <w:shd w:val="clear" w:color="auto" w:fill="A6A6A6" w:themeFill="background1" w:themeFillShade="A6"/>
            <w:vAlign w:val="center"/>
          </w:tcPr>
          <w:p w:rsidR="00B75F90" w:rsidRDefault="00B75F90" w:rsidP="00CE1C30">
            <w:pPr>
              <w:jc w:val="center"/>
              <w:rPr>
                <w:bCs/>
                <w:szCs w:val="21"/>
              </w:rPr>
            </w:pPr>
            <w:r>
              <w:rPr>
                <w:bCs/>
                <w:szCs w:val="21"/>
              </w:rPr>
              <w:t>说明</w:t>
            </w:r>
          </w:p>
        </w:tc>
        <w:tc>
          <w:tcPr>
            <w:tcW w:w="2727" w:type="dxa"/>
            <w:shd w:val="clear" w:color="auto" w:fill="A6A6A6" w:themeFill="background1" w:themeFillShade="A6"/>
          </w:tcPr>
          <w:p w:rsidR="00B75F90" w:rsidRDefault="00B75F90" w:rsidP="00CE1C30">
            <w:pPr>
              <w:jc w:val="center"/>
              <w:rPr>
                <w:bCs/>
                <w:szCs w:val="21"/>
              </w:rPr>
            </w:pPr>
            <w:r>
              <w:rPr>
                <w:bCs/>
                <w:szCs w:val="21"/>
              </w:rPr>
              <w:t>备注</w:t>
            </w:r>
          </w:p>
        </w:tc>
        <w:tc>
          <w:tcPr>
            <w:tcW w:w="1847" w:type="dxa"/>
            <w:shd w:val="clear" w:color="auto" w:fill="A6A6A6" w:themeFill="background1" w:themeFillShade="A6"/>
          </w:tcPr>
          <w:p w:rsidR="00B75F90" w:rsidRDefault="00B75F90" w:rsidP="00CE1C30">
            <w:pPr>
              <w:jc w:val="center"/>
              <w:rPr>
                <w:bCs/>
                <w:szCs w:val="21"/>
              </w:rPr>
            </w:pPr>
            <w:r>
              <w:rPr>
                <w:rFonts w:hint="eastAsia"/>
                <w:bCs/>
                <w:szCs w:val="21"/>
              </w:rPr>
              <w:t>是否必填项</w:t>
            </w:r>
          </w:p>
        </w:tc>
      </w:tr>
      <w:tr w:rsidR="00B75F90" w:rsidTr="00CE1C30">
        <w:trPr>
          <w:trHeight w:val="413"/>
        </w:trPr>
        <w:tc>
          <w:tcPr>
            <w:tcW w:w="1838" w:type="dxa"/>
            <w:shd w:val="clear" w:color="auto" w:fill="auto"/>
            <w:vAlign w:val="center"/>
          </w:tcPr>
          <w:p w:rsidR="00B75F90" w:rsidRDefault="00B75F90" w:rsidP="00CE1C30">
            <w:pPr>
              <w:jc w:val="center"/>
            </w:pPr>
            <w:r>
              <w:t>D</w:t>
            </w:r>
            <w:r>
              <w:rPr>
                <w:rFonts w:hint="eastAsia"/>
              </w:rPr>
              <w:t>lid</w:t>
            </w:r>
          </w:p>
        </w:tc>
        <w:tc>
          <w:tcPr>
            <w:tcW w:w="2655" w:type="dxa"/>
            <w:gridSpan w:val="2"/>
            <w:shd w:val="clear" w:color="auto" w:fill="auto"/>
            <w:vAlign w:val="center"/>
          </w:tcPr>
          <w:p w:rsidR="00B75F90" w:rsidRDefault="00B75F90" w:rsidP="00CE1C30">
            <w:pPr>
              <w:jc w:val="center"/>
              <w:rPr>
                <w:bCs/>
                <w:szCs w:val="21"/>
              </w:rPr>
            </w:pPr>
            <w:r>
              <w:rPr>
                <w:rFonts w:ascii="宋体" w:hAnsi="宋体" w:hint="eastAsia"/>
                <w:bCs/>
                <w:szCs w:val="21"/>
              </w:rPr>
              <w:t>捐物记录的Id</w:t>
            </w:r>
          </w:p>
        </w:tc>
        <w:tc>
          <w:tcPr>
            <w:tcW w:w="2727" w:type="dxa"/>
            <w:shd w:val="clear" w:color="auto" w:fill="auto"/>
          </w:tcPr>
          <w:p w:rsidR="00B75F90" w:rsidRDefault="00B75F90" w:rsidP="00CE1C30">
            <w:pPr>
              <w:jc w:val="center"/>
              <w:rPr>
                <w:rFonts w:ascii="Consolas" w:hAnsi="Consolas" w:cs="Consolas"/>
                <w:szCs w:val="21"/>
              </w:rPr>
            </w:pPr>
          </w:p>
        </w:tc>
        <w:tc>
          <w:tcPr>
            <w:tcW w:w="1847" w:type="dxa"/>
            <w:shd w:val="clear" w:color="auto" w:fill="auto"/>
          </w:tcPr>
          <w:p w:rsidR="00B75F90" w:rsidRDefault="00B75F90" w:rsidP="00CE1C30">
            <w:pPr>
              <w:jc w:val="center"/>
              <w:rPr>
                <w:bCs/>
                <w:szCs w:val="21"/>
              </w:rPr>
            </w:pPr>
            <w:r>
              <w:rPr>
                <w:rFonts w:hint="eastAsia"/>
                <w:bCs/>
                <w:szCs w:val="21"/>
              </w:rPr>
              <w:t>是</w:t>
            </w:r>
          </w:p>
        </w:tc>
      </w:tr>
      <w:tr w:rsidR="00B75F90" w:rsidTr="00CE1C30">
        <w:trPr>
          <w:trHeight w:val="413"/>
        </w:trPr>
        <w:tc>
          <w:tcPr>
            <w:tcW w:w="1838" w:type="dxa"/>
            <w:shd w:val="clear" w:color="auto" w:fill="auto"/>
            <w:vAlign w:val="center"/>
          </w:tcPr>
          <w:p w:rsidR="00B75F90" w:rsidRDefault="00B75F90" w:rsidP="00CE1C30">
            <w:pPr>
              <w:jc w:val="center"/>
            </w:pPr>
            <w:r>
              <w:rPr>
                <w:rFonts w:hint="eastAsia"/>
              </w:rPr>
              <w:t>loveNo</w:t>
            </w:r>
          </w:p>
        </w:tc>
        <w:tc>
          <w:tcPr>
            <w:tcW w:w="2655" w:type="dxa"/>
            <w:gridSpan w:val="2"/>
            <w:shd w:val="clear" w:color="auto" w:fill="auto"/>
            <w:vAlign w:val="center"/>
          </w:tcPr>
          <w:p w:rsidR="00B75F90" w:rsidRDefault="00B75F90" w:rsidP="00CE1C30">
            <w:pPr>
              <w:jc w:val="center"/>
              <w:rPr>
                <w:bCs/>
                <w:szCs w:val="21"/>
              </w:rPr>
            </w:pPr>
            <w:r>
              <w:rPr>
                <w:rFonts w:hint="eastAsia"/>
                <w:bCs/>
                <w:szCs w:val="21"/>
              </w:rPr>
              <w:t>爱心单号</w:t>
            </w:r>
          </w:p>
        </w:tc>
        <w:tc>
          <w:tcPr>
            <w:tcW w:w="2727" w:type="dxa"/>
            <w:shd w:val="clear" w:color="auto" w:fill="auto"/>
          </w:tcPr>
          <w:p w:rsidR="00B75F90" w:rsidRDefault="00B75F90" w:rsidP="00CE1C30">
            <w:pPr>
              <w:jc w:val="center"/>
              <w:rPr>
                <w:rFonts w:ascii="Consolas" w:hAnsi="Consolas" w:cs="Consolas"/>
                <w:szCs w:val="21"/>
              </w:rPr>
            </w:pPr>
          </w:p>
        </w:tc>
        <w:tc>
          <w:tcPr>
            <w:tcW w:w="1847" w:type="dxa"/>
            <w:shd w:val="clear" w:color="auto" w:fill="auto"/>
          </w:tcPr>
          <w:p w:rsidR="00B75F90" w:rsidRDefault="00B75F90" w:rsidP="00CE1C30">
            <w:pPr>
              <w:jc w:val="center"/>
              <w:rPr>
                <w:bCs/>
                <w:szCs w:val="21"/>
              </w:rPr>
            </w:pPr>
            <w:r>
              <w:rPr>
                <w:rFonts w:hint="eastAsia"/>
                <w:bCs/>
                <w:szCs w:val="21"/>
              </w:rPr>
              <w:t>是</w:t>
            </w:r>
          </w:p>
        </w:tc>
      </w:tr>
      <w:tr w:rsidR="00B75F90" w:rsidTr="00CE1C30">
        <w:trPr>
          <w:trHeight w:val="413"/>
        </w:trPr>
        <w:tc>
          <w:tcPr>
            <w:tcW w:w="1838" w:type="dxa"/>
            <w:shd w:val="clear" w:color="auto" w:fill="auto"/>
            <w:vAlign w:val="center"/>
          </w:tcPr>
          <w:p w:rsidR="00B75F90" w:rsidRDefault="00B75F90" w:rsidP="00CE1C30">
            <w:pPr>
              <w:jc w:val="center"/>
            </w:pPr>
            <w:r w:rsidRPr="00B75F90">
              <w:t>phid</w:t>
            </w:r>
          </w:p>
        </w:tc>
        <w:tc>
          <w:tcPr>
            <w:tcW w:w="2655" w:type="dxa"/>
            <w:gridSpan w:val="2"/>
            <w:shd w:val="clear" w:color="auto" w:fill="auto"/>
            <w:vAlign w:val="center"/>
          </w:tcPr>
          <w:p w:rsidR="00B75F90" w:rsidRDefault="00A03672" w:rsidP="00CE1C30">
            <w:pPr>
              <w:jc w:val="center"/>
              <w:rPr>
                <w:bCs/>
                <w:szCs w:val="21"/>
              </w:rPr>
            </w:pPr>
            <w:r>
              <w:rPr>
                <w:rFonts w:hint="eastAsia"/>
                <w:bCs/>
                <w:szCs w:val="21"/>
              </w:rPr>
              <w:t>发布</w:t>
            </w:r>
            <w:r>
              <w:rPr>
                <w:rFonts w:hint="eastAsia"/>
                <w:bCs/>
                <w:szCs w:val="21"/>
              </w:rPr>
              <w:t>id</w:t>
            </w:r>
          </w:p>
        </w:tc>
        <w:tc>
          <w:tcPr>
            <w:tcW w:w="2727" w:type="dxa"/>
            <w:shd w:val="clear" w:color="auto" w:fill="auto"/>
          </w:tcPr>
          <w:p w:rsidR="00B75F90" w:rsidRDefault="00B75F90" w:rsidP="00CE1C30">
            <w:pPr>
              <w:jc w:val="center"/>
              <w:rPr>
                <w:rFonts w:ascii="Consolas" w:hAnsi="Consolas" w:cs="Consolas"/>
                <w:szCs w:val="21"/>
              </w:rPr>
            </w:pPr>
          </w:p>
        </w:tc>
        <w:tc>
          <w:tcPr>
            <w:tcW w:w="1847" w:type="dxa"/>
            <w:shd w:val="clear" w:color="auto" w:fill="auto"/>
          </w:tcPr>
          <w:p w:rsidR="00B75F90" w:rsidRDefault="00B75F90" w:rsidP="00CE1C30">
            <w:pPr>
              <w:jc w:val="center"/>
              <w:rPr>
                <w:bCs/>
                <w:szCs w:val="21"/>
              </w:rPr>
            </w:pPr>
          </w:p>
        </w:tc>
      </w:tr>
      <w:tr w:rsidR="00B75F90" w:rsidTr="00CE1C30">
        <w:tc>
          <w:tcPr>
            <w:tcW w:w="1838" w:type="dxa"/>
            <w:shd w:val="clear" w:color="auto" w:fill="A6A6A6" w:themeFill="background1" w:themeFillShade="A6"/>
            <w:vAlign w:val="center"/>
          </w:tcPr>
          <w:p w:rsidR="00B75F90" w:rsidRDefault="00B75F90" w:rsidP="00CE1C30">
            <w:pPr>
              <w:jc w:val="center"/>
              <w:rPr>
                <w:bCs/>
                <w:szCs w:val="21"/>
              </w:rPr>
            </w:pPr>
            <w:r>
              <w:rPr>
                <w:rFonts w:hint="eastAsia"/>
              </w:rPr>
              <w:t>参数</w:t>
            </w:r>
            <w:r>
              <w:t>jsonStr</w:t>
            </w:r>
            <w:r>
              <w:rPr>
                <w:rFonts w:hint="eastAsia"/>
              </w:rPr>
              <w:t>：</w:t>
            </w:r>
          </w:p>
        </w:tc>
        <w:tc>
          <w:tcPr>
            <w:tcW w:w="7229" w:type="dxa"/>
            <w:gridSpan w:val="4"/>
            <w:vAlign w:val="center"/>
          </w:tcPr>
          <w:p w:rsidR="00B75F90" w:rsidRPr="00B75F90" w:rsidRDefault="00B75F90" w:rsidP="00B75F90">
            <w:pPr>
              <w:ind w:left="120" w:hangingChars="50" w:hanging="120"/>
              <w:jc w:val="left"/>
              <w:rPr>
                <w:rFonts w:ascii="Consolas" w:hAnsi="Consolas" w:cs="Consolas"/>
                <w:b/>
                <w:bCs/>
                <w:color w:val="0070C0"/>
                <w:sz w:val="24"/>
                <w:szCs w:val="24"/>
              </w:rPr>
            </w:pPr>
            <w:r w:rsidRPr="00B75F90">
              <w:rPr>
                <w:rFonts w:ascii="Consolas" w:hAnsi="Consolas" w:cs="Consolas"/>
                <w:b/>
                <w:bCs/>
                <w:color w:val="0070C0"/>
                <w:sz w:val="24"/>
                <w:szCs w:val="24"/>
              </w:rPr>
              <w:t>{</w:t>
            </w:r>
          </w:p>
          <w:p w:rsidR="00B75F90" w:rsidRPr="00B75F90" w:rsidRDefault="00B75F90" w:rsidP="00B75F90">
            <w:pPr>
              <w:ind w:left="120" w:hangingChars="50" w:hanging="120"/>
              <w:jc w:val="left"/>
              <w:rPr>
                <w:rFonts w:ascii="Consolas" w:hAnsi="Consolas" w:cs="Consolas"/>
                <w:b/>
                <w:bCs/>
                <w:color w:val="0070C0"/>
                <w:sz w:val="24"/>
                <w:szCs w:val="24"/>
              </w:rPr>
            </w:pPr>
            <w:r w:rsidRPr="00B75F90">
              <w:rPr>
                <w:rFonts w:ascii="Consolas" w:hAnsi="Consolas" w:cs="Consolas"/>
                <w:b/>
                <w:bCs/>
                <w:color w:val="0070C0"/>
                <w:sz w:val="24"/>
                <w:szCs w:val="24"/>
              </w:rPr>
              <w:t xml:space="preserve">    "loveNo": "20170401171313",</w:t>
            </w:r>
          </w:p>
          <w:p w:rsidR="00B75F90" w:rsidRPr="00B75F90" w:rsidRDefault="00B75F90" w:rsidP="00B75F90">
            <w:pPr>
              <w:ind w:left="120" w:hangingChars="50" w:hanging="120"/>
              <w:jc w:val="left"/>
              <w:rPr>
                <w:rFonts w:ascii="Consolas" w:hAnsi="Consolas" w:cs="Consolas"/>
                <w:b/>
                <w:bCs/>
                <w:color w:val="0070C0"/>
                <w:sz w:val="24"/>
                <w:szCs w:val="24"/>
              </w:rPr>
            </w:pPr>
            <w:r w:rsidRPr="00B75F90">
              <w:rPr>
                <w:rFonts w:ascii="Consolas" w:hAnsi="Consolas" w:cs="Consolas"/>
                <w:b/>
                <w:bCs/>
                <w:color w:val="0070C0"/>
                <w:sz w:val="24"/>
                <w:szCs w:val="24"/>
              </w:rPr>
              <w:t xml:space="preserve">    "dlid": "715",</w:t>
            </w:r>
          </w:p>
          <w:p w:rsidR="00B75F90" w:rsidRPr="00B75F90" w:rsidRDefault="00B75F90" w:rsidP="00B75F90">
            <w:pPr>
              <w:ind w:left="120" w:hangingChars="50" w:hanging="120"/>
              <w:jc w:val="left"/>
              <w:rPr>
                <w:rFonts w:ascii="Consolas" w:hAnsi="Consolas" w:cs="Consolas"/>
                <w:b/>
                <w:bCs/>
                <w:color w:val="0070C0"/>
                <w:sz w:val="24"/>
                <w:szCs w:val="24"/>
              </w:rPr>
            </w:pPr>
            <w:r w:rsidRPr="00B75F90">
              <w:rPr>
                <w:rFonts w:ascii="Consolas" w:hAnsi="Consolas" w:cs="Consolas"/>
                <w:b/>
                <w:bCs/>
                <w:color w:val="0070C0"/>
                <w:sz w:val="24"/>
                <w:szCs w:val="24"/>
              </w:rPr>
              <w:t xml:space="preserve">    "phid": null</w:t>
            </w:r>
          </w:p>
          <w:p w:rsidR="00B75F90" w:rsidRPr="007856FB" w:rsidRDefault="00B75F90" w:rsidP="00B75F90">
            <w:pPr>
              <w:ind w:left="120" w:hangingChars="50" w:hanging="120"/>
              <w:jc w:val="left"/>
              <w:rPr>
                <w:rFonts w:ascii="Consolas" w:hAnsi="Consolas" w:cs="Consolas"/>
                <w:b/>
                <w:color w:val="0070C0"/>
                <w:szCs w:val="21"/>
              </w:rPr>
            </w:pPr>
            <w:r w:rsidRPr="00B75F90">
              <w:rPr>
                <w:rFonts w:ascii="Consolas" w:hAnsi="Consolas" w:cs="Consolas"/>
                <w:b/>
                <w:bCs/>
                <w:color w:val="0070C0"/>
                <w:sz w:val="24"/>
                <w:szCs w:val="24"/>
              </w:rPr>
              <w:t>}</w:t>
            </w:r>
          </w:p>
        </w:tc>
      </w:tr>
      <w:tr w:rsidR="00B75F90" w:rsidTr="00CE1C30">
        <w:tc>
          <w:tcPr>
            <w:tcW w:w="1838" w:type="dxa"/>
            <w:shd w:val="clear" w:color="auto" w:fill="A6A6A6" w:themeFill="background1" w:themeFillShade="A6"/>
            <w:vAlign w:val="center"/>
          </w:tcPr>
          <w:p w:rsidR="00B75F90" w:rsidRDefault="00B75F90" w:rsidP="00CE1C30">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B75F90" w:rsidRDefault="00B75F90" w:rsidP="00CE1C30">
            <w:pPr>
              <w:ind w:firstLine="210"/>
              <w:jc w:val="center"/>
              <w:rPr>
                <w:rFonts w:ascii="宋体" w:hAnsi="宋体"/>
                <w:bCs/>
                <w:szCs w:val="21"/>
              </w:rPr>
            </w:pPr>
          </w:p>
        </w:tc>
        <w:tc>
          <w:tcPr>
            <w:tcW w:w="2762" w:type="dxa"/>
            <w:gridSpan w:val="2"/>
            <w:shd w:val="clear" w:color="auto" w:fill="A6A6A6" w:themeFill="background1" w:themeFillShade="A6"/>
          </w:tcPr>
          <w:p w:rsidR="00B75F90" w:rsidRDefault="00B75F90" w:rsidP="00CE1C30">
            <w:pPr>
              <w:ind w:firstLine="210"/>
              <w:jc w:val="center"/>
              <w:rPr>
                <w:rFonts w:ascii="宋体" w:hAnsi="宋体"/>
                <w:bCs/>
                <w:szCs w:val="21"/>
              </w:rPr>
            </w:pPr>
          </w:p>
        </w:tc>
        <w:tc>
          <w:tcPr>
            <w:tcW w:w="1847" w:type="dxa"/>
            <w:shd w:val="clear" w:color="auto" w:fill="A6A6A6" w:themeFill="background1" w:themeFillShade="A6"/>
          </w:tcPr>
          <w:p w:rsidR="00B75F90" w:rsidRDefault="00B75F90" w:rsidP="00CE1C30">
            <w:pPr>
              <w:ind w:firstLine="210"/>
              <w:jc w:val="center"/>
              <w:rPr>
                <w:rFonts w:ascii="宋体" w:hAnsi="宋体"/>
                <w:bCs/>
                <w:szCs w:val="21"/>
              </w:rPr>
            </w:pPr>
          </w:p>
        </w:tc>
      </w:tr>
      <w:tr w:rsidR="00B75F90" w:rsidTr="00CE1C30">
        <w:tc>
          <w:tcPr>
            <w:tcW w:w="1838" w:type="dxa"/>
            <w:shd w:val="clear" w:color="auto" w:fill="auto"/>
            <w:vAlign w:val="center"/>
          </w:tcPr>
          <w:p w:rsidR="00B75F90" w:rsidRDefault="00B75F90" w:rsidP="00CE1C30">
            <w:pPr>
              <w:jc w:val="center"/>
              <w:rPr>
                <w:bCs/>
                <w:szCs w:val="21"/>
              </w:rPr>
            </w:pPr>
            <w:r>
              <w:rPr>
                <w:bCs/>
                <w:szCs w:val="21"/>
              </w:rPr>
              <w:t>i</w:t>
            </w:r>
            <w:r>
              <w:rPr>
                <w:rFonts w:hint="eastAsia"/>
                <w:bCs/>
                <w:szCs w:val="21"/>
              </w:rPr>
              <w:t>d</w:t>
            </w:r>
          </w:p>
        </w:tc>
        <w:tc>
          <w:tcPr>
            <w:tcW w:w="2620" w:type="dxa"/>
            <w:shd w:val="clear" w:color="auto" w:fill="auto"/>
          </w:tcPr>
          <w:p w:rsidR="00B75F90" w:rsidRDefault="00B75F90" w:rsidP="00CE1C30">
            <w:pPr>
              <w:ind w:firstLine="210"/>
              <w:jc w:val="center"/>
              <w:rPr>
                <w:rFonts w:ascii="宋体" w:hAnsi="宋体"/>
                <w:bCs/>
                <w:szCs w:val="21"/>
              </w:rPr>
            </w:pPr>
            <w:r>
              <w:rPr>
                <w:rFonts w:ascii="宋体" w:hAnsi="宋体" w:hint="eastAsia"/>
                <w:bCs/>
                <w:szCs w:val="21"/>
              </w:rPr>
              <w:t>记录的Id</w:t>
            </w:r>
          </w:p>
        </w:tc>
        <w:tc>
          <w:tcPr>
            <w:tcW w:w="2762" w:type="dxa"/>
            <w:gridSpan w:val="2"/>
            <w:shd w:val="clear" w:color="auto" w:fill="auto"/>
          </w:tcPr>
          <w:p w:rsidR="00B75F90" w:rsidRDefault="00B75F90" w:rsidP="00CE1C30">
            <w:pPr>
              <w:ind w:firstLine="210"/>
              <w:jc w:val="center"/>
              <w:rPr>
                <w:rFonts w:ascii="宋体" w:hAnsi="宋体"/>
                <w:bCs/>
                <w:szCs w:val="21"/>
              </w:rPr>
            </w:pPr>
          </w:p>
        </w:tc>
        <w:tc>
          <w:tcPr>
            <w:tcW w:w="1847" w:type="dxa"/>
            <w:shd w:val="clear" w:color="auto" w:fill="auto"/>
          </w:tcPr>
          <w:p w:rsidR="00B75F90" w:rsidRDefault="00B75F90" w:rsidP="00CE1C30">
            <w:pPr>
              <w:ind w:firstLine="210"/>
              <w:jc w:val="center"/>
              <w:rPr>
                <w:rFonts w:ascii="宋体" w:hAnsi="宋体"/>
                <w:bCs/>
                <w:szCs w:val="21"/>
              </w:rPr>
            </w:pPr>
          </w:p>
        </w:tc>
      </w:tr>
      <w:tr w:rsidR="00B75F90" w:rsidTr="00CE1C30">
        <w:tc>
          <w:tcPr>
            <w:tcW w:w="1838" w:type="dxa"/>
            <w:shd w:val="clear" w:color="auto" w:fill="auto"/>
            <w:vAlign w:val="center"/>
          </w:tcPr>
          <w:p w:rsidR="00B75F90" w:rsidRDefault="00B75F90" w:rsidP="00CE1C30">
            <w:pPr>
              <w:jc w:val="center"/>
              <w:rPr>
                <w:bCs/>
                <w:szCs w:val="21"/>
              </w:rPr>
            </w:pPr>
            <w:r>
              <w:rPr>
                <w:rFonts w:hint="eastAsia"/>
                <w:bCs/>
                <w:szCs w:val="21"/>
              </w:rPr>
              <w:t>loveNo</w:t>
            </w:r>
          </w:p>
        </w:tc>
        <w:tc>
          <w:tcPr>
            <w:tcW w:w="2620" w:type="dxa"/>
            <w:shd w:val="clear" w:color="auto" w:fill="auto"/>
          </w:tcPr>
          <w:p w:rsidR="00B75F90" w:rsidRDefault="00B75F90" w:rsidP="00CE1C30">
            <w:pPr>
              <w:ind w:firstLine="210"/>
              <w:jc w:val="center"/>
              <w:rPr>
                <w:rFonts w:ascii="宋体" w:hAnsi="宋体"/>
                <w:bCs/>
                <w:szCs w:val="21"/>
              </w:rPr>
            </w:pPr>
            <w:r>
              <w:rPr>
                <w:rFonts w:ascii="宋体" w:hAnsi="宋体" w:hint="eastAsia"/>
                <w:bCs/>
                <w:szCs w:val="21"/>
              </w:rPr>
              <w:t>爱心单号</w:t>
            </w:r>
          </w:p>
        </w:tc>
        <w:tc>
          <w:tcPr>
            <w:tcW w:w="2762" w:type="dxa"/>
            <w:gridSpan w:val="2"/>
            <w:shd w:val="clear" w:color="auto" w:fill="auto"/>
          </w:tcPr>
          <w:p w:rsidR="00B75F90" w:rsidRDefault="00B75F90" w:rsidP="00CE1C30">
            <w:pPr>
              <w:ind w:firstLine="210"/>
              <w:jc w:val="center"/>
              <w:rPr>
                <w:rFonts w:ascii="宋体" w:hAnsi="宋体"/>
                <w:bCs/>
                <w:szCs w:val="21"/>
              </w:rPr>
            </w:pPr>
          </w:p>
        </w:tc>
        <w:tc>
          <w:tcPr>
            <w:tcW w:w="1847" w:type="dxa"/>
            <w:shd w:val="clear" w:color="auto" w:fill="auto"/>
          </w:tcPr>
          <w:p w:rsidR="00B75F90" w:rsidRDefault="00B75F90" w:rsidP="00CE1C30">
            <w:pPr>
              <w:ind w:firstLine="210"/>
              <w:jc w:val="center"/>
              <w:rPr>
                <w:rFonts w:ascii="宋体" w:hAnsi="宋体"/>
                <w:bCs/>
                <w:szCs w:val="21"/>
              </w:rPr>
            </w:pPr>
          </w:p>
        </w:tc>
      </w:tr>
      <w:tr w:rsidR="00B75F90" w:rsidTr="00CE1C30">
        <w:tc>
          <w:tcPr>
            <w:tcW w:w="1838" w:type="dxa"/>
            <w:shd w:val="clear" w:color="auto" w:fill="auto"/>
            <w:vAlign w:val="center"/>
          </w:tcPr>
          <w:p w:rsidR="00B75F90" w:rsidRDefault="00017B1E" w:rsidP="00CE1C30">
            <w:pPr>
              <w:jc w:val="center"/>
              <w:rPr>
                <w:bCs/>
                <w:szCs w:val="21"/>
              </w:rPr>
            </w:pPr>
            <w:r w:rsidRPr="00017B1E">
              <w:rPr>
                <w:rFonts w:hint="eastAsia"/>
                <w:bCs/>
                <w:szCs w:val="21"/>
              </w:rPr>
              <w:t>address</w:t>
            </w:r>
          </w:p>
        </w:tc>
        <w:tc>
          <w:tcPr>
            <w:tcW w:w="2620" w:type="dxa"/>
            <w:shd w:val="clear" w:color="auto" w:fill="auto"/>
          </w:tcPr>
          <w:p w:rsidR="00B75F90" w:rsidRDefault="00017B1E" w:rsidP="00CE1C30">
            <w:pPr>
              <w:ind w:firstLine="210"/>
              <w:jc w:val="center"/>
              <w:rPr>
                <w:rFonts w:ascii="宋体" w:hAnsi="宋体"/>
                <w:bCs/>
                <w:szCs w:val="21"/>
              </w:rPr>
            </w:pPr>
            <w:r>
              <w:rPr>
                <w:rFonts w:ascii="宋体" w:hAnsi="宋体" w:hint="eastAsia"/>
                <w:bCs/>
                <w:szCs w:val="21"/>
              </w:rPr>
              <w:t>邮寄地址</w:t>
            </w:r>
          </w:p>
        </w:tc>
        <w:tc>
          <w:tcPr>
            <w:tcW w:w="2762" w:type="dxa"/>
            <w:gridSpan w:val="2"/>
            <w:shd w:val="clear" w:color="auto" w:fill="auto"/>
          </w:tcPr>
          <w:p w:rsidR="00B75F90" w:rsidRDefault="00B75F90" w:rsidP="00CE1C30">
            <w:pPr>
              <w:ind w:firstLine="210"/>
              <w:jc w:val="center"/>
              <w:rPr>
                <w:rFonts w:ascii="宋体" w:hAnsi="宋体"/>
                <w:bCs/>
                <w:szCs w:val="21"/>
              </w:rPr>
            </w:pPr>
          </w:p>
        </w:tc>
        <w:tc>
          <w:tcPr>
            <w:tcW w:w="1847" w:type="dxa"/>
            <w:shd w:val="clear" w:color="auto" w:fill="auto"/>
          </w:tcPr>
          <w:p w:rsidR="00B75F90" w:rsidRDefault="00B75F90" w:rsidP="00CE1C30">
            <w:pPr>
              <w:ind w:firstLine="210"/>
              <w:jc w:val="center"/>
              <w:rPr>
                <w:rFonts w:ascii="宋体" w:hAnsi="宋体"/>
                <w:bCs/>
                <w:szCs w:val="21"/>
              </w:rPr>
            </w:pPr>
          </w:p>
        </w:tc>
      </w:tr>
      <w:tr w:rsidR="00B75F90" w:rsidTr="00CE1C30">
        <w:tc>
          <w:tcPr>
            <w:tcW w:w="1838" w:type="dxa"/>
            <w:shd w:val="clear" w:color="auto" w:fill="auto"/>
            <w:vAlign w:val="center"/>
          </w:tcPr>
          <w:p w:rsidR="00B75F90" w:rsidRPr="00F64465" w:rsidRDefault="00B75F90" w:rsidP="00CE1C30">
            <w:pPr>
              <w:widowControl/>
              <w:jc w:val="center"/>
              <w:rPr>
                <w:rFonts w:ascii="Consolas" w:hAnsi="Consolas" w:cs="Consolas"/>
                <w:szCs w:val="21"/>
              </w:rPr>
            </w:pPr>
            <w:r>
              <w:rPr>
                <w:rFonts w:ascii="Consolas" w:hAnsi="Consolas" w:cs="Consolas" w:hint="eastAsia"/>
                <w:szCs w:val="21"/>
              </w:rPr>
              <w:t>userId</w:t>
            </w:r>
          </w:p>
        </w:tc>
        <w:tc>
          <w:tcPr>
            <w:tcW w:w="2620" w:type="dxa"/>
            <w:shd w:val="clear" w:color="auto" w:fill="auto"/>
          </w:tcPr>
          <w:p w:rsidR="00B75F90" w:rsidRPr="00F64465" w:rsidRDefault="00B75F90" w:rsidP="00CE1C30">
            <w:pPr>
              <w:pStyle w:val="a8"/>
              <w:jc w:val="center"/>
              <w:rPr>
                <w:rFonts w:ascii="Consolas" w:hAnsi="Consolas" w:cs="Consolas"/>
                <w:bCs/>
              </w:rPr>
            </w:pPr>
            <w:r>
              <w:rPr>
                <w:rFonts w:ascii="Consolas" w:hAnsi="Consolas" w:cs="Consolas" w:hint="eastAsia"/>
                <w:bCs/>
              </w:rPr>
              <w:t>受捐人</w:t>
            </w:r>
            <w:r>
              <w:rPr>
                <w:rFonts w:ascii="Consolas" w:hAnsi="Consolas" w:cs="Consolas" w:hint="eastAsia"/>
                <w:bCs/>
              </w:rPr>
              <w:t>id</w:t>
            </w:r>
          </w:p>
        </w:tc>
        <w:tc>
          <w:tcPr>
            <w:tcW w:w="2762" w:type="dxa"/>
            <w:gridSpan w:val="2"/>
            <w:shd w:val="clear" w:color="auto" w:fill="auto"/>
          </w:tcPr>
          <w:p w:rsidR="00B75F90" w:rsidRPr="00F64465" w:rsidRDefault="00B75F90" w:rsidP="00CE1C30">
            <w:pPr>
              <w:pStyle w:val="a8"/>
              <w:jc w:val="center"/>
              <w:rPr>
                <w:rFonts w:ascii="Consolas" w:hAnsi="Consolas" w:cs="Consolas"/>
                <w:bCs/>
              </w:rPr>
            </w:pPr>
          </w:p>
        </w:tc>
        <w:tc>
          <w:tcPr>
            <w:tcW w:w="1847" w:type="dxa"/>
            <w:shd w:val="clear" w:color="auto" w:fill="auto"/>
            <w:vAlign w:val="center"/>
          </w:tcPr>
          <w:p w:rsidR="00B75F90" w:rsidRPr="00F64465" w:rsidRDefault="00B75F90" w:rsidP="00CE1C30">
            <w:pPr>
              <w:widowControl/>
              <w:jc w:val="center"/>
              <w:rPr>
                <w:rFonts w:ascii="Consolas" w:hAnsi="Consolas" w:cs="Consolas"/>
                <w:szCs w:val="21"/>
              </w:rPr>
            </w:pPr>
          </w:p>
        </w:tc>
      </w:tr>
      <w:tr w:rsidR="00B75F90" w:rsidTr="00CE1C30">
        <w:tc>
          <w:tcPr>
            <w:tcW w:w="1838" w:type="dxa"/>
            <w:shd w:val="clear" w:color="auto" w:fill="auto"/>
            <w:vAlign w:val="center"/>
          </w:tcPr>
          <w:p w:rsidR="00B75F90" w:rsidRPr="00F64465" w:rsidRDefault="00B75F90" w:rsidP="00CE1C30">
            <w:pPr>
              <w:widowControl/>
              <w:jc w:val="center"/>
              <w:rPr>
                <w:rFonts w:ascii="Consolas" w:hAnsi="Consolas" w:cs="Consolas"/>
                <w:szCs w:val="21"/>
              </w:rPr>
            </w:pPr>
            <w:r w:rsidRPr="00CF52EF">
              <w:rPr>
                <w:bCs/>
                <w:szCs w:val="21"/>
              </w:rPr>
              <w:t>itemsName</w:t>
            </w:r>
          </w:p>
        </w:tc>
        <w:tc>
          <w:tcPr>
            <w:tcW w:w="2620" w:type="dxa"/>
            <w:shd w:val="clear" w:color="auto" w:fill="auto"/>
          </w:tcPr>
          <w:p w:rsidR="00B75F90" w:rsidRPr="00F64465" w:rsidRDefault="00B75F90" w:rsidP="00CE1C30">
            <w:pPr>
              <w:pStyle w:val="a8"/>
              <w:jc w:val="center"/>
              <w:rPr>
                <w:rFonts w:ascii="Consolas" w:hAnsi="Consolas" w:cs="Consolas"/>
                <w:bCs/>
              </w:rPr>
            </w:pPr>
            <w:r>
              <w:rPr>
                <w:rFonts w:ascii="Consolas" w:hAnsi="Consolas" w:cs="Consolas" w:hint="eastAsia"/>
                <w:bCs/>
              </w:rPr>
              <w:t>物品名称</w:t>
            </w:r>
          </w:p>
        </w:tc>
        <w:tc>
          <w:tcPr>
            <w:tcW w:w="2762" w:type="dxa"/>
            <w:gridSpan w:val="2"/>
            <w:shd w:val="clear" w:color="auto" w:fill="auto"/>
          </w:tcPr>
          <w:p w:rsidR="00B75F90" w:rsidRPr="00F64465" w:rsidRDefault="00B75F90" w:rsidP="00CE1C30">
            <w:pPr>
              <w:pStyle w:val="a8"/>
              <w:jc w:val="center"/>
              <w:rPr>
                <w:rFonts w:ascii="Consolas" w:hAnsi="Consolas" w:cs="Consolas"/>
                <w:bCs/>
              </w:rPr>
            </w:pPr>
          </w:p>
        </w:tc>
        <w:tc>
          <w:tcPr>
            <w:tcW w:w="1847" w:type="dxa"/>
            <w:shd w:val="clear" w:color="auto" w:fill="auto"/>
            <w:vAlign w:val="center"/>
          </w:tcPr>
          <w:p w:rsidR="00B75F90" w:rsidRPr="00F64465" w:rsidRDefault="00B75F90" w:rsidP="00CE1C30">
            <w:pPr>
              <w:widowControl/>
              <w:jc w:val="center"/>
              <w:rPr>
                <w:rFonts w:ascii="Consolas" w:hAnsi="Consolas" w:cs="Consolas"/>
                <w:szCs w:val="21"/>
              </w:rPr>
            </w:pPr>
          </w:p>
        </w:tc>
      </w:tr>
      <w:tr w:rsidR="00B75F90" w:rsidTr="00CE1C30">
        <w:tc>
          <w:tcPr>
            <w:tcW w:w="1838" w:type="dxa"/>
            <w:shd w:val="clear" w:color="auto" w:fill="auto"/>
            <w:vAlign w:val="center"/>
          </w:tcPr>
          <w:p w:rsidR="00B75F90" w:rsidRPr="008513AD" w:rsidRDefault="00B75F90" w:rsidP="00CE1C30">
            <w:pPr>
              <w:widowControl/>
              <w:jc w:val="center"/>
              <w:rPr>
                <w:rFonts w:ascii="Consolas" w:hAnsi="Consolas" w:cs="Consolas"/>
                <w:szCs w:val="21"/>
              </w:rPr>
            </w:pPr>
            <w:r w:rsidRPr="00CF52EF">
              <w:rPr>
                <w:bCs/>
                <w:szCs w:val="21"/>
              </w:rPr>
              <w:t>itemsDesc</w:t>
            </w:r>
          </w:p>
        </w:tc>
        <w:tc>
          <w:tcPr>
            <w:tcW w:w="2620" w:type="dxa"/>
            <w:shd w:val="clear" w:color="auto" w:fill="auto"/>
          </w:tcPr>
          <w:p w:rsidR="00B75F90" w:rsidRDefault="00B75F90" w:rsidP="00CE1C30">
            <w:pPr>
              <w:pStyle w:val="a8"/>
              <w:jc w:val="center"/>
              <w:rPr>
                <w:rFonts w:ascii="Consolas" w:hAnsi="Consolas" w:cs="Consolas"/>
                <w:bCs/>
              </w:rPr>
            </w:pPr>
            <w:r>
              <w:rPr>
                <w:rFonts w:ascii="Consolas" w:hAnsi="Consolas" w:cs="Consolas" w:hint="eastAsia"/>
                <w:bCs/>
              </w:rPr>
              <w:t>物品描述</w:t>
            </w:r>
          </w:p>
        </w:tc>
        <w:tc>
          <w:tcPr>
            <w:tcW w:w="2762" w:type="dxa"/>
            <w:gridSpan w:val="2"/>
            <w:shd w:val="clear" w:color="auto" w:fill="auto"/>
          </w:tcPr>
          <w:p w:rsidR="00B75F90" w:rsidRDefault="00B75F90" w:rsidP="00CE1C30">
            <w:pPr>
              <w:pStyle w:val="a8"/>
              <w:jc w:val="center"/>
              <w:rPr>
                <w:rFonts w:ascii="Consolas" w:hAnsi="Consolas" w:cs="Consolas"/>
                <w:bCs/>
              </w:rPr>
            </w:pPr>
          </w:p>
        </w:tc>
        <w:tc>
          <w:tcPr>
            <w:tcW w:w="1847" w:type="dxa"/>
            <w:shd w:val="clear" w:color="auto" w:fill="auto"/>
            <w:vAlign w:val="center"/>
          </w:tcPr>
          <w:p w:rsidR="00B75F90" w:rsidRPr="00F64465" w:rsidRDefault="00B75F90" w:rsidP="00CE1C30">
            <w:pPr>
              <w:widowControl/>
              <w:jc w:val="center"/>
              <w:rPr>
                <w:rFonts w:ascii="Consolas" w:hAnsi="Consolas" w:cs="Consolas"/>
                <w:szCs w:val="21"/>
              </w:rPr>
            </w:pPr>
          </w:p>
        </w:tc>
      </w:tr>
      <w:tr w:rsidR="00B75F90" w:rsidTr="00CE1C30">
        <w:tc>
          <w:tcPr>
            <w:tcW w:w="1838" w:type="dxa"/>
            <w:shd w:val="clear" w:color="auto" w:fill="auto"/>
            <w:vAlign w:val="center"/>
          </w:tcPr>
          <w:p w:rsidR="00B75F90" w:rsidRPr="00CF52EF" w:rsidRDefault="00B75F90" w:rsidP="00CE1C30">
            <w:pPr>
              <w:widowControl/>
              <w:jc w:val="center"/>
              <w:rPr>
                <w:bCs/>
                <w:szCs w:val="21"/>
              </w:rPr>
            </w:pPr>
            <w:r>
              <w:rPr>
                <w:rFonts w:hint="eastAsia"/>
                <w:bCs/>
                <w:szCs w:val="21"/>
              </w:rPr>
              <w:t>itName</w:t>
            </w:r>
          </w:p>
        </w:tc>
        <w:tc>
          <w:tcPr>
            <w:tcW w:w="2620" w:type="dxa"/>
            <w:shd w:val="clear" w:color="auto" w:fill="auto"/>
          </w:tcPr>
          <w:p w:rsidR="00B75F90" w:rsidRDefault="00B75F90" w:rsidP="00CE1C30">
            <w:pPr>
              <w:pStyle w:val="a8"/>
              <w:jc w:val="center"/>
              <w:rPr>
                <w:rFonts w:ascii="Consolas" w:hAnsi="Consolas" w:cs="Consolas"/>
                <w:bCs/>
              </w:rPr>
            </w:pPr>
            <w:r>
              <w:rPr>
                <w:rFonts w:ascii="Consolas" w:hAnsi="Consolas" w:cs="Consolas" w:hint="eastAsia"/>
                <w:bCs/>
              </w:rPr>
              <w:t>物品类别</w:t>
            </w:r>
          </w:p>
        </w:tc>
        <w:tc>
          <w:tcPr>
            <w:tcW w:w="2762" w:type="dxa"/>
            <w:gridSpan w:val="2"/>
            <w:shd w:val="clear" w:color="auto" w:fill="auto"/>
          </w:tcPr>
          <w:p w:rsidR="00B75F90" w:rsidRDefault="00B75F90" w:rsidP="00CE1C30">
            <w:pPr>
              <w:pStyle w:val="a8"/>
              <w:jc w:val="center"/>
              <w:rPr>
                <w:rFonts w:ascii="Consolas" w:hAnsi="Consolas" w:cs="Consolas"/>
                <w:bCs/>
              </w:rPr>
            </w:pPr>
          </w:p>
        </w:tc>
        <w:tc>
          <w:tcPr>
            <w:tcW w:w="1847" w:type="dxa"/>
            <w:shd w:val="clear" w:color="auto" w:fill="auto"/>
            <w:vAlign w:val="center"/>
          </w:tcPr>
          <w:p w:rsidR="00B75F90" w:rsidRPr="00F64465" w:rsidRDefault="00B75F90" w:rsidP="00CE1C30">
            <w:pPr>
              <w:widowControl/>
              <w:jc w:val="center"/>
              <w:rPr>
                <w:rFonts w:ascii="Consolas" w:hAnsi="Consolas" w:cs="Consolas"/>
                <w:szCs w:val="21"/>
              </w:rPr>
            </w:pPr>
          </w:p>
        </w:tc>
      </w:tr>
      <w:tr w:rsidR="00B75F90" w:rsidTr="00CE1C30">
        <w:tc>
          <w:tcPr>
            <w:tcW w:w="1838" w:type="dxa"/>
            <w:shd w:val="clear" w:color="auto" w:fill="auto"/>
            <w:vAlign w:val="center"/>
          </w:tcPr>
          <w:p w:rsidR="00B75F90" w:rsidRPr="00CF52EF" w:rsidRDefault="00B75F90" w:rsidP="00CE1C30">
            <w:pPr>
              <w:widowControl/>
              <w:jc w:val="center"/>
              <w:rPr>
                <w:bCs/>
                <w:szCs w:val="21"/>
              </w:rPr>
            </w:pPr>
            <w:r>
              <w:rPr>
                <w:bCs/>
                <w:szCs w:val="21"/>
              </w:rPr>
              <w:t>picurl</w:t>
            </w:r>
          </w:p>
        </w:tc>
        <w:tc>
          <w:tcPr>
            <w:tcW w:w="2620" w:type="dxa"/>
            <w:shd w:val="clear" w:color="auto" w:fill="auto"/>
          </w:tcPr>
          <w:p w:rsidR="00B75F90" w:rsidRDefault="00B75F90" w:rsidP="00CE1C30">
            <w:pPr>
              <w:pStyle w:val="a8"/>
              <w:jc w:val="center"/>
              <w:rPr>
                <w:rFonts w:ascii="Consolas" w:hAnsi="Consolas" w:cs="Consolas"/>
                <w:bCs/>
              </w:rPr>
            </w:pPr>
            <w:r>
              <w:rPr>
                <w:rFonts w:ascii="Consolas" w:hAnsi="Consolas" w:cs="Consolas" w:hint="eastAsia"/>
                <w:bCs/>
              </w:rPr>
              <w:t>物品图片地址</w:t>
            </w:r>
          </w:p>
        </w:tc>
        <w:tc>
          <w:tcPr>
            <w:tcW w:w="2762" w:type="dxa"/>
            <w:gridSpan w:val="2"/>
            <w:shd w:val="clear" w:color="auto" w:fill="auto"/>
          </w:tcPr>
          <w:p w:rsidR="00B75F90" w:rsidRDefault="00B75F90" w:rsidP="00CE1C30">
            <w:pPr>
              <w:pStyle w:val="a8"/>
              <w:jc w:val="center"/>
              <w:rPr>
                <w:rFonts w:ascii="Consolas" w:hAnsi="Consolas" w:cs="Consolas"/>
                <w:bCs/>
              </w:rPr>
            </w:pPr>
          </w:p>
        </w:tc>
        <w:tc>
          <w:tcPr>
            <w:tcW w:w="1847" w:type="dxa"/>
            <w:shd w:val="clear" w:color="auto" w:fill="auto"/>
            <w:vAlign w:val="center"/>
          </w:tcPr>
          <w:p w:rsidR="00B75F90" w:rsidRPr="00F64465" w:rsidRDefault="00B75F90" w:rsidP="00CE1C30">
            <w:pPr>
              <w:widowControl/>
              <w:jc w:val="center"/>
              <w:rPr>
                <w:rFonts w:ascii="Consolas" w:hAnsi="Consolas" w:cs="Consolas"/>
                <w:szCs w:val="21"/>
              </w:rPr>
            </w:pPr>
          </w:p>
        </w:tc>
      </w:tr>
      <w:tr w:rsidR="00B75F90" w:rsidTr="00CE1C30">
        <w:tc>
          <w:tcPr>
            <w:tcW w:w="1838" w:type="dxa"/>
            <w:shd w:val="clear" w:color="auto" w:fill="auto"/>
            <w:vAlign w:val="center"/>
          </w:tcPr>
          <w:p w:rsidR="00B75F90" w:rsidRPr="008513AD" w:rsidRDefault="00B75F90" w:rsidP="00CE1C30">
            <w:pPr>
              <w:widowControl/>
              <w:jc w:val="center"/>
              <w:rPr>
                <w:rFonts w:ascii="Consolas" w:hAnsi="Consolas" w:cs="Consolas"/>
                <w:szCs w:val="21"/>
              </w:rPr>
            </w:pPr>
            <w:r w:rsidRPr="00BB15EB">
              <w:rPr>
                <w:rFonts w:ascii="Consolas" w:hAnsi="Consolas" w:cs="Consolas"/>
                <w:szCs w:val="21"/>
              </w:rPr>
              <w:t>realName</w:t>
            </w:r>
          </w:p>
        </w:tc>
        <w:tc>
          <w:tcPr>
            <w:tcW w:w="2620" w:type="dxa"/>
            <w:shd w:val="clear" w:color="auto" w:fill="auto"/>
          </w:tcPr>
          <w:p w:rsidR="00B75F90" w:rsidRDefault="00B75F90" w:rsidP="00CE1C30">
            <w:pPr>
              <w:pStyle w:val="a8"/>
              <w:jc w:val="center"/>
              <w:rPr>
                <w:rFonts w:ascii="Consolas" w:hAnsi="Consolas" w:cs="Consolas"/>
                <w:bCs/>
              </w:rPr>
            </w:pPr>
            <w:r>
              <w:rPr>
                <w:rFonts w:ascii="Consolas" w:hAnsi="Consolas" w:cs="Consolas" w:hint="eastAsia"/>
                <w:bCs/>
              </w:rPr>
              <w:t>申请人的真实姓名</w:t>
            </w:r>
          </w:p>
        </w:tc>
        <w:tc>
          <w:tcPr>
            <w:tcW w:w="2762" w:type="dxa"/>
            <w:gridSpan w:val="2"/>
            <w:shd w:val="clear" w:color="auto" w:fill="auto"/>
          </w:tcPr>
          <w:p w:rsidR="00B75F90" w:rsidRDefault="00B75F90" w:rsidP="00CE1C30">
            <w:pPr>
              <w:pStyle w:val="a8"/>
              <w:jc w:val="center"/>
              <w:rPr>
                <w:rFonts w:ascii="Consolas" w:hAnsi="Consolas" w:cs="Consolas"/>
                <w:bCs/>
              </w:rPr>
            </w:pPr>
          </w:p>
        </w:tc>
        <w:tc>
          <w:tcPr>
            <w:tcW w:w="1847" w:type="dxa"/>
            <w:shd w:val="clear" w:color="auto" w:fill="auto"/>
            <w:vAlign w:val="center"/>
          </w:tcPr>
          <w:p w:rsidR="00B75F90" w:rsidRPr="00F64465" w:rsidRDefault="00B75F90" w:rsidP="00CE1C30">
            <w:pPr>
              <w:widowControl/>
              <w:jc w:val="center"/>
              <w:rPr>
                <w:rFonts w:ascii="Consolas" w:hAnsi="Consolas" w:cs="Consolas"/>
                <w:szCs w:val="21"/>
              </w:rPr>
            </w:pPr>
          </w:p>
        </w:tc>
      </w:tr>
      <w:tr w:rsidR="00B75F90" w:rsidTr="00CE1C30">
        <w:tc>
          <w:tcPr>
            <w:tcW w:w="1838" w:type="dxa"/>
            <w:shd w:val="clear" w:color="auto" w:fill="auto"/>
            <w:vAlign w:val="center"/>
          </w:tcPr>
          <w:p w:rsidR="00B75F90" w:rsidRPr="008513AD" w:rsidRDefault="00B75F90" w:rsidP="00CE1C30">
            <w:pPr>
              <w:widowControl/>
              <w:jc w:val="center"/>
              <w:rPr>
                <w:rFonts w:ascii="Consolas" w:hAnsi="Consolas" w:cs="Consolas"/>
                <w:szCs w:val="21"/>
              </w:rPr>
            </w:pPr>
            <w:r w:rsidRPr="00B363C9">
              <w:rPr>
                <w:rFonts w:ascii="Consolas" w:hAnsi="Consolas" w:cs="Consolas"/>
                <w:szCs w:val="21"/>
              </w:rPr>
              <w:t>address</w:t>
            </w:r>
          </w:p>
        </w:tc>
        <w:tc>
          <w:tcPr>
            <w:tcW w:w="2620" w:type="dxa"/>
            <w:shd w:val="clear" w:color="auto" w:fill="auto"/>
          </w:tcPr>
          <w:p w:rsidR="00B75F90" w:rsidRDefault="00B75F90" w:rsidP="00CE1C30">
            <w:pPr>
              <w:pStyle w:val="a8"/>
              <w:jc w:val="center"/>
              <w:rPr>
                <w:rFonts w:ascii="Consolas" w:hAnsi="Consolas" w:cs="Consolas"/>
                <w:bCs/>
              </w:rPr>
            </w:pPr>
            <w:r>
              <w:rPr>
                <w:rFonts w:ascii="Consolas" w:hAnsi="Consolas" w:cs="Consolas"/>
                <w:bCs/>
              </w:rPr>
              <w:t>申请人收货地址</w:t>
            </w:r>
          </w:p>
        </w:tc>
        <w:tc>
          <w:tcPr>
            <w:tcW w:w="2762" w:type="dxa"/>
            <w:gridSpan w:val="2"/>
            <w:shd w:val="clear" w:color="auto" w:fill="auto"/>
          </w:tcPr>
          <w:p w:rsidR="00B75F90" w:rsidRDefault="00B75F90" w:rsidP="00CE1C30">
            <w:pPr>
              <w:pStyle w:val="a8"/>
              <w:jc w:val="center"/>
              <w:rPr>
                <w:rFonts w:ascii="Consolas" w:hAnsi="Consolas" w:cs="Consolas"/>
                <w:bCs/>
              </w:rPr>
            </w:pPr>
          </w:p>
        </w:tc>
        <w:tc>
          <w:tcPr>
            <w:tcW w:w="1847" w:type="dxa"/>
            <w:shd w:val="clear" w:color="auto" w:fill="auto"/>
            <w:vAlign w:val="center"/>
          </w:tcPr>
          <w:p w:rsidR="00B75F90" w:rsidRPr="00F64465" w:rsidRDefault="00B75F90" w:rsidP="00CE1C30">
            <w:pPr>
              <w:widowControl/>
              <w:jc w:val="center"/>
              <w:rPr>
                <w:rFonts w:ascii="Consolas" w:hAnsi="Consolas" w:cs="Consolas"/>
                <w:szCs w:val="21"/>
              </w:rPr>
            </w:pPr>
          </w:p>
        </w:tc>
      </w:tr>
      <w:tr w:rsidR="00B75F90" w:rsidTr="00CE1C30">
        <w:tc>
          <w:tcPr>
            <w:tcW w:w="1838" w:type="dxa"/>
            <w:shd w:val="clear" w:color="auto" w:fill="auto"/>
            <w:vAlign w:val="center"/>
          </w:tcPr>
          <w:p w:rsidR="00B75F90" w:rsidRPr="008513AD" w:rsidRDefault="00B75F90" w:rsidP="00CE1C30">
            <w:pPr>
              <w:widowControl/>
              <w:jc w:val="center"/>
              <w:rPr>
                <w:rFonts w:ascii="Consolas" w:hAnsi="Consolas" w:cs="Consolas"/>
                <w:szCs w:val="21"/>
              </w:rPr>
            </w:pPr>
            <w:r w:rsidRPr="006F405D">
              <w:rPr>
                <w:rFonts w:ascii="Consolas" w:hAnsi="Consolas" w:cs="Consolas"/>
                <w:szCs w:val="21"/>
              </w:rPr>
              <w:t>mobile</w:t>
            </w:r>
          </w:p>
        </w:tc>
        <w:tc>
          <w:tcPr>
            <w:tcW w:w="2620" w:type="dxa"/>
            <w:shd w:val="clear" w:color="auto" w:fill="auto"/>
          </w:tcPr>
          <w:p w:rsidR="00B75F90" w:rsidRDefault="00B75F90" w:rsidP="00CE1C30">
            <w:pPr>
              <w:pStyle w:val="a8"/>
              <w:jc w:val="center"/>
              <w:rPr>
                <w:rFonts w:ascii="Consolas" w:hAnsi="Consolas" w:cs="Consolas"/>
                <w:bCs/>
              </w:rPr>
            </w:pPr>
            <w:r>
              <w:rPr>
                <w:rFonts w:ascii="Consolas" w:hAnsi="Consolas" w:cs="Consolas"/>
                <w:bCs/>
              </w:rPr>
              <w:t>申请人收货电话</w:t>
            </w:r>
          </w:p>
        </w:tc>
        <w:tc>
          <w:tcPr>
            <w:tcW w:w="2762" w:type="dxa"/>
            <w:gridSpan w:val="2"/>
            <w:shd w:val="clear" w:color="auto" w:fill="auto"/>
          </w:tcPr>
          <w:p w:rsidR="00B75F90" w:rsidRDefault="00B75F90" w:rsidP="00CE1C30">
            <w:pPr>
              <w:pStyle w:val="a8"/>
              <w:jc w:val="center"/>
              <w:rPr>
                <w:rFonts w:ascii="Consolas" w:hAnsi="Consolas" w:cs="Consolas"/>
                <w:bCs/>
              </w:rPr>
            </w:pPr>
          </w:p>
        </w:tc>
        <w:tc>
          <w:tcPr>
            <w:tcW w:w="1847" w:type="dxa"/>
            <w:shd w:val="clear" w:color="auto" w:fill="auto"/>
            <w:vAlign w:val="center"/>
          </w:tcPr>
          <w:p w:rsidR="00B75F90" w:rsidRPr="00F64465" w:rsidRDefault="00B75F90"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6F405D" w:rsidRDefault="00017B1E" w:rsidP="00CE1C30">
            <w:pPr>
              <w:widowControl/>
              <w:jc w:val="center"/>
              <w:rPr>
                <w:rFonts w:ascii="Consolas" w:hAnsi="Consolas" w:cs="Consolas"/>
                <w:szCs w:val="21"/>
              </w:rPr>
            </w:pPr>
            <w:r w:rsidRPr="00017B1E">
              <w:rPr>
                <w:rFonts w:ascii="Consolas" w:hAnsi="Consolas" w:cs="Consolas" w:hint="eastAsia"/>
                <w:bCs/>
                <w:szCs w:val="21"/>
              </w:rPr>
              <w:t>homeAdress</w:t>
            </w:r>
          </w:p>
        </w:tc>
        <w:tc>
          <w:tcPr>
            <w:tcW w:w="2620" w:type="dxa"/>
            <w:shd w:val="clear" w:color="auto" w:fill="auto"/>
          </w:tcPr>
          <w:p w:rsidR="00017B1E" w:rsidRDefault="00017B1E" w:rsidP="00CE1C30">
            <w:pPr>
              <w:pStyle w:val="a8"/>
              <w:jc w:val="center"/>
              <w:rPr>
                <w:rFonts w:ascii="Consolas" w:hAnsi="Consolas" w:cs="Consolas"/>
                <w:bCs/>
              </w:rPr>
            </w:pPr>
            <w:r>
              <w:rPr>
                <w:rFonts w:ascii="Consolas" w:hAnsi="Consolas" w:cs="Consolas" w:hint="eastAsia"/>
                <w:bCs/>
              </w:rPr>
              <w:t>家庭住址</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bCs/>
                <w:szCs w:val="21"/>
              </w:rPr>
              <w:t>age</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年龄</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bCs/>
                <w:szCs w:val="21"/>
              </w:rPr>
              <w:t>gender</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性别</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hint="eastAsia"/>
                <w:bCs/>
                <w:szCs w:val="21"/>
              </w:rPr>
              <w:t>reason</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申请原因</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bCs/>
                <w:szCs w:val="21"/>
              </w:rPr>
              <w:t>donatetime</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捐赠时间</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bCs/>
                <w:szCs w:val="21"/>
              </w:rPr>
              <w:t>publishtime</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发布时间</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bCs/>
                <w:szCs w:val="21"/>
              </w:rPr>
              <w:t>ishide</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是否匿名</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hint="eastAsia"/>
                <w:bCs/>
                <w:szCs w:val="21"/>
              </w:rPr>
              <w:t>nickname</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昵称</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bCs/>
                <w:szCs w:val="21"/>
              </w:rPr>
              <w:t>captionname</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区县名称</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bCs/>
                <w:szCs w:val="21"/>
              </w:rPr>
              <w:t>headpath</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头像</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bCs/>
                <w:szCs w:val="21"/>
              </w:rPr>
              <w:t>isdysj</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是否代发</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bCs/>
                <w:szCs w:val="21"/>
              </w:rPr>
              <w:t>realpubname</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被代发人姓名</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bCs/>
                <w:szCs w:val="21"/>
              </w:rPr>
              <w:t>realpubid</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被代发人身份证号</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bCs/>
                <w:szCs w:val="21"/>
              </w:rPr>
              <w:t>realpubaddress</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被代发人地址</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hint="eastAsia"/>
                <w:bCs/>
                <w:szCs w:val="21"/>
              </w:rPr>
              <w:t>loveitemsname</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捐赠物名称</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017B1E" w:rsidP="00CE1C30">
            <w:pPr>
              <w:widowControl/>
              <w:jc w:val="center"/>
              <w:rPr>
                <w:rFonts w:ascii="Consolas" w:hAnsi="Consolas" w:cs="Consolas"/>
                <w:bCs/>
                <w:szCs w:val="21"/>
              </w:rPr>
            </w:pPr>
            <w:r w:rsidRPr="00017B1E">
              <w:rPr>
                <w:rFonts w:ascii="Consolas" w:hAnsi="Consolas" w:cs="Consolas" w:hint="eastAsia"/>
                <w:bCs/>
                <w:szCs w:val="21"/>
              </w:rPr>
              <w:t>loveitemsdesc</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捐赠物描述</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426126" w:rsidP="00CE1C30">
            <w:pPr>
              <w:widowControl/>
              <w:jc w:val="center"/>
              <w:rPr>
                <w:rFonts w:ascii="Consolas" w:hAnsi="Consolas" w:cs="Consolas"/>
                <w:bCs/>
                <w:szCs w:val="21"/>
              </w:rPr>
            </w:pPr>
            <w:r w:rsidRPr="00426126">
              <w:rPr>
                <w:rFonts w:ascii="Consolas" w:hAnsi="Consolas" w:cs="Consolas"/>
                <w:bCs/>
                <w:szCs w:val="21"/>
              </w:rPr>
              <w:lastRenderedPageBreak/>
              <w:t>lovepicurl</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捐赠物图片</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426126" w:rsidP="00CE1C30">
            <w:pPr>
              <w:widowControl/>
              <w:jc w:val="center"/>
              <w:rPr>
                <w:rFonts w:ascii="Consolas" w:hAnsi="Consolas" w:cs="Consolas"/>
                <w:bCs/>
                <w:szCs w:val="21"/>
              </w:rPr>
            </w:pPr>
            <w:r w:rsidRPr="00426126">
              <w:rPr>
                <w:rFonts w:ascii="Consolas" w:hAnsi="Consolas" w:cs="Consolas" w:hint="eastAsia"/>
                <w:bCs/>
                <w:szCs w:val="21"/>
              </w:rPr>
              <w:t>lovereason</w:t>
            </w:r>
          </w:p>
        </w:tc>
        <w:tc>
          <w:tcPr>
            <w:tcW w:w="2620" w:type="dxa"/>
            <w:shd w:val="clear" w:color="auto" w:fill="auto"/>
          </w:tcPr>
          <w:p w:rsidR="00017B1E" w:rsidRDefault="00A03672" w:rsidP="00CE1C30">
            <w:pPr>
              <w:pStyle w:val="a8"/>
              <w:jc w:val="center"/>
              <w:rPr>
                <w:rFonts w:ascii="Consolas" w:hAnsi="Consolas" w:cs="Consolas"/>
                <w:bCs/>
              </w:rPr>
            </w:pPr>
            <w:r>
              <w:rPr>
                <w:rFonts w:ascii="Consolas" w:hAnsi="Consolas" w:cs="Consolas" w:hint="eastAsia"/>
                <w:bCs/>
              </w:rPr>
              <w:t>捐赠原因</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017B1E" w:rsidTr="00CE1C30">
        <w:tc>
          <w:tcPr>
            <w:tcW w:w="1838" w:type="dxa"/>
            <w:shd w:val="clear" w:color="auto" w:fill="auto"/>
            <w:vAlign w:val="center"/>
          </w:tcPr>
          <w:p w:rsidR="00017B1E" w:rsidRPr="00017B1E" w:rsidRDefault="00426126" w:rsidP="00CE1C30">
            <w:pPr>
              <w:widowControl/>
              <w:jc w:val="center"/>
              <w:rPr>
                <w:rFonts w:ascii="Consolas" w:hAnsi="Consolas" w:cs="Consolas"/>
                <w:bCs/>
                <w:szCs w:val="21"/>
              </w:rPr>
            </w:pPr>
            <w:r w:rsidRPr="00426126">
              <w:rPr>
                <w:rFonts w:ascii="Consolas" w:hAnsi="Consolas" w:cs="Consolas"/>
                <w:bCs/>
                <w:szCs w:val="21"/>
              </w:rPr>
              <w:t>idcard</w:t>
            </w:r>
          </w:p>
        </w:tc>
        <w:tc>
          <w:tcPr>
            <w:tcW w:w="2620" w:type="dxa"/>
            <w:shd w:val="clear" w:color="auto" w:fill="auto"/>
          </w:tcPr>
          <w:p w:rsidR="00017B1E" w:rsidRDefault="00772343" w:rsidP="00CE1C30">
            <w:pPr>
              <w:pStyle w:val="a8"/>
              <w:jc w:val="center"/>
              <w:rPr>
                <w:rFonts w:ascii="Consolas" w:hAnsi="Consolas" w:cs="Consolas"/>
                <w:bCs/>
              </w:rPr>
            </w:pPr>
            <w:r>
              <w:rPr>
                <w:rFonts w:ascii="Consolas" w:hAnsi="Consolas" w:cs="Consolas" w:hint="eastAsia"/>
                <w:bCs/>
              </w:rPr>
              <w:t>申请者</w:t>
            </w:r>
            <w:r w:rsidR="00426126">
              <w:rPr>
                <w:rFonts w:ascii="Consolas" w:hAnsi="Consolas" w:cs="Consolas" w:hint="eastAsia"/>
                <w:bCs/>
              </w:rPr>
              <w:t>身份证号码</w:t>
            </w:r>
          </w:p>
        </w:tc>
        <w:tc>
          <w:tcPr>
            <w:tcW w:w="2762" w:type="dxa"/>
            <w:gridSpan w:val="2"/>
            <w:shd w:val="clear" w:color="auto" w:fill="auto"/>
          </w:tcPr>
          <w:p w:rsidR="00017B1E" w:rsidRDefault="00017B1E" w:rsidP="00CE1C30">
            <w:pPr>
              <w:pStyle w:val="a8"/>
              <w:jc w:val="center"/>
              <w:rPr>
                <w:rFonts w:ascii="Consolas" w:hAnsi="Consolas" w:cs="Consolas"/>
                <w:bCs/>
              </w:rPr>
            </w:pPr>
          </w:p>
        </w:tc>
        <w:tc>
          <w:tcPr>
            <w:tcW w:w="1847" w:type="dxa"/>
            <w:shd w:val="clear" w:color="auto" w:fill="auto"/>
            <w:vAlign w:val="center"/>
          </w:tcPr>
          <w:p w:rsidR="00017B1E" w:rsidRPr="00F64465" w:rsidRDefault="00017B1E" w:rsidP="00CE1C30">
            <w:pPr>
              <w:widowControl/>
              <w:jc w:val="center"/>
              <w:rPr>
                <w:rFonts w:ascii="Consolas" w:hAnsi="Consolas" w:cs="Consolas"/>
                <w:szCs w:val="21"/>
              </w:rPr>
            </w:pPr>
          </w:p>
        </w:tc>
      </w:tr>
      <w:tr w:rsidR="00B75F90" w:rsidRPr="00F64465" w:rsidTr="00CE1C30">
        <w:tc>
          <w:tcPr>
            <w:tcW w:w="1838" w:type="dxa"/>
            <w:shd w:val="clear" w:color="auto" w:fill="FFFFFF" w:themeFill="background1"/>
            <w:vAlign w:val="center"/>
          </w:tcPr>
          <w:p w:rsidR="00B75F90" w:rsidRPr="00F64465" w:rsidRDefault="00B75F90" w:rsidP="00CE1C30">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B75F90" w:rsidRPr="00F64465" w:rsidRDefault="00B75F90" w:rsidP="00CE1C30">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B75F90" w:rsidRPr="00F64465" w:rsidRDefault="00B75F90" w:rsidP="00CE1C30">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B75F90" w:rsidRPr="00F64465" w:rsidRDefault="00B75F90" w:rsidP="00CE1C30">
            <w:pPr>
              <w:widowControl/>
              <w:jc w:val="center"/>
              <w:rPr>
                <w:rFonts w:ascii="Consolas" w:hAnsi="Consolas" w:cs="Consolas"/>
                <w:szCs w:val="21"/>
              </w:rPr>
            </w:pPr>
          </w:p>
        </w:tc>
      </w:tr>
      <w:tr w:rsidR="00B75F90" w:rsidRPr="00F64465" w:rsidTr="00CE1C30">
        <w:tc>
          <w:tcPr>
            <w:tcW w:w="1838" w:type="dxa"/>
            <w:shd w:val="clear" w:color="auto" w:fill="FFFFFF" w:themeFill="background1"/>
            <w:vAlign w:val="center"/>
          </w:tcPr>
          <w:p w:rsidR="00B75F90" w:rsidRPr="00F64465" w:rsidRDefault="00B75F90" w:rsidP="00CE1C30">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B75F90" w:rsidRPr="00F64465" w:rsidRDefault="00B75F90" w:rsidP="00CE1C30">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B75F90" w:rsidRPr="00F64465" w:rsidRDefault="00B75F90" w:rsidP="00CE1C30">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B75F90" w:rsidRPr="00F64465" w:rsidRDefault="00B75F90" w:rsidP="00CE1C30">
            <w:pPr>
              <w:widowControl/>
              <w:jc w:val="center"/>
              <w:rPr>
                <w:rFonts w:ascii="Consolas" w:hAnsi="Consolas" w:cs="Consolas"/>
                <w:szCs w:val="21"/>
              </w:rPr>
            </w:pPr>
          </w:p>
        </w:tc>
      </w:tr>
      <w:tr w:rsidR="00B75F90" w:rsidTr="00CE1C30">
        <w:tc>
          <w:tcPr>
            <w:tcW w:w="1838" w:type="dxa"/>
            <w:shd w:val="clear" w:color="auto" w:fill="A6A6A6" w:themeFill="background1" w:themeFillShade="A6"/>
            <w:vAlign w:val="center"/>
          </w:tcPr>
          <w:p w:rsidR="00B75F90" w:rsidRDefault="00B75F90" w:rsidP="00CE1C30">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jQuery111307029066008552809_1491359655772({</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"rspCode": "000",</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"rspDesc": "</w:t>
            </w:r>
            <w:r w:rsidRPr="00B75F90">
              <w:rPr>
                <w:rFonts w:ascii="Consolas" w:hAnsi="Consolas" w:cs="Consolas" w:hint="eastAsia"/>
                <w:bCs/>
                <w:color w:val="5B9BD5" w:themeColor="accent1"/>
                <w:sz w:val="24"/>
                <w:szCs w:val="24"/>
              </w:rPr>
              <w:t>正常</w:t>
            </w:r>
            <w:r w:rsidRPr="00B75F90">
              <w:rPr>
                <w:rFonts w:ascii="Consolas" w:hAnsi="Consolas" w:cs="Consolas" w:hint="eastAsia"/>
                <w:bCs/>
                <w:color w:val="5B9BD5" w:themeColor="accent1"/>
                <w:sz w:val="24"/>
                <w:szCs w:val="24"/>
              </w:rPr>
              <w:t>",</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"id": 715,</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"loveNo": "20170401171313",</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"userId": "663807",</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"itName": "</w:t>
            </w:r>
            <w:r w:rsidRPr="00B75F90">
              <w:rPr>
                <w:rFonts w:ascii="Consolas" w:hAnsi="Consolas" w:cs="Consolas" w:hint="eastAsia"/>
                <w:bCs/>
                <w:color w:val="5B9BD5" w:themeColor="accent1"/>
                <w:sz w:val="24"/>
                <w:szCs w:val="24"/>
              </w:rPr>
              <w:t>日用</w:t>
            </w:r>
            <w:r w:rsidRPr="00B75F90">
              <w:rPr>
                <w:rFonts w:ascii="Consolas" w:hAnsi="Consolas" w:cs="Consolas" w:hint="eastAsia"/>
                <w:bCs/>
                <w:color w:val="5B9BD5" w:themeColor="accent1"/>
                <w:sz w:val="24"/>
                <w:szCs w:val="24"/>
              </w:rPr>
              <w:t>",</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"picurl": "bbs684075588.jpg",</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"itemsName": "</w:t>
            </w:r>
            <w:r w:rsidRPr="00B75F90">
              <w:rPr>
                <w:rFonts w:ascii="Consolas" w:hAnsi="Consolas" w:cs="Consolas" w:hint="eastAsia"/>
                <w:bCs/>
                <w:color w:val="5B9BD5" w:themeColor="accent1"/>
                <w:sz w:val="24"/>
                <w:szCs w:val="24"/>
              </w:rPr>
              <w:t>被子</w:t>
            </w:r>
            <w:r w:rsidRPr="00B75F90">
              <w:rPr>
                <w:rFonts w:ascii="Consolas" w:hAnsi="Consolas" w:cs="Consolas" w:hint="eastAsia"/>
                <w:bCs/>
                <w:color w:val="5B9BD5" w:themeColor="accent1"/>
                <w:sz w:val="24"/>
                <w:szCs w:val="24"/>
              </w:rPr>
              <w:t>",</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"itemsDesc": "</w:t>
            </w:r>
            <w:r>
              <w:rPr>
                <w:rFonts w:ascii="Consolas" w:hAnsi="Consolas" w:cs="Consolas" w:hint="eastAsia"/>
                <w:bCs/>
                <w:color w:val="5B9BD5" w:themeColor="accent1"/>
                <w:sz w:val="24"/>
                <w:szCs w:val="24"/>
              </w:rPr>
              <w:t>物品描述</w:t>
            </w:r>
            <w:r w:rsidRPr="00B75F90">
              <w:rPr>
                <w:rFonts w:ascii="Consolas" w:hAnsi="Consolas" w:cs="Consolas" w:hint="eastAsia"/>
                <w:bCs/>
                <w:color w:val="5B9BD5" w:themeColor="accent1"/>
                <w:sz w:val="24"/>
                <w:szCs w:val="24"/>
              </w:rPr>
              <w:t>",</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"mobile": "18000000001",</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"realName": "</w:t>
            </w:r>
            <w:r w:rsidRPr="00B75F90">
              <w:rPr>
                <w:rFonts w:ascii="Consolas" w:hAnsi="Consolas" w:cs="Consolas" w:hint="eastAsia"/>
                <w:bCs/>
                <w:color w:val="5B9BD5" w:themeColor="accent1"/>
                <w:sz w:val="24"/>
                <w:szCs w:val="24"/>
              </w:rPr>
              <w:t>金玉佳</w:t>
            </w:r>
            <w:r w:rsidRPr="00B75F90">
              <w:rPr>
                <w:rFonts w:ascii="Consolas" w:hAnsi="Consolas" w:cs="Consolas" w:hint="eastAsia"/>
                <w:bCs/>
                <w:color w:val="5B9BD5" w:themeColor="accent1"/>
                <w:sz w:val="24"/>
                <w:szCs w:val="24"/>
              </w:rPr>
              <w:t>",</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"address": "</w:t>
            </w:r>
            <w:r w:rsidRPr="00B75F90">
              <w:rPr>
                <w:rFonts w:ascii="Consolas" w:hAnsi="Consolas" w:cs="Consolas" w:hint="eastAsia"/>
                <w:bCs/>
                <w:color w:val="5B9BD5" w:themeColor="accent1"/>
                <w:sz w:val="24"/>
                <w:szCs w:val="24"/>
              </w:rPr>
              <w:t>黑龙江省</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佳木斯市</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桦南县</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明义乡</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乡直居委会</w:t>
            </w:r>
            <w:r w:rsidRPr="00B75F90">
              <w:rPr>
                <w:rFonts w:ascii="Consolas" w:hAnsi="Consolas" w:cs="Consolas" w:hint="eastAsia"/>
                <w:bCs/>
                <w:color w:val="5B9BD5" w:themeColor="accent1"/>
                <w:sz w:val="24"/>
                <w:szCs w:val="24"/>
              </w:rPr>
              <w:t>",</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"homeAdress": "</w:t>
            </w:r>
            <w:r w:rsidRPr="00B75F90">
              <w:rPr>
                <w:rFonts w:ascii="Consolas" w:hAnsi="Consolas" w:cs="Consolas" w:hint="eastAsia"/>
                <w:bCs/>
                <w:color w:val="5B9BD5" w:themeColor="accent1"/>
                <w:sz w:val="24"/>
                <w:szCs w:val="24"/>
              </w:rPr>
              <w:t>黑龙江省</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佳木斯市</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桦南县</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明义乡</w:t>
            </w:r>
            <w:r w:rsidRPr="00B75F90">
              <w:rPr>
                <w:rFonts w:ascii="Consolas" w:hAnsi="Consolas" w:cs="Consolas" w:hint="eastAsia"/>
                <w:bCs/>
                <w:color w:val="5B9BD5" w:themeColor="accent1"/>
                <w:sz w:val="24"/>
                <w:szCs w:val="24"/>
              </w:rPr>
              <w:t>,</w:t>
            </w:r>
            <w:r w:rsidRPr="00B75F90">
              <w:rPr>
                <w:rFonts w:ascii="Consolas" w:hAnsi="Consolas" w:cs="Consolas" w:hint="eastAsia"/>
                <w:bCs/>
                <w:color w:val="5B9BD5" w:themeColor="accent1"/>
                <w:sz w:val="24"/>
                <w:szCs w:val="24"/>
              </w:rPr>
              <w:t>乡直居委会</w:t>
            </w:r>
            <w:r w:rsidRPr="00B75F90">
              <w:rPr>
                <w:rFonts w:ascii="Consolas" w:hAnsi="Consolas" w:cs="Consolas" w:hint="eastAsia"/>
                <w:bCs/>
                <w:color w:val="5B9BD5" w:themeColor="accent1"/>
                <w:sz w:val="24"/>
                <w:szCs w:val="24"/>
              </w:rPr>
              <w:t>",</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"age": "",</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"gender": "",</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"reason": "</w:t>
            </w:r>
            <w:r>
              <w:rPr>
                <w:rFonts w:ascii="Consolas" w:hAnsi="Consolas" w:cs="Consolas" w:hint="eastAsia"/>
                <w:bCs/>
                <w:color w:val="5B9BD5" w:themeColor="accent1"/>
                <w:sz w:val="24"/>
                <w:szCs w:val="24"/>
              </w:rPr>
              <w:t>申请理由</w:t>
            </w:r>
            <w:r w:rsidRPr="00B75F90">
              <w:rPr>
                <w:rFonts w:ascii="Consolas" w:hAnsi="Consolas" w:cs="Consolas" w:hint="eastAsia"/>
                <w:bCs/>
                <w:color w:val="5B9BD5" w:themeColor="accent1"/>
                <w:sz w:val="24"/>
                <w:szCs w:val="24"/>
              </w:rPr>
              <w:t>",</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"donatetime": "",</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"publishtime": "2017-04-01",</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"ishide": 0,</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"nickname": "</w:t>
            </w:r>
            <w:r w:rsidRPr="00B75F90">
              <w:rPr>
                <w:rFonts w:ascii="Consolas" w:hAnsi="Consolas" w:cs="Consolas" w:hint="eastAsia"/>
                <w:bCs/>
                <w:color w:val="5B9BD5" w:themeColor="accent1"/>
                <w:sz w:val="24"/>
                <w:szCs w:val="24"/>
              </w:rPr>
              <w:t>贫困户</w:t>
            </w:r>
            <w:r w:rsidRPr="00B75F90">
              <w:rPr>
                <w:rFonts w:ascii="Consolas" w:hAnsi="Consolas" w:cs="Consolas" w:hint="eastAsia"/>
                <w:bCs/>
                <w:color w:val="5B9BD5" w:themeColor="accent1"/>
                <w:sz w:val="24"/>
                <w:szCs w:val="24"/>
              </w:rPr>
              <w:t>1</w:t>
            </w:r>
            <w:r w:rsidRPr="00B75F90">
              <w:rPr>
                <w:rFonts w:ascii="Consolas" w:hAnsi="Consolas" w:cs="Consolas" w:hint="eastAsia"/>
                <w:bCs/>
                <w:color w:val="5B9BD5" w:themeColor="accent1"/>
                <w:sz w:val="24"/>
                <w:szCs w:val="24"/>
              </w:rPr>
              <w:t>号</w:t>
            </w:r>
            <w:r w:rsidRPr="00B75F90">
              <w:rPr>
                <w:rFonts w:ascii="Consolas" w:hAnsi="Consolas" w:cs="Consolas" w:hint="eastAsia"/>
                <w:bCs/>
                <w:color w:val="5B9BD5" w:themeColor="accent1"/>
                <w:sz w:val="24"/>
                <w:szCs w:val="24"/>
              </w:rPr>
              <w:t>",</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"captionname": "",</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"headpath": "663807.jpg",</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"isdysj": 0,</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"realpubname": "",</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"realpubid": "",</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"realpubaddress": "",</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"loveitemsname": "</w:t>
            </w:r>
            <w:r w:rsidRPr="00B75F90">
              <w:rPr>
                <w:rFonts w:ascii="Consolas" w:hAnsi="Consolas" w:cs="Consolas" w:hint="eastAsia"/>
                <w:bCs/>
                <w:color w:val="5B9BD5" w:themeColor="accent1"/>
                <w:sz w:val="24"/>
                <w:szCs w:val="24"/>
              </w:rPr>
              <w:t>被子</w:t>
            </w:r>
            <w:r w:rsidRPr="00B75F90">
              <w:rPr>
                <w:rFonts w:ascii="Consolas" w:hAnsi="Consolas" w:cs="Consolas" w:hint="eastAsia"/>
                <w:bCs/>
                <w:color w:val="5B9BD5" w:themeColor="accent1"/>
                <w:sz w:val="24"/>
                <w:szCs w:val="24"/>
              </w:rPr>
              <w:t>",</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"loveitemsdesc": "</w:t>
            </w:r>
            <w:r>
              <w:rPr>
                <w:rFonts w:ascii="Consolas" w:hAnsi="Consolas" w:cs="Consolas" w:hint="eastAsia"/>
                <w:bCs/>
                <w:color w:val="5B9BD5" w:themeColor="accent1"/>
                <w:sz w:val="24"/>
                <w:szCs w:val="24"/>
              </w:rPr>
              <w:t>物品描述</w:t>
            </w:r>
            <w:r w:rsidRPr="00B75F90">
              <w:rPr>
                <w:rFonts w:ascii="Consolas" w:hAnsi="Consolas" w:cs="Consolas" w:hint="eastAsia"/>
                <w:bCs/>
                <w:color w:val="5B9BD5" w:themeColor="accent1"/>
                <w:sz w:val="24"/>
                <w:szCs w:val="24"/>
              </w:rPr>
              <w:t>",</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"lovepicurl": "bbs684337875.jpg",</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hint="eastAsia"/>
                <w:bCs/>
                <w:color w:val="5B9BD5" w:themeColor="accent1"/>
                <w:sz w:val="24"/>
                <w:szCs w:val="24"/>
              </w:rPr>
              <w:t xml:space="preserve">    "lovereason": "</w:t>
            </w:r>
            <w:r>
              <w:rPr>
                <w:rFonts w:ascii="Consolas" w:hAnsi="Consolas" w:cs="Consolas" w:hint="eastAsia"/>
                <w:bCs/>
                <w:color w:val="5B9BD5" w:themeColor="accent1"/>
                <w:sz w:val="24"/>
                <w:szCs w:val="24"/>
              </w:rPr>
              <w:t>爱心寄语</w:t>
            </w:r>
            <w:r w:rsidRPr="00B75F90">
              <w:rPr>
                <w:rFonts w:ascii="Consolas" w:hAnsi="Consolas" w:cs="Consolas" w:hint="eastAsia"/>
                <w:bCs/>
                <w:color w:val="5B9BD5" w:themeColor="accent1"/>
                <w:sz w:val="24"/>
                <w:szCs w:val="24"/>
              </w:rPr>
              <w:t>",</w:t>
            </w:r>
          </w:p>
          <w:p w:rsidR="00B75F90" w:rsidRPr="00B75F90" w:rsidRDefault="00B75F90" w:rsidP="00B75F90">
            <w:pPr>
              <w:jc w:val="left"/>
              <w:rPr>
                <w:rFonts w:ascii="Consolas" w:hAnsi="Consolas" w:cs="Consolas"/>
                <w:bCs/>
                <w:color w:val="5B9BD5" w:themeColor="accent1"/>
                <w:sz w:val="24"/>
                <w:szCs w:val="24"/>
              </w:rPr>
            </w:pPr>
            <w:r w:rsidRPr="00B75F90">
              <w:rPr>
                <w:rFonts w:ascii="Consolas" w:hAnsi="Consolas" w:cs="Consolas"/>
                <w:bCs/>
                <w:color w:val="5B9BD5" w:themeColor="accent1"/>
                <w:sz w:val="24"/>
                <w:szCs w:val="24"/>
              </w:rPr>
              <w:t xml:space="preserve">    "idcard": "230822195002161770"</w:t>
            </w:r>
          </w:p>
          <w:p w:rsidR="00B75F90" w:rsidRPr="00ED4762" w:rsidRDefault="00B75F90" w:rsidP="00B75F90">
            <w:pPr>
              <w:jc w:val="left"/>
              <w:rPr>
                <w:rFonts w:ascii="Consolas" w:hAnsi="Consolas" w:cs="Consolas"/>
                <w:bCs/>
                <w:color w:val="5B9BD5" w:themeColor="accent1"/>
                <w:szCs w:val="21"/>
              </w:rPr>
            </w:pPr>
            <w:r w:rsidRPr="00B75F90">
              <w:rPr>
                <w:rFonts w:ascii="Consolas" w:hAnsi="Consolas" w:cs="Consolas"/>
                <w:bCs/>
                <w:color w:val="5B9BD5" w:themeColor="accent1"/>
                <w:sz w:val="24"/>
                <w:szCs w:val="24"/>
              </w:rPr>
              <w:t>})</w:t>
            </w:r>
          </w:p>
        </w:tc>
      </w:tr>
    </w:tbl>
    <w:p w:rsidR="00274AA7" w:rsidRDefault="00274AA7" w:rsidP="00D803E8">
      <w:pPr>
        <w:pStyle w:val="5"/>
      </w:pPr>
      <w:r>
        <w:rPr>
          <w:rFonts w:hint="eastAsia"/>
        </w:rPr>
        <w:lastRenderedPageBreak/>
        <w:t>1.1.</w:t>
      </w:r>
      <w:r w:rsidRPr="00274AA7">
        <w:rPr>
          <w:rStyle w:val="40"/>
          <w:rFonts w:hint="eastAsia"/>
        </w:rPr>
        <w:t>2</w:t>
      </w:r>
      <w:r>
        <w:rPr>
          <w:rFonts w:hint="eastAsia"/>
        </w:rPr>
        <w:t>.3</w:t>
      </w:r>
      <w:r>
        <w:t xml:space="preserve"> </w:t>
      </w:r>
      <w:r>
        <w:rPr>
          <w:rFonts w:hint="eastAsia"/>
        </w:rPr>
        <w:t>取消捐赠</w:t>
      </w:r>
      <w:r w:rsidR="004564AD">
        <w:rPr>
          <w:rFonts w:hint="eastAsia"/>
        </w:rPr>
        <w:t>（物）</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274AA7" w:rsidTr="00CE1C30">
        <w:tc>
          <w:tcPr>
            <w:tcW w:w="1838" w:type="dxa"/>
            <w:vAlign w:val="center"/>
          </w:tcPr>
          <w:p w:rsidR="00274AA7" w:rsidRDefault="00274AA7" w:rsidP="00CE1C30">
            <w:pPr>
              <w:jc w:val="center"/>
              <w:rPr>
                <w:bCs/>
                <w:szCs w:val="21"/>
              </w:rPr>
            </w:pPr>
            <w:r>
              <w:rPr>
                <w:bCs/>
                <w:szCs w:val="21"/>
              </w:rPr>
              <w:t>接口标识：</w:t>
            </w:r>
          </w:p>
        </w:tc>
        <w:tc>
          <w:tcPr>
            <w:tcW w:w="2655" w:type="dxa"/>
            <w:gridSpan w:val="2"/>
            <w:vAlign w:val="center"/>
          </w:tcPr>
          <w:p w:rsidR="00274AA7" w:rsidRDefault="00274AA7" w:rsidP="00CE1C30">
            <w:pPr>
              <w:jc w:val="center"/>
              <w:rPr>
                <w:bCs/>
                <w:szCs w:val="21"/>
              </w:rPr>
            </w:pPr>
            <w:r w:rsidRPr="00200DFB">
              <w:rPr>
                <w:bCs/>
                <w:szCs w:val="21"/>
              </w:rPr>
              <w:t>cancelDonateLove</w:t>
            </w:r>
          </w:p>
        </w:tc>
        <w:tc>
          <w:tcPr>
            <w:tcW w:w="2727" w:type="dxa"/>
          </w:tcPr>
          <w:p w:rsidR="00274AA7" w:rsidRDefault="00274AA7" w:rsidP="00CE1C30">
            <w:pPr>
              <w:jc w:val="left"/>
            </w:pPr>
          </w:p>
        </w:tc>
        <w:tc>
          <w:tcPr>
            <w:tcW w:w="1847" w:type="dxa"/>
          </w:tcPr>
          <w:p w:rsidR="00274AA7" w:rsidRDefault="00274AA7" w:rsidP="00CE1C30">
            <w:pPr>
              <w:jc w:val="left"/>
            </w:pPr>
          </w:p>
        </w:tc>
      </w:tr>
      <w:tr w:rsidR="00274AA7" w:rsidTr="00CE1C30">
        <w:tc>
          <w:tcPr>
            <w:tcW w:w="1838" w:type="dxa"/>
            <w:shd w:val="clear" w:color="auto" w:fill="A6A6A6" w:themeFill="background1" w:themeFillShade="A6"/>
            <w:vAlign w:val="center"/>
          </w:tcPr>
          <w:p w:rsidR="00274AA7" w:rsidRDefault="00274AA7" w:rsidP="00CE1C30">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274AA7" w:rsidRDefault="00274AA7" w:rsidP="00CE1C30">
            <w:pPr>
              <w:jc w:val="center"/>
              <w:rPr>
                <w:bCs/>
                <w:szCs w:val="21"/>
              </w:rPr>
            </w:pPr>
            <w:r w:rsidRPr="00200DFB">
              <w:rPr>
                <w:bCs/>
                <w:szCs w:val="21"/>
              </w:rPr>
              <w:t>cancelDonateLove</w:t>
            </w:r>
          </w:p>
        </w:tc>
        <w:tc>
          <w:tcPr>
            <w:tcW w:w="2727" w:type="dxa"/>
          </w:tcPr>
          <w:p w:rsidR="00274AA7" w:rsidRDefault="00274AA7" w:rsidP="00CE1C30">
            <w:pPr>
              <w:jc w:val="center"/>
              <w:rPr>
                <w:bCs/>
                <w:szCs w:val="21"/>
              </w:rPr>
            </w:pPr>
          </w:p>
        </w:tc>
        <w:tc>
          <w:tcPr>
            <w:tcW w:w="1847" w:type="dxa"/>
          </w:tcPr>
          <w:p w:rsidR="00274AA7" w:rsidRDefault="00274AA7" w:rsidP="00CE1C30">
            <w:pPr>
              <w:jc w:val="center"/>
              <w:rPr>
                <w:bCs/>
                <w:szCs w:val="21"/>
              </w:rPr>
            </w:pPr>
          </w:p>
        </w:tc>
      </w:tr>
      <w:tr w:rsidR="00274AA7" w:rsidTr="00CE1C30">
        <w:tc>
          <w:tcPr>
            <w:tcW w:w="1838" w:type="dxa"/>
            <w:shd w:val="clear" w:color="auto" w:fill="A6A6A6" w:themeFill="background1" w:themeFillShade="A6"/>
            <w:vAlign w:val="center"/>
          </w:tcPr>
          <w:p w:rsidR="00274AA7" w:rsidRDefault="00274AA7" w:rsidP="00CE1C30">
            <w:pPr>
              <w:jc w:val="center"/>
              <w:rPr>
                <w:bCs/>
                <w:szCs w:val="21"/>
              </w:rPr>
            </w:pPr>
            <w:r>
              <w:rPr>
                <w:bCs/>
                <w:szCs w:val="21"/>
              </w:rPr>
              <w:t>字段名</w:t>
            </w:r>
          </w:p>
        </w:tc>
        <w:tc>
          <w:tcPr>
            <w:tcW w:w="2655" w:type="dxa"/>
            <w:gridSpan w:val="2"/>
            <w:shd w:val="clear" w:color="auto" w:fill="A6A6A6" w:themeFill="background1" w:themeFillShade="A6"/>
            <w:vAlign w:val="center"/>
          </w:tcPr>
          <w:p w:rsidR="00274AA7" w:rsidRDefault="00274AA7" w:rsidP="00CE1C30">
            <w:pPr>
              <w:jc w:val="center"/>
              <w:rPr>
                <w:bCs/>
                <w:szCs w:val="21"/>
              </w:rPr>
            </w:pPr>
            <w:r>
              <w:rPr>
                <w:bCs/>
                <w:szCs w:val="21"/>
              </w:rPr>
              <w:t>说明</w:t>
            </w:r>
          </w:p>
        </w:tc>
        <w:tc>
          <w:tcPr>
            <w:tcW w:w="2727" w:type="dxa"/>
            <w:shd w:val="clear" w:color="auto" w:fill="A6A6A6" w:themeFill="background1" w:themeFillShade="A6"/>
          </w:tcPr>
          <w:p w:rsidR="00274AA7" w:rsidRDefault="00274AA7" w:rsidP="00CE1C30">
            <w:pPr>
              <w:jc w:val="center"/>
              <w:rPr>
                <w:bCs/>
                <w:szCs w:val="21"/>
              </w:rPr>
            </w:pPr>
            <w:r>
              <w:rPr>
                <w:bCs/>
                <w:szCs w:val="21"/>
              </w:rPr>
              <w:t>备注</w:t>
            </w:r>
          </w:p>
        </w:tc>
        <w:tc>
          <w:tcPr>
            <w:tcW w:w="1847" w:type="dxa"/>
            <w:shd w:val="clear" w:color="auto" w:fill="A6A6A6" w:themeFill="background1" w:themeFillShade="A6"/>
          </w:tcPr>
          <w:p w:rsidR="00274AA7" w:rsidRDefault="00274AA7" w:rsidP="00CE1C30">
            <w:pPr>
              <w:jc w:val="center"/>
              <w:rPr>
                <w:bCs/>
                <w:szCs w:val="21"/>
              </w:rPr>
            </w:pPr>
            <w:r>
              <w:rPr>
                <w:rFonts w:hint="eastAsia"/>
                <w:bCs/>
                <w:szCs w:val="21"/>
              </w:rPr>
              <w:t>是否必填项</w:t>
            </w:r>
          </w:p>
        </w:tc>
      </w:tr>
      <w:tr w:rsidR="00274AA7" w:rsidTr="00274AA7">
        <w:trPr>
          <w:trHeight w:val="442"/>
        </w:trPr>
        <w:tc>
          <w:tcPr>
            <w:tcW w:w="1838" w:type="dxa"/>
            <w:vAlign w:val="center"/>
          </w:tcPr>
          <w:p w:rsidR="00274AA7" w:rsidRPr="00CF52EF" w:rsidRDefault="00274AA7" w:rsidP="00CE1C30">
            <w:pPr>
              <w:jc w:val="center"/>
              <w:rPr>
                <w:bCs/>
                <w:szCs w:val="21"/>
              </w:rPr>
            </w:pPr>
            <w:r>
              <w:rPr>
                <w:rFonts w:ascii="Consolas" w:hAnsi="Consolas" w:cs="Consolas" w:hint="eastAsia"/>
                <w:szCs w:val="21"/>
              </w:rPr>
              <w:t>loveno</w:t>
            </w:r>
          </w:p>
        </w:tc>
        <w:tc>
          <w:tcPr>
            <w:tcW w:w="2655" w:type="dxa"/>
            <w:gridSpan w:val="2"/>
          </w:tcPr>
          <w:p w:rsidR="00274AA7" w:rsidRDefault="00274AA7" w:rsidP="00CE1C30">
            <w:pPr>
              <w:ind w:firstLine="210"/>
              <w:jc w:val="center"/>
              <w:rPr>
                <w:rFonts w:ascii="宋体" w:hAnsi="宋体"/>
                <w:bCs/>
                <w:szCs w:val="21"/>
              </w:rPr>
            </w:pPr>
            <w:r>
              <w:rPr>
                <w:rFonts w:ascii="Consolas" w:hAnsi="Consolas" w:cs="Consolas" w:hint="eastAsia"/>
                <w:bCs/>
              </w:rPr>
              <w:t>爱心单号</w:t>
            </w:r>
          </w:p>
        </w:tc>
        <w:tc>
          <w:tcPr>
            <w:tcW w:w="2727" w:type="dxa"/>
            <w:vAlign w:val="center"/>
          </w:tcPr>
          <w:p w:rsidR="00274AA7" w:rsidRPr="00FE77C3" w:rsidRDefault="00274AA7" w:rsidP="00CE1C30">
            <w:pPr>
              <w:jc w:val="left"/>
              <w:rPr>
                <w:rFonts w:ascii="微软雅黑" w:eastAsia="微软雅黑" w:hAnsi="微软雅黑"/>
                <w:color w:val="333333"/>
              </w:rPr>
            </w:pPr>
          </w:p>
        </w:tc>
        <w:tc>
          <w:tcPr>
            <w:tcW w:w="1847" w:type="dxa"/>
            <w:vAlign w:val="center"/>
          </w:tcPr>
          <w:p w:rsidR="00274AA7" w:rsidRDefault="00274AA7" w:rsidP="00CE1C30">
            <w:pPr>
              <w:jc w:val="center"/>
              <w:rPr>
                <w:bCs/>
                <w:szCs w:val="21"/>
              </w:rPr>
            </w:pPr>
            <w:r>
              <w:rPr>
                <w:rFonts w:hint="eastAsia"/>
                <w:bCs/>
                <w:szCs w:val="21"/>
              </w:rPr>
              <w:t>是</w:t>
            </w:r>
          </w:p>
        </w:tc>
      </w:tr>
      <w:tr w:rsidR="00274AA7" w:rsidTr="00CE1C30">
        <w:tc>
          <w:tcPr>
            <w:tcW w:w="1838" w:type="dxa"/>
            <w:shd w:val="clear" w:color="auto" w:fill="A6A6A6" w:themeFill="background1" w:themeFillShade="A6"/>
            <w:vAlign w:val="center"/>
          </w:tcPr>
          <w:p w:rsidR="00274AA7" w:rsidRDefault="00274AA7" w:rsidP="00CE1C30">
            <w:pPr>
              <w:jc w:val="center"/>
              <w:rPr>
                <w:bCs/>
                <w:szCs w:val="21"/>
              </w:rPr>
            </w:pPr>
            <w:r>
              <w:rPr>
                <w:rFonts w:hint="eastAsia"/>
              </w:rPr>
              <w:t>参数</w:t>
            </w:r>
            <w:r>
              <w:t>jsonStr</w:t>
            </w:r>
            <w:r>
              <w:rPr>
                <w:rFonts w:hint="eastAsia"/>
              </w:rPr>
              <w:t>：</w:t>
            </w:r>
          </w:p>
        </w:tc>
        <w:tc>
          <w:tcPr>
            <w:tcW w:w="7229" w:type="dxa"/>
            <w:gridSpan w:val="4"/>
            <w:vAlign w:val="center"/>
          </w:tcPr>
          <w:p w:rsidR="00274AA7" w:rsidRPr="00274AA7" w:rsidRDefault="00274AA7" w:rsidP="00274AA7">
            <w:pPr>
              <w:ind w:left="120" w:hangingChars="50" w:hanging="120"/>
              <w:jc w:val="left"/>
              <w:rPr>
                <w:rFonts w:ascii="Consolas" w:hAnsi="Consolas" w:cs="Consolas"/>
                <w:b/>
                <w:bCs/>
                <w:color w:val="0070C0"/>
                <w:sz w:val="24"/>
                <w:szCs w:val="24"/>
              </w:rPr>
            </w:pPr>
            <w:r w:rsidRPr="00274AA7">
              <w:rPr>
                <w:rFonts w:ascii="Consolas" w:hAnsi="Consolas" w:cs="Consolas"/>
                <w:b/>
                <w:bCs/>
                <w:color w:val="0070C0"/>
                <w:sz w:val="24"/>
                <w:szCs w:val="24"/>
              </w:rPr>
              <w:t>{</w:t>
            </w:r>
          </w:p>
          <w:p w:rsidR="00274AA7" w:rsidRPr="00274AA7" w:rsidRDefault="00274AA7" w:rsidP="00274AA7">
            <w:pPr>
              <w:ind w:left="120" w:hangingChars="50" w:hanging="120"/>
              <w:jc w:val="left"/>
              <w:rPr>
                <w:rFonts w:ascii="Consolas" w:hAnsi="Consolas" w:cs="Consolas"/>
                <w:b/>
                <w:bCs/>
                <w:color w:val="0070C0"/>
                <w:sz w:val="24"/>
                <w:szCs w:val="24"/>
              </w:rPr>
            </w:pPr>
            <w:r w:rsidRPr="00274AA7">
              <w:rPr>
                <w:rFonts w:ascii="Consolas" w:hAnsi="Consolas" w:cs="Consolas"/>
                <w:b/>
                <w:bCs/>
                <w:color w:val="0070C0"/>
                <w:sz w:val="24"/>
                <w:szCs w:val="24"/>
              </w:rPr>
              <w:t xml:space="preserve">    "loveno": "20170401171313"</w:t>
            </w:r>
          </w:p>
          <w:p w:rsidR="00274AA7" w:rsidRPr="00462CB0" w:rsidRDefault="00274AA7" w:rsidP="00274AA7">
            <w:pPr>
              <w:ind w:left="120" w:hangingChars="50" w:hanging="120"/>
              <w:jc w:val="left"/>
              <w:rPr>
                <w:rFonts w:ascii="Consolas" w:hAnsi="Consolas" w:cs="Consolas"/>
                <w:color w:val="0070C0"/>
                <w:szCs w:val="21"/>
              </w:rPr>
            </w:pPr>
            <w:r w:rsidRPr="00274AA7">
              <w:rPr>
                <w:rFonts w:ascii="Consolas" w:hAnsi="Consolas" w:cs="Consolas"/>
                <w:b/>
                <w:bCs/>
                <w:color w:val="0070C0"/>
                <w:sz w:val="24"/>
                <w:szCs w:val="24"/>
              </w:rPr>
              <w:t>}</w:t>
            </w:r>
          </w:p>
        </w:tc>
      </w:tr>
      <w:tr w:rsidR="00274AA7" w:rsidTr="00CE1C30">
        <w:tc>
          <w:tcPr>
            <w:tcW w:w="1838" w:type="dxa"/>
            <w:shd w:val="clear" w:color="auto" w:fill="A6A6A6" w:themeFill="background1" w:themeFillShade="A6"/>
            <w:vAlign w:val="center"/>
          </w:tcPr>
          <w:p w:rsidR="00274AA7" w:rsidRDefault="00274AA7" w:rsidP="00CE1C30">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274AA7" w:rsidRDefault="00274AA7" w:rsidP="00CE1C30">
            <w:pPr>
              <w:ind w:firstLine="210"/>
              <w:jc w:val="center"/>
              <w:rPr>
                <w:rFonts w:ascii="宋体" w:hAnsi="宋体"/>
                <w:bCs/>
                <w:szCs w:val="21"/>
              </w:rPr>
            </w:pPr>
          </w:p>
        </w:tc>
        <w:tc>
          <w:tcPr>
            <w:tcW w:w="2762" w:type="dxa"/>
            <w:gridSpan w:val="2"/>
            <w:shd w:val="clear" w:color="auto" w:fill="A6A6A6" w:themeFill="background1" w:themeFillShade="A6"/>
          </w:tcPr>
          <w:p w:rsidR="00274AA7" w:rsidRDefault="00274AA7" w:rsidP="00CE1C30">
            <w:pPr>
              <w:ind w:firstLine="210"/>
              <w:jc w:val="center"/>
              <w:rPr>
                <w:rFonts w:ascii="宋体" w:hAnsi="宋体"/>
                <w:bCs/>
                <w:szCs w:val="21"/>
              </w:rPr>
            </w:pPr>
          </w:p>
        </w:tc>
        <w:tc>
          <w:tcPr>
            <w:tcW w:w="1847" w:type="dxa"/>
            <w:shd w:val="clear" w:color="auto" w:fill="A6A6A6" w:themeFill="background1" w:themeFillShade="A6"/>
          </w:tcPr>
          <w:p w:rsidR="00274AA7" w:rsidRDefault="00274AA7" w:rsidP="00CE1C30">
            <w:pPr>
              <w:ind w:firstLine="210"/>
              <w:jc w:val="center"/>
              <w:rPr>
                <w:rFonts w:ascii="宋体" w:hAnsi="宋体"/>
                <w:bCs/>
                <w:szCs w:val="21"/>
              </w:rPr>
            </w:pPr>
          </w:p>
        </w:tc>
      </w:tr>
      <w:tr w:rsidR="00274AA7" w:rsidRPr="00F64465" w:rsidTr="00CE1C30">
        <w:tc>
          <w:tcPr>
            <w:tcW w:w="1838" w:type="dxa"/>
            <w:shd w:val="clear" w:color="auto" w:fill="FFFFFF" w:themeFill="background1"/>
            <w:vAlign w:val="center"/>
          </w:tcPr>
          <w:p w:rsidR="00274AA7" w:rsidRPr="00F64465" w:rsidRDefault="00274AA7" w:rsidP="00CE1C30">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274AA7" w:rsidRPr="00F64465" w:rsidRDefault="00274AA7" w:rsidP="00CE1C30">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274AA7" w:rsidRPr="00F64465" w:rsidRDefault="00274AA7" w:rsidP="00CE1C30">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274AA7" w:rsidRPr="00F64465" w:rsidRDefault="00274AA7" w:rsidP="00CE1C30">
            <w:pPr>
              <w:widowControl/>
              <w:jc w:val="center"/>
              <w:rPr>
                <w:rFonts w:ascii="Consolas" w:hAnsi="Consolas" w:cs="Consolas"/>
                <w:szCs w:val="21"/>
              </w:rPr>
            </w:pPr>
          </w:p>
        </w:tc>
      </w:tr>
      <w:tr w:rsidR="00274AA7" w:rsidRPr="00F64465" w:rsidTr="00CE1C30">
        <w:tc>
          <w:tcPr>
            <w:tcW w:w="1838" w:type="dxa"/>
            <w:shd w:val="clear" w:color="auto" w:fill="FFFFFF" w:themeFill="background1"/>
            <w:vAlign w:val="center"/>
          </w:tcPr>
          <w:p w:rsidR="00274AA7" w:rsidRPr="00F64465" w:rsidRDefault="00274AA7" w:rsidP="00CE1C30">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274AA7" w:rsidRPr="00F64465" w:rsidRDefault="00274AA7" w:rsidP="00CE1C30">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274AA7" w:rsidRPr="00F64465" w:rsidRDefault="00274AA7" w:rsidP="00CE1C30">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274AA7" w:rsidRPr="00F64465" w:rsidRDefault="00274AA7" w:rsidP="00CE1C30">
            <w:pPr>
              <w:widowControl/>
              <w:jc w:val="center"/>
              <w:rPr>
                <w:rFonts w:ascii="Consolas" w:hAnsi="Consolas" w:cs="Consolas"/>
                <w:szCs w:val="21"/>
              </w:rPr>
            </w:pPr>
          </w:p>
        </w:tc>
      </w:tr>
      <w:tr w:rsidR="00274AA7" w:rsidTr="00CE1C30">
        <w:tc>
          <w:tcPr>
            <w:tcW w:w="1838" w:type="dxa"/>
            <w:shd w:val="clear" w:color="auto" w:fill="A6A6A6" w:themeFill="background1" w:themeFillShade="A6"/>
            <w:vAlign w:val="center"/>
          </w:tcPr>
          <w:p w:rsidR="00274AA7" w:rsidRDefault="00274AA7" w:rsidP="00CE1C30">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274AA7" w:rsidRPr="00274AA7" w:rsidRDefault="00274AA7" w:rsidP="00274AA7">
            <w:pPr>
              <w:jc w:val="left"/>
              <w:rPr>
                <w:rFonts w:ascii="Consolas" w:hAnsi="Consolas" w:cs="Consolas"/>
                <w:bCs/>
                <w:color w:val="5B9BD5" w:themeColor="accent1"/>
                <w:sz w:val="24"/>
                <w:szCs w:val="24"/>
              </w:rPr>
            </w:pPr>
            <w:r w:rsidRPr="00274AA7">
              <w:rPr>
                <w:rFonts w:ascii="Consolas" w:hAnsi="Consolas" w:cs="Consolas"/>
                <w:bCs/>
                <w:color w:val="5B9BD5" w:themeColor="accent1"/>
                <w:sz w:val="24"/>
                <w:szCs w:val="24"/>
              </w:rPr>
              <w:t>jQuery111309592152881303221_1491361114532({</w:t>
            </w:r>
          </w:p>
          <w:p w:rsidR="00274AA7" w:rsidRPr="00274AA7" w:rsidRDefault="00274AA7" w:rsidP="00274AA7">
            <w:pPr>
              <w:jc w:val="left"/>
              <w:rPr>
                <w:rFonts w:ascii="Consolas" w:hAnsi="Consolas" w:cs="Consolas"/>
                <w:bCs/>
                <w:color w:val="5B9BD5" w:themeColor="accent1"/>
                <w:sz w:val="24"/>
                <w:szCs w:val="24"/>
              </w:rPr>
            </w:pPr>
            <w:r w:rsidRPr="00274AA7">
              <w:rPr>
                <w:rFonts w:ascii="Consolas" w:hAnsi="Consolas" w:cs="Consolas"/>
                <w:bCs/>
                <w:color w:val="5B9BD5" w:themeColor="accent1"/>
                <w:sz w:val="24"/>
                <w:szCs w:val="24"/>
              </w:rPr>
              <w:t xml:space="preserve">    "rspCode": "000",</w:t>
            </w:r>
          </w:p>
          <w:p w:rsidR="00274AA7" w:rsidRPr="00274AA7" w:rsidRDefault="00274AA7" w:rsidP="00274AA7">
            <w:pPr>
              <w:jc w:val="left"/>
              <w:rPr>
                <w:rFonts w:ascii="Consolas" w:hAnsi="Consolas" w:cs="Consolas"/>
                <w:bCs/>
                <w:color w:val="5B9BD5" w:themeColor="accent1"/>
                <w:sz w:val="24"/>
                <w:szCs w:val="24"/>
              </w:rPr>
            </w:pPr>
            <w:r w:rsidRPr="00274AA7">
              <w:rPr>
                <w:rFonts w:ascii="Consolas" w:hAnsi="Consolas" w:cs="Consolas" w:hint="eastAsia"/>
                <w:bCs/>
                <w:color w:val="5B9BD5" w:themeColor="accent1"/>
                <w:sz w:val="24"/>
                <w:szCs w:val="24"/>
              </w:rPr>
              <w:t xml:space="preserve">    "rspDesc": "</w:t>
            </w:r>
            <w:r w:rsidRPr="00274AA7">
              <w:rPr>
                <w:rFonts w:ascii="Consolas" w:hAnsi="Consolas" w:cs="Consolas" w:hint="eastAsia"/>
                <w:bCs/>
                <w:color w:val="5B9BD5" w:themeColor="accent1"/>
                <w:sz w:val="24"/>
                <w:szCs w:val="24"/>
              </w:rPr>
              <w:t>取消成功</w:t>
            </w:r>
            <w:r w:rsidRPr="00274AA7">
              <w:rPr>
                <w:rFonts w:ascii="Consolas" w:hAnsi="Consolas" w:cs="Consolas" w:hint="eastAsia"/>
                <w:bCs/>
                <w:color w:val="5B9BD5" w:themeColor="accent1"/>
                <w:sz w:val="24"/>
                <w:szCs w:val="24"/>
              </w:rPr>
              <w:t>"</w:t>
            </w:r>
          </w:p>
          <w:p w:rsidR="00274AA7" w:rsidRPr="00CB5781" w:rsidRDefault="00274AA7" w:rsidP="00274AA7">
            <w:pPr>
              <w:jc w:val="left"/>
              <w:rPr>
                <w:rFonts w:ascii="Consolas" w:hAnsi="Consolas" w:cs="Consolas"/>
                <w:bCs/>
                <w:color w:val="5B9BD5" w:themeColor="accent1"/>
                <w:szCs w:val="21"/>
              </w:rPr>
            </w:pPr>
            <w:r w:rsidRPr="00274AA7">
              <w:rPr>
                <w:rFonts w:ascii="Consolas" w:hAnsi="Consolas" w:cs="Consolas"/>
                <w:bCs/>
                <w:color w:val="5B9BD5" w:themeColor="accent1"/>
                <w:sz w:val="24"/>
                <w:szCs w:val="24"/>
              </w:rPr>
              <w:t>})</w:t>
            </w:r>
          </w:p>
        </w:tc>
      </w:tr>
    </w:tbl>
    <w:p w:rsidR="00B93121" w:rsidRDefault="00B93121" w:rsidP="00D803E8">
      <w:pPr>
        <w:pStyle w:val="5"/>
      </w:pPr>
      <w:r>
        <w:rPr>
          <w:rFonts w:hint="eastAsia"/>
        </w:rPr>
        <w:t>1.1.</w:t>
      </w:r>
      <w:r>
        <w:t>2.4</w:t>
      </w:r>
      <w:r>
        <w:rPr>
          <w:rFonts w:hint="eastAsia"/>
        </w:rPr>
        <w:t>发送快递（物）</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B93121" w:rsidTr="0008316D">
        <w:tc>
          <w:tcPr>
            <w:tcW w:w="1838" w:type="dxa"/>
            <w:vAlign w:val="center"/>
          </w:tcPr>
          <w:p w:rsidR="00B93121" w:rsidRDefault="00B93121" w:rsidP="0008316D">
            <w:pPr>
              <w:jc w:val="center"/>
              <w:rPr>
                <w:bCs/>
                <w:szCs w:val="21"/>
              </w:rPr>
            </w:pPr>
            <w:r>
              <w:rPr>
                <w:bCs/>
                <w:szCs w:val="21"/>
              </w:rPr>
              <w:t>接口标识：</w:t>
            </w:r>
          </w:p>
        </w:tc>
        <w:tc>
          <w:tcPr>
            <w:tcW w:w="2655" w:type="dxa"/>
            <w:gridSpan w:val="2"/>
            <w:vAlign w:val="center"/>
          </w:tcPr>
          <w:p w:rsidR="00B93121" w:rsidRDefault="00B93121" w:rsidP="0008316D">
            <w:pPr>
              <w:jc w:val="center"/>
              <w:rPr>
                <w:bCs/>
                <w:szCs w:val="21"/>
              </w:rPr>
            </w:pPr>
            <w:r w:rsidRPr="00B04E1A">
              <w:rPr>
                <w:bCs/>
                <w:szCs w:val="21"/>
              </w:rPr>
              <w:t>postConfirm</w:t>
            </w:r>
          </w:p>
        </w:tc>
        <w:tc>
          <w:tcPr>
            <w:tcW w:w="2727" w:type="dxa"/>
          </w:tcPr>
          <w:p w:rsidR="00B93121" w:rsidRDefault="00B93121" w:rsidP="0008316D">
            <w:pPr>
              <w:jc w:val="left"/>
            </w:pPr>
          </w:p>
        </w:tc>
        <w:tc>
          <w:tcPr>
            <w:tcW w:w="1847" w:type="dxa"/>
          </w:tcPr>
          <w:p w:rsidR="00B93121" w:rsidRDefault="00B93121" w:rsidP="0008316D">
            <w:pPr>
              <w:jc w:val="left"/>
            </w:pPr>
          </w:p>
        </w:tc>
      </w:tr>
      <w:tr w:rsidR="00B93121" w:rsidTr="0008316D">
        <w:tc>
          <w:tcPr>
            <w:tcW w:w="1838" w:type="dxa"/>
            <w:shd w:val="clear" w:color="auto" w:fill="A6A6A6" w:themeFill="background1" w:themeFillShade="A6"/>
            <w:vAlign w:val="center"/>
          </w:tcPr>
          <w:p w:rsidR="00B93121" w:rsidRDefault="00B93121" w:rsidP="0008316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B93121" w:rsidRDefault="00B93121" w:rsidP="0008316D">
            <w:pPr>
              <w:jc w:val="center"/>
              <w:rPr>
                <w:bCs/>
                <w:szCs w:val="21"/>
              </w:rPr>
            </w:pPr>
            <w:r w:rsidRPr="00B04E1A">
              <w:rPr>
                <w:bCs/>
                <w:szCs w:val="21"/>
              </w:rPr>
              <w:t>postConfirm</w:t>
            </w:r>
          </w:p>
        </w:tc>
        <w:tc>
          <w:tcPr>
            <w:tcW w:w="2727" w:type="dxa"/>
          </w:tcPr>
          <w:p w:rsidR="00B93121" w:rsidRDefault="00B93121" w:rsidP="0008316D">
            <w:pPr>
              <w:jc w:val="center"/>
              <w:rPr>
                <w:bCs/>
                <w:szCs w:val="21"/>
              </w:rPr>
            </w:pPr>
          </w:p>
        </w:tc>
        <w:tc>
          <w:tcPr>
            <w:tcW w:w="1847" w:type="dxa"/>
          </w:tcPr>
          <w:p w:rsidR="00B93121" w:rsidRDefault="00B93121" w:rsidP="0008316D">
            <w:pPr>
              <w:jc w:val="center"/>
              <w:rPr>
                <w:bCs/>
                <w:szCs w:val="21"/>
              </w:rPr>
            </w:pPr>
          </w:p>
        </w:tc>
      </w:tr>
      <w:tr w:rsidR="00B93121" w:rsidTr="0008316D">
        <w:tc>
          <w:tcPr>
            <w:tcW w:w="1838" w:type="dxa"/>
            <w:shd w:val="clear" w:color="auto" w:fill="A6A6A6" w:themeFill="background1" w:themeFillShade="A6"/>
            <w:vAlign w:val="center"/>
          </w:tcPr>
          <w:p w:rsidR="00B93121" w:rsidRDefault="00B93121" w:rsidP="0008316D">
            <w:pPr>
              <w:jc w:val="center"/>
              <w:rPr>
                <w:bCs/>
                <w:szCs w:val="21"/>
              </w:rPr>
            </w:pPr>
            <w:r>
              <w:rPr>
                <w:bCs/>
                <w:szCs w:val="21"/>
              </w:rPr>
              <w:t>字段名</w:t>
            </w:r>
          </w:p>
        </w:tc>
        <w:tc>
          <w:tcPr>
            <w:tcW w:w="2655" w:type="dxa"/>
            <w:gridSpan w:val="2"/>
            <w:shd w:val="clear" w:color="auto" w:fill="A6A6A6" w:themeFill="background1" w:themeFillShade="A6"/>
            <w:vAlign w:val="center"/>
          </w:tcPr>
          <w:p w:rsidR="00B93121" w:rsidRDefault="00B93121" w:rsidP="0008316D">
            <w:pPr>
              <w:jc w:val="center"/>
              <w:rPr>
                <w:bCs/>
                <w:szCs w:val="21"/>
              </w:rPr>
            </w:pPr>
            <w:r>
              <w:rPr>
                <w:bCs/>
                <w:szCs w:val="21"/>
              </w:rPr>
              <w:t>说明</w:t>
            </w:r>
          </w:p>
        </w:tc>
        <w:tc>
          <w:tcPr>
            <w:tcW w:w="2727" w:type="dxa"/>
            <w:shd w:val="clear" w:color="auto" w:fill="A6A6A6" w:themeFill="background1" w:themeFillShade="A6"/>
          </w:tcPr>
          <w:p w:rsidR="00B93121" w:rsidRDefault="00B93121" w:rsidP="0008316D">
            <w:pPr>
              <w:jc w:val="center"/>
              <w:rPr>
                <w:bCs/>
                <w:szCs w:val="21"/>
              </w:rPr>
            </w:pPr>
            <w:r>
              <w:rPr>
                <w:bCs/>
                <w:szCs w:val="21"/>
              </w:rPr>
              <w:t>备注</w:t>
            </w:r>
          </w:p>
        </w:tc>
        <w:tc>
          <w:tcPr>
            <w:tcW w:w="1847" w:type="dxa"/>
            <w:shd w:val="clear" w:color="auto" w:fill="A6A6A6" w:themeFill="background1" w:themeFillShade="A6"/>
          </w:tcPr>
          <w:p w:rsidR="00B93121" w:rsidRDefault="00B93121" w:rsidP="0008316D">
            <w:pPr>
              <w:jc w:val="center"/>
              <w:rPr>
                <w:bCs/>
                <w:szCs w:val="21"/>
              </w:rPr>
            </w:pPr>
            <w:r>
              <w:rPr>
                <w:rFonts w:hint="eastAsia"/>
                <w:bCs/>
                <w:szCs w:val="21"/>
              </w:rPr>
              <w:t>是否必填项</w:t>
            </w:r>
          </w:p>
        </w:tc>
      </w:tr>
      <w:tr w:rsidR="00B93121" w:rsidTr="0008316D">
        <w:trPr>
          <w:trHeight w:val="405"/>
        </w:trPr>
        <w:tc>
          <w:tcPr>
            <w:tcW w:w="1838" w:type="dxa"/>
            <w:vAlign w:val="center"/>
          </w:tcPr>
          <w:p w:rsidR="00B93121" w:rsidRPr="00CF52EF" w:rsidRDefault="00B93121" w:rsidP="0008316D">
            <w:pPr>
              <w:jc w:val="center"/>
              <w:rPr>
                <w:bCs/>
                <w:szCs w:val="21"/>
              </w:rPr>
            </w:pPr>
            <w:r>
              <w:rPr>
                <w:rFonts w:ascii="Consolas" w:hAnsi="Consolas" w:cs="Consolas" w:hint="eastAsia"/>
                <w:szCs w:val="21"/>
              </w:rPr>
              <w:t>loveno</w:t>
            </w:r>
          </w:p>
        </w:tc>
        <w:tc>
          <w:tcPr>
            <w:tcW w:w="2655" w:type="dxa"/>
            <w:gridSpan w:val="2"/>
          </w:tcPr>
          <w:p w:rsidR="00B93121" w:rsidRDefault="00B93121" w:rsidP="0008316D">
            <w:pPr>
              <w:ind w:firstLine="210"/>
              <w:jc w:val="center"/>
              <w:rPr>
                <w:rFonts w:ascii="宋体" w:hAnsi="宋体"/>
                <w:bCs/>
                <w:szCs w:val="21"/>
              </w:rPr>
            </w:pPr>
            <w:r>
              <w:rPr>
                <w:rFonts w:ascii="Consolas" w:hAnsi="Consolas" w:cs="Consolas" w:hint="eastAsia"/>
                <w:bCs/>
              </w:rPr>
              <w:t>爱心单号</w:t>
            </w:r>
          </w:p>
        </w:tc>
        <w:tc>
          <w:tcPr>
            <w:tcW w:w="2727" w:type="dxa"/>
            <w:vAlign w:val="center"/>
          </w:tcPr>
          <w:p w:rsidR="00B93121" w:rsidRPr="00FE77C3" w:rsidRDefault="00B93121" w:rsidP="0008316D">
            <w:pPr>
              <w:jc w:val="left"/>
              <w:rPr>
                <w:rFonts w:ascii="微软雅黑" w:eastAsia="微软雅黑" w:hAnsi="微软雅黑"/>
                <w:color w:val="333333"/>
              </w:rPr>
            </w:pPr>
          </w:p>
        </w:tc>
        <w:tc>
          <w:tcPr>
            <w:tcW w:w="1847" w:type="dxa"/>
            <w:vAlign w:val="center"/>
          </w:tcPr>
          <w:p w:rsidR="00B93121" w:rsidRDefault="00B93121" w:rsidP="0008316D">
            <w:pPr>
              <w:jc w:val="center"/>
              <w:rPr>
                <w:bCs/>
                <w:szCs w:val="21"/>
              </w:rPr>
            </w:pPr>
            <w:r>
              <w:rPr>
                <w:rFonts w:hint="eastAsia"/>
                <w:bCs/>
                <w:szCs w:val="21"/>
              </w:rPr>
              <w:t>是</w:t>
            </w:r>
          </w:p>
        </w:tc>
      </w:tr>
      <w:tr w:rsidR="00B93121" w:rsidTr="0008316D">
        <w:trPr>
          <w:trHeight w:val="405"/>
        </w:trPr>
        <w:tc>
          <w:tcPr>
            <w:tcW w:w="1838" w:type="dxa"/>
            <w:vAlign w:val="center"/>
          </w:tcPr>
          <w:p w:rsidR="00B93121" w:rsidRDefault="00B93121" w:rsidP="0008316D">
            <w:pPr>
              <w:jc w:val="center"/>
              <w:rPr>
                <w:rFonts w:ascii="Consolas" w:hAnsi="Consolas" w:cs="Consolas"/>
                <w:szCs w:val="21"/>
              </w:rPr>
            </w:pPr>
            <w:r w:rsidRPr="00B04E1A">
              <w:rPr>
                <w:rFonts w:ascii="Consolas" w:hAnsi="Consolas" w:cs="Consolas"/>
                <w:szCs w:val="21"/>
              </w:rPr>
              <w:t>ogisticsno</w:t>
            </w:r>
          </w:p>
        </w:tc>
        <w:tc>
          <w:tcPr>
            <w:tcW w:w="2655" w:type="dxa"/>
            <w:gridSpan w:val="2"/>
          </w:tcPr>
          <w:p w:rsidR="00B93121" w:rsidRDefault="00B93121" w:rsidP="0008316D">
            <w:pPr>
              <w:ind w:firstLine="210"/>
              <w:jc w:val="center"/>
              <w:rPr>
                <w:rFonts w:ascii="Consolas" w:hAnsi="Consolas" w:cs="Consolas"/>
                <w:bCs/>
              </w:rPr>
            </w:pPr>
            <w:r>
              <w:rPr>
                <w:rFonts w:ascii="Consolas" w:hAnsi="Consolas" w:cs="Consolas" w:hint="eastAsia"/>
                <w:bCs/>
              </w:rPr>
              <w:t>物流公司编号</w:t>
            </w:r>
          </w:p>
        </w:tc>
        <w:tc>
          <w:tcPr>
            <w:tcW w:w="2727" w:type="dxa"/>
            <w:vAlign w:val="center"/>
          </w:tcPr>
          <w:p w:rsidR="00B93121" w:rsidRPr="00FE77C3" w:rsidRDefault="00B93121" w:rsidP="0008316D">
            <w:pPr>
              <w:jc w:val="left"/>
              <w:rPr>
                <w:rFonts w:ascii="微软雅黑" w:eastAsia="微软雅黑" w:hAnsi="微软雅黑"/>
                <w:color w:val="333333"/>
              </w:rPr>
            </w:pPr>
          </w:p>
        </w:tc>
        <w:tc>
          <w:tcPr>
            <w:tcW w:w="1847" w:type="dxa"/>
            <w:vAlign w:val="center"/>
          </w:tcPr>
          <w:p w:rsidR="00B93121" w:rsidRDefault="00B93121" w:rsidP="0008316D">
            <w:pPr>
              <w:jc w:val="center"/>
              <w:rPr>
                <w:bCs/>
                <w:szCs w:val="21"/>
              </w:rPr>
            </w:pPr>
            <w:r>
              <w:rPr>
                <w:rFonts w:hint="eastAsia"/>
                <w:bCs/>
                <w:szCs w:val="21"/>
              </w:rPr>
              <w:t>是</w:t>
            </w:r>
          </w:p>
        </w:tc>
      </w:tr>
      <w:tr w:rsidR="00B93121" w:rsidTr="0008316D">
        <w:trPr>
          <w:trHeight w:val="405"/>
        </w:trPr>
        <w:tc>
          <w:tcPr>
            <w:tcW w:w="1838" w:type="dxa"/>
            <w:vAlign w:val="center"/>
          </w:tcPr>
          <w:p w:rsidR="00B93121" w:rsidRDefault="00B93121" w:rsidP="0008316D">
            <w:pPr>
              <w:jc w:val="center"/>
              <w:rPr>
                <w:rFonts w:ascii="Consolas" w:hAnsi="Consolas" w:cs="Consolas"/>
                <w:szCs w:val="21"/>
              </w:rPr>
            </w:pPr>
            <w:r w:rsidRPr="00B04E1A">
              <w:rPr>
                <w:rFonts w:ascii="Consolas" w:hAnsi="Consolas" w:cs="Consolas"/>
                <w:szCs w:val="21"/>
              </w:rPr>
              <w:t>ogisticsaddress</w:t>
            </w:r>
          </w:p>
        </w:tc>
        <w:tc>
          <w:tcPr>
            <w:tcW w:w="2655" w:type="dxa"/>
            <w:gridSpan w:val="2"/>
          </w:tcPr>
          <w:p w:rsidR="00B93121" w:rsidRDefault="00B93121" w:rsidP="0008316D">
            <w:pPr>
              <w:ind w:firstLine="210"/>
              <w:jc w:val="center"/>
              <w:rPr>
                <w:rFonts w:ascii="Consolas" w:hAnsi="Consolas" w:cs="Consolas"/>
                <w:bCs/>
              </w:rPr>
            </w:pPr>
            <w:r>
              <w:rPr>
                <w:rFonts w:ascii="Consolas" w:hAnsi="Consolas" w:cs="Consolas" w:hint="eastAsia"/>
                <w:bCs/>
              </w:rPr>
              <w:t>收货地址</w:t>
            </w:r>
          </w:p>
        </w:tc>
        <w:tc>
          <w:tcPr>
            <w:tcW w:w="2727" w:type="dxa"/>
            <w:vAlign w:val="center"/>
          </w:tcPr>
          <w:p w:rsidR="00B93121" w:rsidRPr="00FE77C3" w:rsidRDefault="00B93121" w:rsidP="0008316D">
            <w:pPr>
              <w:jc w:val="left"/>
              <w:rPr>
                <w:rFonts w:ascii="微软雅黑" w:eastAsia="微软雅黑" w:hAnsi="微软雅黑"/>
                <w:color w:val="333333"/>
              </w:rPr>
            </w:pPr>
          </w:p>
        </w:tc>
        <w:tc>
          <w:tcPr>
            <w:tcW w:w="1847" w:type="dxa"/>
            <w:vAlign w:val="center"/>
          </w:tcPr>
          <w:p w:rsidR="00B93121" w:rsidRDefault="00B93121" w:rsidP="0008316D">
            <w:pPr>
              <w:jc w:val="center"/>
              <w:rPr>
                <w:bCs/>
                <w:szCs w:val="21"/>
              </w:rPr>
            </w:pPr>
            <w:r>
              <w:rPr>
                <w:rFonts w:hint="eastAsia"/>
                <w:bCs/>
                <w:szCs w:val="21"/>
              </w:rPr>
              <w:t>是</w:t>
            </w:r>
          </w:p>
        </w:tc>
      </w:tr>
      <w:tr w:rsidR="00B93121" w:rsidTr="0008316D">
        <w:trPr>
          <w:trHeight w:val="405"/>
        </w:trPr>
        <w:tc>
          <w:tcPr>
            <w:tcW w:w="1838" w:type="dxa"/>
            <w:vAlign w:val="center"/>
          </w:tcPr>
          <w:p w:rsidR="00B93121" w:rsidRDefault="00B93121" w:rsidP="0008316D">
            <w:pPr>
              <w:jc w:val="center"/>
              <w:rPr>
                <w:rFonts w:ascii="Consolas" w:hAnsi="Consolas" w:cs="Consolas"/>
                <w:szCs w:val="21"/>
              </w:rPr>
            </w:pPr>
            <w:r w:rsidRPr="00B04E1A">
              <w:rPr>
                <w:rFonts w:ascii="Consolas" w:hAnsi="Consolas" w:cs="Consolas"/>
                <w:szCs w:val="21"/>
              </w:rPr>
              <w:t>ogisticscompany</w:t>
            </w:r>
          </w:p>
        </w:tc>
        <w:tc>
          <w:tcPr>
            <w:tcW w:w="2655" w:type="dxa"/>
            <w:gridSpan w:val="2"/>
          </w:tcPr>
          <w:p w:rsidR="00B93121" w:rsidRDefault="00B93121" w:rsidP="0008316D">
            <w:pPr>
              <w:ind w:firstLine="210"/>
              <w:jc w:val="center"/>
              <w:rPr>
                <w:rFonts w:ascii="Consolas" w:hAnsi="Consolas" w:cs="Consolas"/>
                <w:bCs/>
              </w:rPr>
            </w:pPr>
            <w:r>
              <w:rPr>
                <w:rFonts w:ascii="Consolas" w:hAnsi="Consolas" w:cs="Consolas" w:hint="eastAsia"/>
                <w:bCs/>
              </w:rPr>
              <w:t>物流公司名称</w:t>
            </w:r>
            <w:r>
              <w:rPr>
                <w:rFonts w:ascii="Consolas" w:hAnsi="Consolas" w:cs="Consolas" w:hint="eastAsia"/>
                <w:bCs/>
              </w:rPr>
              <w:t>+</w:t>
            </w:r>
            <w:r>
              <w:rPr>
                <w:rFonts w:ascii="Consolas" w:hAnsi="Consolas" w:cs="Consolas" w:hint="eastAsia"/>
                <w:bCs/>
              </w:rPr>
              <w:t>编号</w:t>
            </w:r>
          </w:p>
        </w:tc>
        <w:tc>
          <w:tcPr>
            <w:tcW w:w="2727" w:type="dxa"/>
            <w:vAlign w:val="center"/>
          </w:tcPr>
          <w:p w:rsidR="00B93121" w:rsidRPr="00FE77C3" w:rsidRDefault="00B93121" w:rsidP="0008316D">
            <w:pPr>
              <w:jc w:val="left"/>
              <w:rPr>
                <w:rFonts w:ascii="微软雅黑" w:eastAsia="微软雅黑" w:hAnsi="微软雅黑"/>
                <w:color w:val="333333"/>
              </w:rPr>
            </w:pPr>
          </w:p>
        </w:tc>
        <w:tc>
          <w:tcPr>
            <w:tcW w:w="1847" w:type="dxa"/>
            <w:vAlign w:val="center"/>
          </w:tcPr>
          <w:p w:rsidR="00B93121" w:rsidRDefault="00B93121" w:rsidP="0008316D">
            <w:pPr>
              <w:jc w:val="center"/>
              <w:rPr>
                <w:bCs/>
                <w:szCs w:val="21"/>
              </w:rPr>
            </w:pPr>
            <w:r>
              <w:rPr>
                <w:rFonts w:hint="eastAsia"/>
                <w:bCs/>
                <w:szCs w:val="21"/>
              </w:rPr>
              <w:t>是</w:t>
            </w:r>
          </w:p>
        </w:tc>
      </w:tr>
      <w:tr w:rsidR="00B93121" w:rsidTr="0008316D">
        <w:tc>
          <w:tcPr>
            <w:tcW w:w="1838" w:type="dxa"/>
            <w:shd w:val="clear" w:color="auto" w:fill="A6A6A6" w:themeFill="background1" w:themeFillShade="A6"/>
            <w:vAlign w:val="center"/>
          </w:tcPr>
          <w:p w:rsidR="00B93121" w:rsidRDefault="00B93121" w:rsidP="0008316D">
            <w:pPr>
              <w:jc w:val="center"/>
              <w:rPr>
                <w:bCs/>
                <w:szCs w:val="21"/>
              </w:rPr>
            </w:pPr>
            <w:r>
              <w:rPr>
                <w:rFonts w:hint="eastAsia"/>
              </w:rPr>
              <w:t>参数</w:t>
            </w:r>
            <w:r>
              <w:t>jsonStr</w:t>
            </w:r>
            <w:r>
              <w:rPr>
                <w:rFonts w:hint="eastAsia"/>
              </w:rPr>
              <w:t>：</w:t>
            </w:r>
          </w:p>
        </w:tc>
        <w:tc>
          <w:tcPr>
            <w:tcW w:w="7229" w:type="dxa"/>
            <w:gridSpan w:val="4"/>
            <w:vAlign w:val="center"/>
          </w:tcPr>
          <w:p w:rsidR="00B93121" w:rsidRPr="00462CB0" w:rsidRDefault="00B93121" w:rsidP="0008316D">
            <w:pPr>
              <w:jc w:val="left"/>
              <w:rPr>
                <w:rFonts w:ascii="Consolas" w:hAnsi="Consolas" w:cs="Consolas"/>
                <w:color w:val="0070C0"/>
                <w:szCs w:val="21"/>
              </w:rPr>
            </w:pPr>
            <w:r w:rsidRPr="00B04E1A">
              <w:rPr>
                <w:rFonts w:ascii="Consolas" w:hAnsi="Consolas" w:cs="Consolas" w:hint="eastAsia"/>
                <w:bCs/>
                <w:color w:val="5B9BD5" w:themeColor="accent1"/>
                <w:sz w:val="24"/>
                <w:szCs w:val="24"/>
              </w:rPr>
              <w:t>{" loveno ":"</w:t>
            </w:r>
            <w:r w:rsidRPr="00B04E1A">
              <w:rPr>
                <w:rFonts w:ascii="Consolas" w:hAnsi="Consolas" w:cs="Consolas" w:hint="eastAsia"/>
                <w:bCs/>
                <w:color w:val="5B9BD5" w:themeColor="accent1"/>
                <w:sz w:val="24"/>
                <w:szCs w:val="24"/>
              </w:rPr>
              <w:t>爱心单号</w:t>
            </w:r>
            <w:r w:rsidRPr="00B04E1A">
              <w:rPr>
                <w:rFonts w:ascii="Consolas" w:hAnsi="Consolas" w:cs="Consolas" w:hint="eastAsia"/>
                <w:bCs/>
                <w:color w:val="5B9BD5" w:themeColor="accent1"/>
                <w:sz w:val="24"/>
                <w:szCs w:val="24"/>
              </w:rPr>
              <w:t>"</w:t>
            </w:r>
            <w:r w:rsidRPr="00B04E1A">
              <w:rPr>
                <w:rFonts w:ascii="Consolas" w:hAnsi="Consolas" w:cs="Consolas"/>
                <w:bCs/>
                <w:color w:val="5B9BD5" w:themeColor="accent1"/>
                <w:sz w:val="24"/>
                <w:szCs w:val="24"/>
              </w:rPr>
              <w:t>,</w:t>
            </w:r>
            <w:r w:rsidRPr="00B04E1A">
              <w:rPr>
                <w:rFonts w:ascii="Consolas" w:hAnsi="Consolas" w:cs="Consolas" w:hint="eastAsia"/>
                <w:bCs/>
                <w:color w:val="5B9BD5" w:themeColor="accent1"/>
                <w:sz w:val="24"/>
                <w:szCs w:val="24"/>
              </w:rPr>
              <w:t xml:space="preserve">" </w:t>
            </w:r>
            <w:r w:rsidRPr="00B04E1A">
              <w:rPr>
                <w:rFonts w:ascii="Consolas" w:hAnsi="Consolas" w:cs="Consolas"/>
                <w:bCs/>
                <w:color w:val="5B9BD5" w:themeColor="accent1"/>
                <w:sz w:val="24"/>
                <w:szCs w:val="24"/>
              </w:rPr>
              <w:t>ogisticsno</w:t>
            </w:r>
            <w:r w:rsidRPr="00B04E1A">
              <w:rPr>
                <w:rFonts w:ascii="Consolas" w:hAnsi="Consolas" w:cs="Consolas" w:hint="eastAsia"/>
                <w:bCs/>
                <w:color w:val="5B9BD5" w:themeColor="accent1"/>
                <w:sz w:val="24"/>
                <w:szCs w:val="24"/>
              </w:rPr>
              <w:t xml:space="preserve"> ":"</w:t>
            </w:r>
            <w:r w:rsidRPr="00B04E1A">
              <w:rPr>
                <w:rFonts w:ascii="Consolas" w:hAnsi="Consolas" w:cs="Consolas" w:hint="eastAsia"/>
                <w:bCs/>
                <w:color w:val="5B9BD5" w:themeColor="accent1"/>
                <w:sz w:val="24"/>
                <w:szCs w:val="24"/>
              </w:rPr>
              <w:t>物流公司编号</w:t>
            </w:r>
            <w:r w:rsidRPr="00B04E1A">
              <w:rPr>
                <w:rFonts w:ascii="Consolas" w:hAnsi="Consolas" w:cs="Consolas" w:hint="eastAsia"/>
                <w:bCs/>
                <w:color w:val="5B9BD5" w:themeColor="accent1"/>
                <w:sz w:val="24"/>
                <w:szCs w:val="24"/>
              </w:rPr>
              <w:t>"</w:t>
            </w:r>
            <w:r w:rsidRPr="00B04E1A">
              <w:rPr>
                <w:rFonts w:ascii="Consolas" w:hAnsi="Consolas" w:cs="Consolas"/>
                <w:bCs/>
                <w:color w:val="5B9BD5" w:themeColor="accent1"/>
                <w:sz w:val="24"/>
                <w:szCs w:val="24"/>
              </w:rPr>
              <w:t>,</w:t>
            </w:r>
            <w:r w:rsidRPr="00B04E1A">
              <w:rPr>
                <w:rFonts w:ascii="Consolas" w:hAnsi="Consolas" w:cs="Consolas" w:hint="eastAsia"/>
                <w:bCs/>
                <w:color w:val="5B9BD5" w:themeColor="accent1"/>
                <w:sz w:val="24"/>
                <w:szCs w:val="24"/>
              </w:rPr>
              <w:t xml:space="preserve">" </w:t>
            </w:r>
            <w:r w:rsidRPr="00B04E1A">
              <w:rPr>
                <w:rFonts w:ascii="Consolas" w:hAnsi="Consolas" w:cs="Consolas"/>
                <w:bCs/>
                <w:color w:val="5B9BD5" w:themeColor="accent1"/>
                <w:sz w:val="24"/>
                <w:szCs w:val="24"/>
              </w:rPr>
              <w:t>ogisticsaddress</w:t>
            </w:r>
            <w:r w:rsidRPr="00B04E1A">
              <w:rPr>
                <w:rFonts w:ascii="Consolas" w:hAnsi="Consolas" w:cs="Consolas" w:hint="eastAsia"/>
                <w:bCs/>
                <w:color w:val="5B9BD5" w:themeColor="accent1"/>
                <w:sz w:val="24"/>
                <w:szCs w:val="24"/>
              </w:rPr>
              <w:t xml:space="preserve"> ":"</w:t>
            </w:r>
            <w:r w:rsidRPr="00B04E1A">
              <w:rPr>
                <w:rFonts w:ascii="Consolas" w:hAnsi="Consolas" w:cs="Consolas" w:hint="eastAsia"/>
                <w:bCs/>
                <w:color w:val="5B9BD5" w:themeColor="accent1"/>
                <w:sz w:val="24"/>
                <w:szCs w:val="24"/>
              </w:rPr>
              <w:t>收货地址</w:t>
            </w:r>
            <w:r w:rsidRPr="00B04E1A">
              <w:rPr>
                <w:rFonts w:ascii="Consolas" w:hAnsi="Consolas" w:cs="Consolas" w:hint="eastAsia"/>
                <w:bCs/>
                <w:color w:val="5B9BD5" w:themeColor="accent1"/>
                <w:sz w:val="24"/>
                <w:szCs w:val="24"/>
              </w:rPr>
              <w:t>"</w:t>
            </w:r>
            <w:r w:rsidRPr="00B04E1A">
              <w:rPr>
                <w:rFonts w:ascii="Consolas" w:hAnsi="Consolas" w:cs="Consolas"/>
                <w:bCs/>
                <w:color w:val="5B9BD5" w:themeColor="accent1"/>
                <w:sz w:val="24"/>
                <w:szCs w:val="24"/>
              </w:rPr>
              <w:t>,</w:t>
            </w:r>
            <w:r w:rsidRPr="00B04E1A">
              <w:rPr>
                <w:rFonts w:ascii="Consolas" w:hAnsi="Consolas" w:cs="Consolas" w:hint="eastAsia"/>
                <w:bCs/>
                <w:color w:val="5B9BD5" w:themeColor="accent1"/>
                <w:sz w:val="24"/>
                <w:szCs w:val="24"/>
              </w:rPr>
              <w:t xml:space="preserve">" </w:t>
            </w:r>
            <w:r w:rsidRPr="00B04E1A">
              <w:rPr>
                <w:rFonts w:ascii="Consolas" w:hAnsi="Consolas" w:cs="Consolas"/>
                <w:bCs/>
                <w:color w:val="5B9BD5" w:themeColor="accent1"/>
                <w:sz w:val="24"/>
                <w:szCs w:val="24"/>
              </w:rPr>
              <w:t>ogisticscompany</w:t>
            </w:r>
            <w:r w:rsidRPr="00B04E1A">
              <w:rPr>
                <w:rFonts w:ascii="Consolas" w:hAnsi="Consolas" w:cs="Consolas" w:hint="eastAsia"/>
                <w:bCs/>
                <w:color w:val="5B9BD5" w:themeColor="accent1"/>
                <w:sz w:val="24"/>
                <w:szCs w:val="24"/>
              </w:rPr>
              <w:t xml:space="preserve"> ":"</w:t>
            </w:r>
            <w:r w:rsidRPr="00B04E1A">
              <w:rPr>
                <w:rFonts w:ascii="Consolas" w:hAnsi="Consolas" w:cs="Consolas" w:hint="eastAsia"/>
                <w:bCs/>
                <w:color w:val="5B9BD5" w:themeColor="accent1"/>
                <w:sz w:val="24"/>
                <w:szCs w:val="24"/>
              </w:rPr>
              <w:t>物流公司名称</w:t>
            </w:r>
            <w:r w:rsidRPr="00B04E1A">
              <w:rPr>
                <w:rFonts w:ascii="Consolas" w:hAnsi="Consolas" w:cs="Consolas" w:hint="eastAsia"/>
                <w:bCs/>
                <w:color w:val="5B9BD5" w:themeColor="accent1"/>
                <w:sz w:val="24"/>
                <w:szCs w:val="24"/>
              </w:rPr>
              <w:t>+</w:t>
            </w:r>
            <w:r w:rsidRPr="00B04E1A">
              <w:rPr>
                <w:rFonts w:ascii="Consolas" w:hAnsi="Consolas" w:cs="Consolas" w:hint="eastAsia"/>
                <w:bCs/>
                <w:color w:val="5B9BD5" w:themeColor="accent1"/>
                <w:sz w:val="24"/>
                <w:szCs w:val="24"/>
              </w:rPr>
              <w:t>编号</w:t>
            </w:r>
            <w:r w:rsidRPr="00B04E1A">
              <w:rPr>
                <w:rFonts w:ascii="Consolas" w:hAnsi="Consolas" w:cs="Consolas" w:hint="eastAsia"/>
                <w:bCs/>
                <w:color w:val="5B9BD5" w:themeColor="accent1"/>
                <w:sz w:val="24"/>
                <w:szCs w:val="24"/>
              </w:rPr>
              <w:t>" }</w:t>
            </w:r>
          </w:p>
        </w:tc>
      </w:tr>
      <w:tr w:rsidR="00B93121" w:rsidTr="0008316D">
        <w:tc>
          <w:tcPr>
            <w:tcW w:w="1838" w:type="dxa"/>
            <w:shd w:val="clear" w:color="auto" w:fill="A6A6A6" w:themeFill="background1" w:themeFillShade="A6"/>
            <w:vAlign w:val="center"/>
          </w:tcPr>
          <w:p w:rsidR="00B93121" w:rsidRDefault="00B93121" w:rsidP="0008316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B93121" w:rsidRDefault="00B93121" w:rsidP="0008316D">
            <w:pPr>
              <w:ind w:firstLine="210"/>
              <w:jc w:val="center"/>
              <w:rPr>
                <w:rFonts w:ascii="宋体" w:hAnsi="宋体"/>
                <w:bCs/>
                <w:szCs w:val="21"/>
              </w:rPr>
            </w:pPr>
          </w:p>
        </w:tc>
        <w:tc>
          <w:tcPr>
            <w:tcW w:w="2762" w:type="dxa"/>
            <w:gridSpan w:val="2"/>
            <w:shd w:val="clear" w:color="auto" w:fill="A6A6A6" w:themeFill="background1" w:themeFillShade="A6"/>
          </w:tcPr>
          <w:p w:rsidR="00B93121" w:rsidRDefault="00B93121" w:rsidP="0008316D">
            <w:pPr>
              <w:ind w:firstLine="210"/>
              <w:jc w:val="center"/>
              <w:rPr>
                <w:rFonts w:ascii="宋体" w:hAnsi="宋体"/>
                <w:bCs/>
                <w:szCs w:val="21"/>
              </w:rPr>
            </w:pPr>
          </w:p>
        </w:tc>
        <w:tc>
          <w:tcPr>
            <w:tcW w:w="1847" w:type="dxa"/>
            <w:shd w:val="clear" w:color="auto" w:fill="A6A6A6" w:themeFill="background1" w:themeFillShade="A6"/>
          </w:tcPr>
          <w:p w:rsidR="00B93121" w:rsidRDefault="00B93121" w:rsidP="0008316D">
            <w:pPr>
              <w:ind w:firstLine="210"/>
              <w:jc w:val="center"/>
              <w:rPr>
                <w:rFonts w:ascii="宋体" w:hAnsi="宋体"/>
                <w:bCs/>
                <w:szCs w:val="21"/>
              </w:rPr>
            </w:pPr>
          </w:p>
        </w:tc>
      </w:tr>
      <w:tr w:rsidR="00B93121" w:rsidRPr="00F64465" w:rsidTr="0008316D">
        <w:tc>
          <w:tcPr>
            <w:tcW w:w="1838" w:type="dxa"/>
            <w:shd w:val="clear" w:color="auto" w:fill="FFFFFF" w:themeFill="background1"/>
            <w:vAlign w:val="center"/>
          </w:tcPr>
          <w:p w:rsidR="00B93121" w:rsidRPr="00F64465" w:rsidRDefault="00B93121" w:rsidP="0008316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B93121" w:rsidRPr="00F64465" w:rsidRDefault="00B93121" w:rsidP="0008316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B93121" w:rsidRPr="00F64465" w:rsidRDefault="00B93121" w:rsidP="0008316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B93121" w:rsidRPr="00F64465" w:rsidRDefault="00B93121" w:rsidP="0008316D">
            <w:pPr>
              <w:widowControl/>
              <w:jc w:val="center"/>
              <w:rPr>
                <w:rFonts w:ascii="Consolas" w:hAnsi="Consolas" w:cs="Consolas"/>
                <w:szCs w:val="21"/>
              </w:rPr>
            </w:pPr>
          </w:p>
        </w:tc>
      </w:tr>
      <w:tr w:rsidR="00B93121" w:rsidRPr="00F64465" w:rsidTr="0008316D">
        <w:tc>
          <w:tcPr>
            <w:tcW w:w="1838" w:type="dxa"/>
            <w:shd w:val="clear" w:color="auto" w:fill="FFFFFF" w:themeFill="background1"/>
            <w:vAlign w:val="center"/>
          </w:tcPr>
          <w:p w:rsidR="00B93121" w:rsidRPr="00F64465" w:rsidRDefault="00B93121" w:rsidP="0008316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B93121" w:rsidRPr="00F64465" w:rsidRDefault="00B93121" w:rsidP="0008316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B93121" w:rsidRPr="00F64465" w:rsidRDefault="00B93121" w:rsidP="0008316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B93121" w:rsidRPr="00F64465" w:rsidRDefault="00B93121" w:rsidP="0008316D">
            <w:pPr>
              <w:widowControl/>
              <w:jc w:val="center"/>
              <w:rPr>
                <w:rFonts w:ascii="Consolas" w:hAnsi="Consolas" w:cs="Consolas"/>
                <w:szCs w:val="21"/>
              </w:rPr>
            </w:pPr>
          </w:p>
        </w:tc>
      </w:tr>
      <w:tr w:rsidR="00B93121" w:rsidTr="0008316D">
        <w:tc>
          <w:tcPr>
            <w:tcW w:w="1838" w:type="dxa"/>
            <w:shd w:val="clear" w:color="auto" w:fill="A6A6A6" w:themeFill="background1" w:themeFillShade="A6"/>
            <w:vAlign w:val="center"/>
          </w:tcPr>
          <w:p w:rsidR="00B93121" w:rsidRDefault="00B93121" w:rsidP="0008316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B93121" w:rsidRPr="00CB5781" w:rsidRDefault="00B93121" w:rsidP="0008316D">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宋体" w:hAnsi="宋体" w:cs="宋体" w:hint="eastAsia"/>
                <w:color w:val="5B9BD5" w:themeColor="accent1"/>
                <w:sz w:val="24"/>
                <w:highlight w:val="white"/>
              </w:rPr>
              <w:t>正常</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r w:rsidR="00B93121" w:rsidTr="0008316D">
        <w:tc>
          <w:tcPr>
            <w:tcW w:w="1838" w:type="dxa"/>
            <w:shd w:val="clear" w:color="auto" w:fill="A6A6A6" w:themeFill="background1" w:themeFillShade="A6"/>
            <w:vAlign w:val="center"/>
          </w:tcPr>
          <w:p w:rsidR="00B93121" w:rsidRDefault="00B93121" w:rsidP="0008316D">
            <w:pPr>
              <w:jc w:val="center"/>
              <w:rPr>
                <w:rFonts w:ascii="Consolas" w:hAnsi="Consolas" w:cs="Consolas"/>
                <w:color w:val="111111"/>
                <w:szCs w:val="21"/>
                <w:shd w:val="clear" w:color="auto" w:fill="FFFFFF"/>
              </w:rPr>
            </w:pPr>
          </w:p>
        </w:tc>
        <w:tc>
          <w:tcPr>
            <w:tcW w:w="7229" w:type="dxa"/>
            <w:gridSpan w:val="4"/>
            <w:shd w:val="clear" w:color="auto" w:fill="FFFFFF" w:themeFill="background1"/>
            <w:vAlign w:val="center"/>
          </w:tcPr>
          <w:p w:rsidR="00B93121" w:rsidRPr="00CB5781" w:rsidRDefault="00B93121" w:rsidP="0008316D">
            <w:pPr>
              <w:jc w:val="left"/>
              <w:rPr>
                <w:rFonts w:ascii="Consolas" w:hAnsi="Consolas" w:cs="Consolas"/>
                <w:bCs/>
                <w:color w:val="5B9BD5" w:themeColor="accent1"/>
                <w:sz w:val="24"/>
                <w:szCs w:val="24"/>
              </w:rPr>
            </w:pPr>
          </w:p>
        </w:tc>
      </w:tr>
    </w:tbl>
    <w:p w:rsidR="00B93121" w:rsidRPr="00B93121" w:rsidRDefault="00B93121" w:rsidP="00B93121"/>
    <w:p w:rsidR="00DD68A6" w:rsidRDefault="00B93121" w:rsidP="00D803E8">
      <w:pPr>
        <w:pStyle w:val="5"/>
      </w:pPr>
      <w:r>
        <w:rPr>
          <w:rFonts w:hint="eastAsia"/>
        </w:rPr>
        <w:lastRenderedPageBreak/>
        <w:t>1.1.2.5</w:t>
      </w:r>
      <w:r w:rsidR="004564AD">
        <w:t xml:space="preserve"> </w:t>
      </w:r>
      <w:r w:rsidR="004564AD">
        <w:rPr>
          <w:rFonts w:hint="eastAsia"/>
        </w:rPr>
        <w:t>查询物流，请看</w:t>
      </w:r>
      <w:r w:rsidR="004564AD">
        <w:rPr>
          <w:rFonts w:hint="eastAsia"/>
        </w:rPr>
        <w:t>1.1.1.10</w:t>
      </w:r>
      <w:r w:rsidR="004564AD">
        <w:rPr>
          <w:rFonts w:hint="eastAsia"/>
        </w:rPr>
        <w:t>（物）</w:t>
      </w:r>
    </w:p>
    <w:p w:rsidR="004564AD" w:rsidRDefault="00B93121" w:rsidP="00D803E8">
      <w:pPr>
        <w:pStyle w:val="5"/>
      </w:pPr>
      <w:r>
        <w:rPr>
          <w:rFonts w:hint="eastAsia"/>
        </w:rPr>
        <w:t>1.1.2.6</w:t>
      </w:r>
      <w:r w:rsidR="004564AD">
        <w:t xml:space="preserve"> </w:t>
      </w:r>
      <w:r w:rsidR="004564AD">
        <w:rPr>
          <w:rFonts w:hint="eastAsia"/>
        </w:rPr>
        <w:t>查询快递，请看</w:t>
      </w:r>
      <w:r w:rsidR="004564AD">
        <w:rPr>
          <w:rFonts w:hint="eastAsia"/>
        </w:rPr>
        <w:t>1.1.1.11</w:t>
      </w:r>
      <w:r w:rsidR="004564AD">
        <w:rPr>
          <w:rFonts w:hint="eastAsia"/>
        </w:rPr>
        <w:t>（物）</w:t>
      </w:r>
    </w:p>
    <w:p w:rsidR="004564AD" w:rsidRPr="004564AD" w:rsidRDefault="00B93121" w:rsidP="00D803E8">
      <w:pPr>
        <w:pStyle w:val="5"/>
      </w:pPr>
      <w:r>
        <w:rPr>
          <w:rFonts w:hint="eastAsia"/>
        </w:rPr>
        <w:t>1.1.2.7</w:t>
      </w:r>
      <w:r w:rsidR="004564AD">
        <w:t xml:space="preserve"> </w:t>
      </w:r>
      <w:r w:rsidR="004564AD">
        <w:rPr>
          <w:rFonts w:hint="eastAsia"/>
        </w:rPr>
        <w:t>对接成功</w:t>
      </w:r>
      <w:r w:rsidR="004564AD">
        <w:rPr>
          <w:rFonts w:hint="eastAsia"/>
        </w:rPr>
        <w:t>-</w:t>
      </w:r>
      <w:r w:rsidR="004564AD">
        <w:rPr>
          <w:rFonts w:hint="eastAsia"/>
        </w:rPr>
        <w:t>物品，请看</w:t>
      </w:r>
      <w:r w:rsidR="004564AD">
        <w:rPr>
          <w:rFonts w:hint="eastAsia"/>
        </w:rPr>
        <w:t>1.1.2.2</w:t>
      </w:r>
      <w:r w:rsidR="004564AD">
        <w:rPr>
          <w:rFonts w:hint="eastAsia"/>
        </w:rPr>
        <w:t>（物）</w:t>
      </w:r>
    </w:p>
    <w:p w:rsidR="00261BB9" w:rsidRDefault="00B93121" w:rsidP="00D803E8">
      <w:pPr>
        <w:pStyle w:val="5"/>
      </w:pPr>
      <w:r>
        <w:rPr>
          <w:rFonts w:hint="eastAsia"/>
        </w:rPr>
        <w:t>1.1.2.8</w:t>
      </w:r>
      <w:r w:rsidR="00261BB9">
        <w:t xml:space="preserve"> </w:t>
      </w:r>
      <w:r w:rsidR="00261BB9">
        <w:rPr>
          <w:rFonts w:hint="eastAsia"/>
        </w:rPr>
        <w:t>筹款中（钱）</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261BB9" w:rsidTr="0008316D">
        <w:tc>
          <w:tcPr>
            <w:tcW w:w="1838" w:type="dxa"/>
            <w:vAlign w:val="center"/>
          </w:tcPr>
          <w:p w:rsidR="00261BB9" w:rsidRDefault="00261BB9" w:rsidP="0008316D">
            <w:pPr>
              <w:jc w:val="center"/>
              <w:rPr>
                <w:bCs/>
                <w:szCs w:val="21"/>
              </w:rPr>
            </w:pPr>
            <w:r>
              <w:rPr>
                <w:bCs/>
                <w:szCs w:val="21"/>
              </w:rPr>
              <w:t>接口标识：</w:t>
            </w:r>
          </w:p>
        </w:tc>
        <w:tc>
          <w:tcPr>
            <w:tcW w:w="2655" w:type="dxa"/>
            <w:gridSpan w:val="2"/>
            <w:vAlign w:val="center"/>
          </w:tcPr>
          <w:p w:rsidR="00261BB9" w:rsidRDefault="00261BB9" w:rsidP="0008316D">
            <w:pPr>
              <w:jc w:val="center"/>
              <w:rPr>
                <w:bCs/>
                <w:szCs w:val="21"/>
              </w:rPr>
            </w:pPr>
            <w:r>
              <w:rPr>
                <w:rFonts w:hint="eastAsia"/>
                <w:bCs/>
                <w:szCs w:val="21"/>
              </w:rPr>
              <w:t>donateMoney</w:t>
            </w:r>
            <w:r>
              <w:rPr>
                <w:bCs/>
                <w:szCs w:val="21"/>
              </w:rPr>
              <w:t>Detail</w:t>
            </w:r>
          </w:p>
        </w:tc>
        <w:tc>
          <w:tcPr>
            <w:tcW w:w="2727" w:type="dxa"/>
          </w:tcPr>
          <w:p w:rsidR="00261BB9" w:rsidRDefault="00261BB9" w:rsidP="0008316D">
            <w:pPr>
              <w:jc w:val="left"/>
            </w:pPr>
          </w:p>
        </w:tc>
        <w:tc>
          <w:tcPr>
            <w:tcW w:w="1847" w:type="dxa"/>
          </w:tcPr>
          <w:p w:rsidR="00261BB9" w:rsidRDefault="00261BB9" w:rsidP="0008316D">
            <w:pPr>
              <w:jc w:val="left"/>
            </w:pPr>
          </w:p>
        </w:tc>
      </w:tr>
      <w:tr w:rsidR="00261BB9" w:rsidTr="0008316D">
        <w:tc>
          <w:tcPr>
            <w:tcW w:w="1838" w:type="dxa"/>
            <w:shd w:val="clear" w:color="auto" w:fill="A6A6A6" w:themeFill="background1" w:themeFillShade="A6"/>
            <w:vAlign w:val="center"/>
          </w:tcPr>
          <w:p w:rsidR="00261BB9" w:rsidRDefault="00261BB9" w:rsidP="0008316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261BB9" w:rsidRDefault="00261BB9" w:rsidP="0008316D">
            <w:pPr>
              <w:jc w:val="center"/>
              <w:rPr>
                <w:bCs/>
                <w:szCs w:val="21"/>
              </w:rPr>
            </w:pPr>
            <w:r>
              <w:rPr>
                <w:rFonts w:hint="eastAsia"/>
                <w:bCs/>
                <w:szCs w:val="21"/>
              </w:rPr>
              <w:t>donateMoney</w:t>
            </w:r>
            <w:r>
              <w:rPr>
                <w:bCs/>
                <w:szCs w:val="21"/>
              </w:rPr>
              <w:t>Detail</w:t>
            </w:r>
          </w:p>
        </w:tc>
        <w:tc>
          <w:tcPr>
            <w:tcW w:w="2727" w:type="dxa"/>
          </w:tcPr>
          <w:p w:rsidR="00261BB9" w:rsidRDefault="00261BB9" w:rsidP="0008316D">
            <w:pPr>
              <w:jc w:val="center"/>
              <w:rPr>
                <w:bCs/>
                <w:szCs w:val="21"/>
              </w:rPr>
            </w:pPr>
          </w:p>
        </w:tc>
        <w:tc>
          <w:tcPr>
            <w:tcW w:w="1847" w:type="dxa"/>
          </w:tcPr>
          <w:p w:rsidR="00261BB9" w:rsidRDefault="00261BB9" w:rsidP="0008316D">
            <w:pPr>
              <w:jc w:val="center"/>
              <w:rPr>
                <w:bCs/>
                <w:szCs w:val="21"/>
              </w:rPr>
            </w:pPr>
          </w:p>
        </w:tc>
      </w:tr>
      <w:tr w:rsidR="00261BB9" w:rsidTr="0008316D">
        <w:tc>
          <w:tcPr>
            <w:tcW w:w="1838" w:type="dxa"/>
            <w:shd w:val="clear" w:color="auto" w:fill="A6A6A6" w:themeFill="background1" w:themeFillShade="A6"/>
            <w:vAlign w:val="center"/>
          </w:tcPr>
          <w:p w:rsidR="00261BB9" w:rsidRDefault="00261BB9" w:rsidP="0008316D">
            <w:pPr>
              <w:jc w:val="center"/>
              <w:rPr>
                <w:bCs/>
                <w:szCs w:val="21"/>
              </w:rPr>
            </w:pPr>
            <w:r>
              <w:rPr>
                <w:bCs/>
                <w:szCs w:val="21"/>
              </w:rPr>
              <w:t>字段名</w:t>
            </w:r>
          </w:p>
        </w:tc>
        <w:tc>
          <w:tcPr>
            <w:tcW w:w="2655" w:type="dxa"/>
            <w:gridSpan w:val="2"/>
            <w:shd w:val="clear" w:color="auto" w:fill="A6A6A6" w:themeFill="background1" w:themeFillShade="A6"/>
            <w:vAlign w:val="center"/>
          </w:tcPr>
          <w:p w:rsidR="00261BB9" w:rsidRDefault="00261BB9" w:rsidP="0008316D">
            <w:pPr>
              <w:jc w:val="center"/>
              <w:rPr>
                <w:bCs/>
                <w:szCs w:val="21"/>
              </w:rPr>
            </w:pPr>
            <w:r>
              <w:rPr>
                <w:bCs/>
                <w:szCs w:val="21"/>
              </w:rPr>
              <w:t>说明</w:t>
            </w:r>
          </w:p>
        </w:tc>
        <w:tc>
          <w:tcPr>
            <w:tcW w:w="2727" w:type="dxa"/>
            <w:shd w:val="clear" w:color="auto" w:fill="A6A6A6" w:themeFill="background1" w:themeFillShade="A6"/>
          </w:tcPr>
          <w:p w:rsidR="00261BB9" w:rsidRDefault="00261BB9" w:rsidP="0008316D">
            <w:pPr>
              <w:jc w:val="center"/>
              <w:rPr>
                <w:bCs/>
                <w:szCs w:val="21"/>
              </w:rPr>
            </w:pPr>
            <w:r>
              <w:rPr>
                <w:bCs/>
                <w:szCs w:val="21"/>
              </w:rPr>
              <w:t>备注</w:t>
            </w:r>
          </w:p>
        </w:tc>
        <w:tc>
          <w:tcPr>
            <w:tcW w:w="1847" w:type="dxa"/>
            <w:shd w:val="clear" w:color="auto" w:fill="A6A6A6" w:themeFill="background1" w:themeFillShade="A6"/>
          </w:tcPr>
          <w:p w:rsidR="00261BB9" w:rsidRDefault="00261BB9" w:rsidP="0008316D">
            <w:pPr>
              <w:jc w:val="center"/>
              <w:rPr>
                <w:bCs/>
                <w:szCs w:val="21"/>
              </w:rPr>
            </w:pPr>
            <w:r>
              <w:rPr>
                <w:rFonts w:hint="eastAsia"/>
                <w:bCs/>
                <w:szCs w:val="21"/>
              </w:rPr>
              <w:t>是否必填项</w:t>
            </w:r>
          </w:p>
        </w:tc>
      </w:tr>
      <w:tr w:rsidR="00261BB9" w:rsidTr="0008316D">
        <w:trPr>
          <w:trHeight w:val="413"/>
        </w:trPr>
        <w:tc>
          <w:tcPr>
            <w:tcW w:w="1838" w:type="dxa"/>
            <w:shd w:val="clear" w:color="auto" w:fill="auto"/>
            <w:vAlign w:val="center"/>
          </w:tcPr>
          <w:p w:rsidR="00261BB9" w:rsidRDefault="00261BB9" w:rsidP="0008316D">
            <w:pPr>
              <w:jc w:val="center"/>
            </w:pPr>
            <w:r>
              <w:t>A</w:t>
            </w:r>
            <w:r>
              <w:rPr>
                <w:rFonts w:hint="eastAsia"/>
              </w:rPr>
              <w:t>mid</w:t>
            </w:r>
          </w:p>
        </w:tc>
        <w:tc>
          <w:tcPr>
            <w:tcW w:w="2655" w:type="dxa"/>
            <w:gridSpan w:val="2"/>
            <w:shd w:val="clear" w:color="auto" w:fill="auto"/>
            <w:vAlign w:val="center"/>
          </w:tcPr>
          <w:p w:rsidR="00261BB9" w:rsidRDefault="00261BB9" w:rsidP="0008316D">
            <w:pPr>
              <w:jc w:val="center"/>
              <w:rPr>
                <w:bCs/>
                <w:szCs w:val="21"/>
              </w:rPr>
            </w:pPr>
          </w:p>
        </w:tc>
        <w:tc>
          <w:tcPr>
            <w:tcW w:w="2727" w:type="dxa"/>
            <w:shd w:val="clear" w:color="auto" w:fill="auto"/>
          </w:tcPr>
          <w:p w:rsidR="00261BB9" w:rsidRDefault="00261BB9" w:rsidP="0008316D">
            <w:pPr>
              <w:jc w:val="center"/>
              <w:rPr>
                <w:rFonts w:ascii="Consolas" w:hAnsi="Consolas" w:cs="Consolas"/>
                <w:szCs w:val="21"/>
              </w:rPr>
            </w:pPr>
          </w:p>
        </w:tc>
        <w:tc>
          <w:tcPr>
            <w:tcW w:w="1847" w:type="dxa"/>
            <w:shd w:val="clear" w:color="auto" w:fill="auto"/>
          </w:tcPr>
          <w:p w:rsidR="00261BB9" w:rsidRDefault="00261BB9" w:rsidP="0008316D">
            <w:pPr>
              <w:jc w:val="center"/>
              <w:rPr>
                <w:bCs/>
                <w:szCs w:val="21"/>
              </w:rPr>
            </w:pPr>
            <w:r>
              <w:rPr>
                <w:rFonts w:hint="eastAsia"/>
                <w:bCs/>
                <w:szCs w:val="21"/>
              </w:rPr>
              <w:t>是</w:t>
            </w:r>
          </w:p>
        </w:tc>
      </w:tr>
      <w:tr w:rsidR="00261BB9" w:rsidTr="0008316D">
        <w:tc>
          <w:tcPr>
            <w:tcW w:w="1838" w:type="dxa"/>
            <w:shd w:val="clear" w:color="auto" w:fill="A6A6A6" w:themeFill="background1" w:themeFillShade="A6"/>
            <w:vAlign w:val="center"/>
          </w:tcPr>
          <w:p w:rsidR="00261BB9" w:rsidRDefault="00261BB9" w:rsidP="0008316D">
            <w:pPr>
              <w:jc w:val="center"/>
              <w:rPr>
                <w:bCs/>
                <w:szCs w:val="21"/>
              </w:rPr>
            </w:pPr>
            <w:r>
              <w:rPr>
                <w:rFonts w:hint="eastAsia"/>
              </w:rPr>
              <w:t>参数</w:t>
            </w:r>
            <w:r>
              <w:t>jsonStr</w:t>
            </w:r>
            <w:r>
              <w:rPr>
                <w:rFonts w:hint="eastAsia"/>
              </w:rPr>
              <w:t>：</w:t>
            </w:r>
          </w:p>
        </w:tc>
        <w:tc>
          <w:tcPr>
            <w:tcW w:w="7229" w:type="dxa"/>
            <w:gridSpan w:val="4"/>
            <w:vAlign w:val="center"/>
          </w:tcPr>
          <w:p w:rsidR="00261BB9" w:rsidRPr="00261BB9" w:rsidRDefault="00261BB9" w:rsidP="00261BB9">
            <w:pPr>
              <w:ind w:left="120" w:hangingChars="50" w:hanging="120"/>
              <w:jc w:val="left"/>
              <w:rPr>
                <w:rFonts w:ascii="Consolas" w:hAnsi="Consolas" w:cs="Consolas"/>
                <w:b/>
                <w:bCs/>
                <w:color w:val="0070C0"/>
                <w:sz w:val="24"/>
                <w:szCs w:val="24"/>
              </w:rPr>
            </w:pPr>
            <w:r w:rsidRPr="00261BB9">
              <w:rPr>
                <w:rFonts w:ascii="Consolas" w:hAnsi="Consolas" w:cs="Consolas"/>
                <w:b/>
                <w:bCs/>
                <w:color w:val="0070C0"/>
                <w:sz w:val="24"/>
                <w:szCs w:val="24"/>
              </w:rPr>
              <w:t>{</w:t>
            </w:r>
          </w:p>
          <w:p w:rsidR="00261BB9" w:rsidRPr="00261BB9" w:rsidRDefault="00261BB9" w:rsidP="00261BB9">
            <w:pPr>
              <w:ind w:left="120" w:hangingChars="50" w:hanging="120"/>
              <w:jc w:val="left"/>
              <w:rPr>
                <w:rFonts w:ascii="Consolas" w:hAnsi="Consolas" w:cs="Consolas"/>
                <w:b/>
                <w:bCs/>
                <w:color w:val="0070C0"/>
                <w:sz w:val="24"/>
                <w:szCs w:val="24"/>
              </w:rPr>
            </w:pPr>
            <w:r w:rsidRPr="00261BB9">
              <w:rPr>
                <w:rFonts w:ascii="Consolas" w:hAnsi="Consolas" w:cs="Consolas"/>
                <w:b/>
                <w:bCs/>
                <w:color w:val="0070C0"/>
                <w:sz w:val="24"/>
                <w:szCs w:val="24"/>
              </w:rPr>
              <w:t xml:space="preserve">    "amid": "423"</w:t>
            </w:r>
          </w:p>
          <w:p w:rsidR="00261BB9" w:rsidRPr="007856FB" w:rsidRDefault="00261BB9" w:rsidP="00261BB9">
            <w:pPr>
              <w:ind w:left="120" w:hangingChars="50" w:hanging="120"/>
              <w:jc w:val="left"/>
              <w:rPr>
                <w:rFonts w:ascii="Consolas" w:hAnsi="Consolas" w:cs="Consolas"/>
                <w:b/>
                <w:color w:val="0070C0"/>
                <w:szCs w:val="21"/>
              </w:rPr>
            </w:pPr>
            <w:r w:rsidRPr="00261BB9">
              <w:rPr>
                <w:rFonts w:ascii="Consolas" w:hAnsi="Consolas" w:cs="Consolas"/>
                <w:b/>
                <w:bCs/>
                <w:color w:val="0070C0"/>
                <w:sz w:val="24"/>
                <w:szCs w:val="24"/>
              </w:rPr>
              <w:t>}</w:t>
            </w:r>
          </w:p>
        </w:tc>
      </w:tr>
      <w:tr w:rsidR="00261BB9" w:rsidTr="0008316D">
        <w:tc>
          <w:tcPr>
            <w:tcW w:w="1838" w:type="dxa"/>
            <w:shd w:val="clear" w:color="auto" w:fill="A6A6A6" w:themeFill="background1" w:themeFillShade="A6"/>
            <w:vAlign w:val="center"/>
          </w:tcPr>
          <w:p w:rsidR="00261BB9" w:rsidRDefault="00261BB9" w:rsidP="0008316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261BB9" w:rsidRDefault="00261BB9" w:rsidP="0008316D">
            <w:pPr>
              <w:ind w:firstLine="210"/>
              <w:jc w:val="center"/>
              <w:rPr>
                <w:rFonts w:ascii="宋体" w:hAnsi="宋体"/>
                <w:bCs/>
                <w:szCs w:val="21"/>
              </w:rPr>
            </w:pPr>
          </w:p>
        </w:tc>
        <w:tc>
          <w:tcPr>
            <w:tcW w:w="2762" w:type="dxa"/>
            <w:gridSpan w:val="2"/>
            <w:shd w:val="clear" w:color="auto" w:fill="A6A6A6" w:themeFill="background1" w:themeFillShade="A6"/>
          </w:tcPr>
          <w:p w:rsidR="00261BB9" w:rsidRDefault="00261BB9" w:rsidP="0008316D">
            <w:pPr>
              <w:ind w:firstLine="210"/>
              <w:jc w:val="center"/>
              <w:rPr>
                <w:rFonts w:ascii="宋体" w:hAnsi="宋体"/>
                <w:bCs/>
                <w:szCs w:val="21"/>
              </w:rPr>
            </w:pPr>
          </w:p>
        </w:tc>
        <w:tc>
          <w:tcPr>
            <w:tcW w:w="1847" w:type="dxa"/>
            <w:shd w:val="clear" w:color="auto" w:fill="A6A6A6" w:themeFill="background1" w:themeFillShade="A6"/>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Default="00261BB9" w:rsidP="0008316D">
            <w:pPr>
              <w:jc w:val="center"/>
              <w:rPr>
                <w:bCs/>
                <w:szCs w:val="21"/>
              </w:rPr>
            </w:pPr>
            <w:r w:rsidRPr="00261BB9">
              <w:rPr>
                <w:bCs/>
                <w:szCs w:val="21"/>
              </w:rPr>
              <w:t>homepicurl</w:t>
            </w:r>
          </w:p>
        </w:tc>
        <w:tc>
          <w:tcPr>
            <w:tcW w:w="2620" w:type="dxa"/>
            <w:shd w:val="clear" w:color="auto" w:fill="auto"/>
          </w:tcPr>
          <w:p w:rsidR="00261BB9" w:rsidRDefault="00E64201" w:rsidP="0008316D">
            <w:pPr>
              <w:ind w:firstLine="210"/>
              <w:jc w:val="center"/>
              <w:rPr>
                <w:rFonts w:ascii="宋体" w:hAnsi="宋体"/>
                <w:bCs/>
                <w:szCs w:val="21"/>
              </w:rPr>
            </w:pPr>
            <w:r>
              <w:rPr>
                <w:rFonts w:ascii="宋体" w:hAnsi="宋体" w:hint="eastAsia"/>
                <w:bCs/>
                <w:szCs w:val="21"/>
              </w:rPr>
              <w:t>物品图片</w:t>
            </w:r>
          </w:p>
        </w:tc>
        <w:tc>
          <w:tcPr>
            <w:tcW w:w="2762" w:type="dxa"/>
            <w:gridSpan w:val="2"/>
            <w:shd w:val="clear" w:color="auto" w:fill="auto"/>
          </w:tcPr>
          <w:p w:rsidR="00261BB9" w:rsidRDefault="00261BB9" w:rsidP="0008316D">
            <w:pPr>
              <w:ind w:firstLine="210"/>
              <w:jc w:val="center"/>
              <w:rPr>
                <w:rFonts w:ascii="宋体" w:hAnsi="宋体"/>
                <w:bCs/>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Default="00261BB9" w:rsidP="0008316D">
            <w:pPr>
              <w:jc w:val="center"/>
              <w:rPr>
                <w:bCs/>
                <w:szCs w:val="21"/>
              </w:rPr>
            </w:pPr>
            <w:r w:rsidRPr="00261BB9">
              <w:rPr>
                <w:rFonts w:hint="eastAsia"/>
                <w:bCs/>
                <w:szCs w:val="21"/>
              </w:rPr>
              <w:t>reason</w:t>
            </w:r>
          </w:p>
        </w:tc>
        <w:tc>
          <w:tcPr>
            <w:tcW w:w="2620" w:type="dxa"/>
            <w:shd w:val="clear" w:color="auto" w:fill="auto"/>
          </w:tcPr>
          <w:p w:rsidR="00261BB9" w:rsidRDefault="00E64201" w:rsidP="0008316D">
            <w:pPr>
              <w:ind w:firstLine="210"/>
              <w:jc w:val="center"/>
              <w:rPr>
                <w:rFonts w:ascii="宋体" w:hAnsi="宋体"/>
                <w:bCs/>
                <w:szCs w:val="21"/>
              </w:rPr>
            </w:pPr>
            <w:r>
              <w:rPr>
                <w:rFonts w:ascii="宋体" w:hAnsi="宋体" w:hint="eastAsia"/>
                <w:bCs/>
                <w:szCs w:val="21"/>
              </w:rPr>
              <w:t>申请理由</w:t>
            </w:r>
          </w:p>
        </w:tc>
        <w:tc>
          <w:tcPr>
            <w:tcW w:w="2762" w:type="dxa"/>
            <w:gridSpan w:val="2"/>
            <w:shd w:val="clear" w:color="auto" w:fill="auto"/>
          </w:tcPr>
          <w:p w:rsidR="00261BB9" w:rsidRDefault="00261BB9" w:rsidP="0008316D">
            <w:pPr>
              <w:ind w:firstLine="210"/>
              <w:jc w:val="center"/>
              <w:rPr>
                <w:rFonts w:ascii="宋体" w:hAnsi="宋体"/>
                <w:bCs/>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Default="00261BB9" w:rsidP="0008316D">
            <w:pPr>
              <w:jc w:val="center"/>
              <w:rPr>
                <w:bCs/>
                <w:szCs w:val="21"/>
              </w:rPr>
            </w:pPr>
            <w:r w:rsidRPr="00261BB9">
              <w:rPr>
                <w:bCs/>
                <w:szCs w:val="21"/>
              </w:rPr>
              <w:t>id</w:t>
            </w:r>
          </w:p>
        </w:tc>
        <w:tc>
          <w:tcPr>
            <w:tcW w:w="2620" w:type="dxa"/>
            <w:shd w:val="clear" w:color="auto" w:fill="auto"/>
          </w:tcPr>
          <w:p w:rsidR="00261BB9" w:rsidRDefault="00E64201" w:rsidP="0008316D">
            <w:pPr>
              <w:ind w:firstLine="210"/>
              <w:jc w:val="center"/>
              <w:rPr>
                <w:rFonts w:ascii="宋体" w:hAnsi="宋体"/>
                <w:bCs/>
                <w:szCs w:val="21"/>
              </w:rPr>
            </w:pPr>
            <w:r>
              <w:rPr>
                <w:rFonts w:ascii="宋体" w:hAnsi="宋体" w:hint="eastAsia"/>
                <w:bCs/>
                <w:szCs w:val="21"/>
              </w:rPr>
              <w:t>ID</w:t>
            </w:r>
          </w:p>
        </w:tc>
        <w:tc>
          <w:tcPr>
            <w:tcW w:w="2762" w:type="dxa"/>
            <w:gridSpan w:val="2"/>
            <w:shd w:val="clear" w:color="auto" w:fill="auto"/>
          </w:tcPr>
          <w:p w:rsidR="00261BB9" w:rsidRDefault="00261BB9" w:rsidP="0008316D">
            <w:pPr>
              <w:ind w:firstLine="210"/>
              <w:jc w:val="center"/>
              <w:rPr>
                <w:rFonts w:ascii="宋体" w:hAnsi="宋体"/>
                <w:bCs/>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Default="00261BB9" w:rsidP="0008316D">
            <w:pPr>
              <w:jc w:val="center"/>
              <w:rPr>
                <w:bCs/>
                <w:szCs w:val="21"/>
              </w:rPr>
            </w:pPr>
            <w:r w:rsidRPr="00261BB9">
              <w:rPr>
                <w:bCs/>
                <w:szCs w:val="21"/>
              </w:rPr>
              <w:t>loveNo</w:t>
            </w:r>
          </w:p>
        </w:tc>
        <w:tc>
          <w:tcPr>
            <w:tcW w:w="2620" w:type="dxa"/>
            <w:shd w:val="clear" w:color="auto" w:fill="auto"/>
          </w:tcPr>
          <w:p w:rsidR="00261BB9" w:rsidRDefault="00E64201" w:rsidP="0008316D">
            <w:pPr>
              <w:ind w:firstLine="210"/>
              <w:jc w:val="center"/>
              <w:rPr>
                <w:rFonts w:ascii="宋体" w:hAnsi="宋体"/>
                <w:bCs/>
                <w:szCs w:val="21"/>
              </w:rPr>
            </w:pPr>
            <w:r>
              <w:rPr>
                <w:rFonts w:ascii="宋体" w:hAnsi="宋体" w:hint="eastAsia"/>
                <w:bCs/>
                <w:szCs w:val="21"/>
              </w:rPr>
              <w:t>爱心单号</w:t>
            </w:r>
          </w:p>
        </w:tc>
        <w:tc>
          <w:tcPr>
            <w:tcW w:w="2762" w:type="dxa"/>
            <w:gridSpan w:val="2"/>
            <w:shd w:val="clear" w:color="auto" w:fill="auto"/>
          </w:tcPr>
          <w:p w:rsidR="00261BB9" w:rsidRDefault="00261BB9" w:rsidP="0008316D">
            <w:pPr>
              <w:ind w:firstLine="210"/>
              <w:jc w:val="center"/>
              <w:rPr>
                <w:rFonts w:ascii="宋体" w:hAnsi="宋体"/>
                <w:bCs/>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Pr="00CF52EF" w:rsidRDefault="00261BB9" w:rsidP="0008316D">
            <w:pPr>
              <w:jc w:val="center"/>
              <w:rPr>
                <w:bCs/>
                <w:szCs w:val="21"/>
              </w:rPr>
            </w:pPr>
            <w:r w:rsidRPr="00261BB9">
              <w:rPr>
                <w:bCs/>
                <w:szCs w:val="21"/>
              </w:rPr>
              <w:t>giveMoney</w:t>
            </w:r>
          </w:p>
        </w:tc>
        <w:tc>
          <w:tcPr>
            <w:tcW w:w="2620" w:type="dxa"/>
            <w:shd w:val="clear" w:color="auto" w:fill="auto"/>
          </w:tcPr>
          <w:p w:rsidR="00261BB9" w:rsidRDefault="00E64201" w:rsidP="0008316D">
            <w:pPr>
              <w:ind w:firstLine="210"/>
              <w:jc w:val="center"/>
              <w:rPr>
                <w:rFonts w:ascii="宋体" w:hAnsi="宋体"/>
                <w:bCs/>
                <w:szCs w:val="21"/>
              </w:rPr>
            </w:pPr>
            <w:r>
              <w:rPr>
                <w:rFonts w:ascii="宋体" w:hAnsi="宋体" w:hint="eastAsia"/>
                <w:bCs/>
                <w:szCs w:val="21"/>
              </w:rPr>
              <w:t>捐赠金额</w:t>
            </w:r>
          </w:p>
        </w:tc>
        <w:tc>
          <w:tcPr>
            <w:tcW w:w="2762" w:type="dxa"/>
            <w:gridSpan w:val="2"/>
            <w:shd w:val="clear" w:color="auto" w:fill="auto"/>
          </w:tcPr>
          <w:p w:rsidR="00261BB9" w:rsidRDefault="00261BB9" w:rsidP="0008316D">
            <w:pPr>
              <w:ind w:firstLine="210"/>
              <w:jc w:val="center"/>
              <w:rPr>
                <w:rFonts w:ascii="宋体" w:hAnsi="宋体"/>
                <w:bCs/>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Pr="00CF52EF" w:rsidRDefault="00261BB9" w:rsidP="0008316D">
            <w:pPr>
              <w:jc w:val="center"/>
              <w:rPr>
                <w:bCs/>
                <w:szCs w:val="21"/>
              </w:rPr>
            </w:pPr>
            <w:r w:rsidRPr="00261BB9">
              <w:rPr>
                <w:bCs/>
                <w:szCs w:val="21"/>
              </w:rPr>
              <w:t>phId</w:t>
            </w:r>
          </w:p>
        </w:tc>
        <w:tc>
          <w:tcPr>
            <w:tcW w:w="2620" w:type="dxa"/>
            <w:shd w:val="clear" w:color="auto" w:fill="auto"/>
          </w:tcPr>
          <w:p w:rsidR="00261BB9" w:rsidRDefault="00E64201" w:rsidP="0008316D">
            <w:pPr>
              <w:ind w:firstLine="210"/>
              <w:jc w:val="center"/>
              <w:rPr>
                <w:rFonts w:ascii="宋体" w:hAnsi="宋体"/>
                <w:bCs/>
                <w:szCs w:val="21"/>
              </w:rPr>
            </w:pPr>
            <w:r>
              <w:rPr>
                <w:rFonts w:ascii="宋体" w:hAnsi="宋体" w:hint="eastAsia"/>
                <w:bCs/>
                <w:szCs w:val="21"/>
              </w:rPr>
              <w:t>发布表ID</w:t>
            </w:r>
          </w:p>
        </w:tc>
        <w:tc>
          <w:tcPr>
            <w:tcW w:w="2762" w:type="dxa"/>
            <w:gridSpan w:val="2"/>
            <w:shd w:val="clear" w:color="auto" w:fill="auto"/>
          </w:tcPr>
          <w:p w:rsidR="00261BB9" w:rsidRDefault="00261BB9" w:rsidP="0008316D">
            <w:pPr>
              <w:ind w:firstLine="210"/>
              <w:jc w:val="center"/>
              <w:rPr>
                <w:rFonts w:ascii="宋体" w:hAnsi="宋体"/>
                <w:bCs/>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Pr="00CF52EF" w:rsidRDefault="00261BB9" w:rsidP="0008316D">
            <w:pPr>
              <w:jc w:val="center"/>
              <w:rPr>
                <w:bCs/>
                <w:szCs w:val="21"/>
              </w:rPr>
            </w:pPr>
            <w:r w:rsidRPr="00261BB9">
              <w:rPr>
                <w:bCs/>
                <w:szCs w:val="21"/>
              </w:rPr>
              <w:t>recipientid</w:t>
            </w:r>
          </w:p>
        </w:tc>
        <w:tc>
          <w:tcPr>
            <w:tcW w:w="2620" w:type="dxa"/>
            <w:shd w:val="clear" w:color="auto" w:fill="auto"/>
          </w:tcPr>
          <w:p w:rsidR="00261BB9" w:rsidRDefault="00E64201" w:rsidP="0008316D">
            <w:pPr>
              <w:ind w:firstLine="210"/>
              <w:jc w:val="center"/>
              <w:rPr>
                <w:rFonts w:ascii="宋体" w:hAnsi="宋体"/>
                <w:bCs/>
                <w:szCs w:val="21"/>
              </w:rPr>
            </w:pPr>
            <w:r>
              <w:rPr>
                <w:rFonts w:ascii="宋体" w:hAnsi="宋体" w:hint="eastAsia"/>
                <w:bCs/>
                <w:szCs w:val="21"/>
              </w:rPr>
              <w:t>贫困户ID</w:t>
            </w:r>
          </w:p>
        </w:tc>
        <w:tc>
          <w:tcPr>
            <w:tcW w:w="2762" w:type="dxa"/>
            <w:gridSpan w:val="2"/>
            <w:shd w:val="clear" w:color="auto" w:fill="auto"/>
          </w:tcPr>
          <w:p w:rsidR="00261BB9" w:rsidRDefault="00261BB9" w:rsidP="0008316D">
            <w:pPr>
              <w:ind w:firstLine="210"/>
              <w:jc w:val="center"/>
              <w:rPr>
                <w:rFonts w:ascii="宋体" w:hAnsi="宋体"/>
                <w:bCs/>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Pr="00CF52EF" w:rsidRDefault="00261BB9" w:rsidP="0008316D">
            <w:pPr>
              <w:jc w:val="center"/>
              <w:rPr>
                <w:bCs/>
                <w:szCs w:val="21"/>
              </w:rPr>
            </w:pPr>
            <w:r w:rsidRPr="00261BB9">
              <w:rPr>
                <w:rFonts w:hint="eastAsia"/>
                <w:bCs/>
                <w:szCs w:val="21"/>
              </w:rPr>
              <w:t>username</w:t>
            </w:r>
          </w:p>
        </w:tc>
        <w:tc>
          <w:tcPr>
            <w:tcW w:w="2620" w:type="dxa"/>
            <w:shd w:val="clear" w:color="auto" w:fill="auto"/>
          </w:tcPr>
          <w:p w:rsidR="00261BB9" w:rsidRDefault="00E64201" w:rsidP="0008316D">
            <w:pPr>
              <w:ind w:firstLine="210"/>
              <w:jc w:val="center"/>
              <w:rPr>
                <w:rFonts w:ascii="宋体" w:hAnsi="宋体"/>
                <w:bCs/>
                <w:szCs w:val="21"/>
              </w:rPr>
            </w:pPr>
            <w:r>
              <w:rPr>
                <w:rFonts w:ascii="宋体" w:hAnsi="宋体" w:hint="eastAsia"/>
                <w:bCs/>
                <w:szCs w:val="21"/>
              </w:rPr>
              <w:t>贫困户姓名</w:t>
            </w:r>
          </w:p>
        </w:tc>
        <w:tc>
          <w:tcPr>
            <w:tcW w:w="2762" w:type="dxa"/>
            <w:gridSpan w:val="2"/>
            <w:shd w:val="clear" w:color="auto" w:fill="auto"/>
          </w:tcPr>
          <w:p w:rsidR="00261BB9" w:rsidRDefault="00261BB9" w:rsidP="0008316D">
            <w:pPr>
              <w:ind w:firstLine="210"/>
              <w:jc w:val="center"/>
              <w:rPr>
                <w:rFonts w:ascii="宋体" w:hAnsi="宋体"/>
                <w:bCs/>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Pr="00EE4478" w:rsidRDefault="00261BB9" w:rsidP="0008316D">
            <w:pPr>
              <w:jc w:val="center"/>
              <w:rPr>
                <w:rFonts w:ascii="Consolas" w:hAnsi="Consolas" w:cs="Tahoma"/>
                <w:shd w:val="clear" w:color="auto" w:fill="F2F2F2"/>
              </w:rPr>
            </w:pPr>
            <w:r w:rsidRPr="00EE4478">
              <w:rPr>
                <w:rFonts w:ascii="Consolas" w:hAnsi="Consolas" w:cs="Tahoma"/>
                <w:bCs/>
                <w:shd w:val="clear" w:color="auto" w:fill="F2F2F2"/>
              </w:rPr>
              <w:t>bstmailaddress</w:t>
            </w:r>
          </w:p>
        </w:tc>
        <w:tc>
          <w:tcPr>
            <w:tcW w:w="2620" w:type="dxa"/>
            <w:shd w:val="clear" w:color="auto" w:fill="auto"/>
          </w:tcPr>
          <w:p w:rsidR="00261BB9" w:rsidRDefault="00F255DD" w:rsidP="0008316D">
            <w:pPr>
              <w:ind w:firstLine="210"/>
              <w:jc w:val="center"/>
              <w:rPr>
                <w:rFonts w:ascii="宋体" w:hAnsi="宋体"/>
                <w:bCs/>
                <w:szCs w:val="21"/>
              </w:rPr>
            </w:pPr>
            <w:r>
              <w:rPr>
                <w:rFonts w:ascii="宋体" w:hAnsi="宋体" w:hint="eastAsia"/>
                <w:bCs/>
                <w:szCs w:val="21"/>
              </w:rPr>
              <w:t>邮寄地址</w:t>
            </w:r>
          </w:p>
        </w:tc>
        <w:tc>
          <w:tcPr>
            <w:tcW w:w="2762" w:type="dxa"/>
            <w:gridSpan w:val="2"/>
            <w:shd w:val="clear" w:color="auto" w:fill="auto"/>
          </w:tcPr>
          <w:p w:rsidR="00261BB9" w:rsidRDefault="00261BB9" w:rsidP="0008316D">
            <w:pPr>
              <w:ind w:firstLine="210"/>
              <w:jc w:val="center"/>
              <w:rPr>
                <w:rFonts w:ascii="宋体" w:hAnsi="宋体"/>
                <w:bCs/>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Pr="00EE4478" w:rsidRDefault="00261BB9" w:rsidP="0008316D">
            <w:pPr>
              <w:jc w:val="center"/>
              <w:rPr>
                <w:rFonts w:ascii="Consolas" w:hAnsi="Consolas" w:cs="Tahoma"/>
                <w:shd w:val="clear" w:color="auto" w:fill="F2F2F2"/>
              </w:rPr>
            </w:pPr>
            <w:r w:rsidRPr="00EE4478">
              <w:rPr>
                <w:rFonts w:ascii="Consolas" w:hAnsi="Consolas" w:cs="Tahoma"/>
                <w:bCs/>
                <w:shd w:val="clear" w:color="auto" w:fill="F2F2F2"/>
              </w:rPr>
              <w:t>bstphone</w:t>
            </w:r>
          </w:p>
        </w:tc>
        <w:tc>
          <w:tcPr>
            <w:tcW w:w="2620" w:type="dxa"/>
            <w:shd w:val="clear" w:color="auto" w:fill="auto"/>
          </w:tcPr>
          <w:p w:rsidR="00261BB9" w:rsidRDefault="00F255DD" w:rsidP="0008316D">
            <w:pPr>
              <w:ind w:firstLine="210"/>
              <w:jc w:val="center"/>
              <w:rPr>
                <w:rFonts w:ascii="宋体" w:hAnsi="宋体"/>
                <w:bCs/>
                <w:szCs w:val="21"/>
              </w:rPr>
            </w:pPr>
            <w:r>
              <w:rPr>
                <w:rFonts w:ascii="宋体" w:hAnsi="宋体" w:hint="eastAsia"/>
                <w:bCs/>
                <w:szCs w:val="21"/>
              </w:rPr>
              <w:t>邮寄电话</w:t>
            </w:r>
          </w:p>
        </w:tc>
        <w:tc>
          <w:tcPr>
            <w:tcW w:w="2762" w:type="dxa"/>
            <w:gridSpan w:val="2"/>
            <w:shd w:val="clear" w:color="auto" w:fill="auto"/>
          </w:tcPr>
          <w:p w:rsidR="00261BB9" w:rsidRDefault="00261BB9" w:rsidP="0008316D">
            <w:pPr>
              <w:ind w:firstLine="210"/>
              <w:jc w:val="center"/>
              <w:rPr>
                <w:rFonts w:ascii="宋体" w:hAnsi="宋体"/>
                <w:bCs/>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Pr="00EE4478" w:rsidRDefault="00261BB9" w:rsidP="0008316D">
            <w:pPr>
              <w:jc w:val="center"/>
              <w:rPr>
                <w:rFonts w:ascii="Consolas" w:hAnsi="Consolas" w:cs="Tahoma"/>
                <w:shd w:val="clear" w:color="auto" w:fill="F2F2F2"/>
              </w:rPr>
            </w:pPr>
            <w:r w:rsidRPr="00EE4478">
              <w:rPr>
                <w:rFonts w:ascii="Consolas" w:hAnsi="Consolas" w:cs="Tahoma"/>
                <w:shd w:val="clear" w:color="auto" w:fill="F2F2F2"/>
              </w:rPr>
              <w:t>getMoney</w:t>
            </w:r>
          </w:p>
        </w:tc>
        <w:tc>
          <w:tcPr>
            <w:tcW w:w="2620" w:type="dxa"/>
            <w:shd w:val="clear" w:color="auto" w:fill="auto"/>
          </w:tcPr>
          <w:p w:rsidR="00261BB9" w:rsidRPr="00E64201" w:rsidRDefault="00E64201" w:rsidP="00261BB9">
            <w:pPr>
              <w:ind w:firstLine="210"/>
              <w:jc w:val="center"/>
              <w:rPr>
                <w:rFonts w:ascii="宋体" w:hAnsi="宋体"/>
                <w:bCs/>
                <w:szCs w:val="21"/>
              </w:rPr>
            </w:pPr>
            <w:r w:rsidRPr="00E64201">
              <w:rPr>
                <w:rFonts w:ascii="宋体" w:hAnsi="宋体" w:hint="eastAsia"/>
                <w:bCs/>
                <w:szCs w:val="21"/>
              </w:rPr>
              <w:t>要钱金额</w:t>
            </w:r>
          </w:p>
        </w:tc>
        <w:tc>
          <w:tcPr>
            <w:tcW w:w="2762" w:type="dxa"/>
            <w:gridSpan w:val="2"/>
            <w:shd w:val="clear" w:color="auto" w:fill="auto"/>
          </w:tcPr>
          <w:p w:rsidR="00261BB9" w:rsidRPr="00C96978" w:rsidRDefault="00261BB9" w:rsidP="0008316D">
            <w:pPr>
              <w:ind w:firstLine="210"/>
              <w:jc w:val="center"/>
              <w:rPr>
                <w:rFonts w:ascii="宋体" w:hAnsi="宋体"/>
                <w:bCs/>
                <w:color w:val="00B0F0"/>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Pr="00EE4478" w:rsidRDefault="00EE4478" w:rsidP="0008316D">
            <w:pPr>
              <w:jc w:val="center"/>
              <w:rPr>
                <w:rFonts w:ascii="Consolas" w:hAnsi="Consolas" w:cs="Tahoma"/>
                <w:shd w:val="clear" w:color="auto" w:fill="F2F2F2"/>
              </w:rPr>
            </w:pPr>
            <w:r w:rsidRPr="00EE4478">
              <w:rPr>
                <w:rFonts w:ascii="Consolas" w:hAnsi="Consolas" w:cs="Tahoma"/>
                <w:bCs/>
                <w:shd w:val="clear" w:color="auto" w:fill="F2F2F2"/>
              </w:rPr>
              <w:t>moneyCount</w:t>
            </w:r>
          </w:p>
        </w:tc>
        <w:tc>
          <w:tcPr>
            <w:tcW w:w="2620" w:type="dxa"/>
            <w:shd w:val="clear" w:color="auto" w:fill="auto"/>
          </w:tcPr>
          <w:p w:rsidR="00261BB9" w:rsidRPr="00C96978" w:rsidRDefault="00E64201" w:rsidP="00261BB9">
            <w:pPr>
              <w:ind w:firstLine="210"/>
              <w:jc w:val="center"/>
              <w:rPr>
                <w:rFonts w:ascii="宋体" w:hAnsi="宋体"/>
                <w:bCs/>
                <w:color w:val="00B0F0"/>
                <w:szCs w:val="21"/>
              </w:rPr>
            </w:pPr>
            <w:r w:rsidRPr="00E64201">
              <w:rPr>
                <w:rFonts w:ascii="宋体" w:hAnsi="宋体" w:hint="eastAsia"/>
                <w:bCs/>
                <w:szCs w:val="21"/>
              </w:rPr>
              <w:t>已筹集数</w:t>
            </w:r>
          </w:p>
        </w:tc>
        <w:tc>
          <w:tcPr>
            <w:tcW w:w="2762" w:type="dxa"/>
            <w:gridSpan w:val="2"/>
            <w:shd w:val="clear" w:color="auto" w:fill="auto"/>
          </w:tcPr>
          <w:p w:rsidR="00261BB9" w:rsidRPr="00C96978" w:rsidRDefault="00261BB9" w:rsidP="0008316D">
            <w:pPr>
              <w:ind w:firstLine="210"/>
              <w:jc w:val="center"/>
              <w:rPr>
                <w:rFonts w:ascii="宋体" w:hAnsi="宋体"/>
                <w:bCs/>
                <w:color w:val="00B0F0"/>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Pr="00EE4478" w:rsidRDefault="00EE4478" w:rsidP="0008316D">
            <w:pPr>
              <w:jc w:val="center"/>
              <w:rPr>
                <w:rFonts w:ascii="Consolas" w:hAnsi="Consolas" w:cs="Tahoma"/>
                <w:shd w:val="clear" w:color="auto" w:fill="F2F2F2"/>
              </w:rPr>
            </w:pPr>
            <w:r w:rsidRPr="00EE4478">
              <w:rPr>
                <w:rFonts w:ascii="Consolas" w:hAnsi="Consolas" w:cs="Tahoma"/>
                <w:bCs/>
                <w:shd w:val="clear" w:color="auto" w:fill="F2F2F2"/>
              </w:rPr>
              <w:t>daysleft</w:t>
            </w:r>
          </w:p>
        </w:tc>
        <w:tc>
          <w:tcPr>
            <w:tcW w:w="2620" w:type="dxa"/>
            <w:shd w:val="clear" w:color="auto" w:fill="auto"/>
          </w:tcPr>
          <w:p w:rsidR="00261BB9" w:rsidRPr="00C96978" w:rsidRDefault="009450E2" w:rsidP="00261BB9">
            <w:pPr>
              <w:ind w:firstLine="210"/>
              <w:jc w:val="center"/>
              <w:rPr>
                <w:rFonts w:ascii="宋体" w:hAnsi="宋体"/>
                <w:bCs/>
                <w:color w:val="00B0F0"/>
                <w:szCs w:val="21"/>
              </w:rPr>
            </w:pPr>
            <w:r w:rsidRPr="009450E2">
              <w:rPr>
                <w:rFonts w:ascii="宋体" w:hAnsi="宋体" w:hint="eastAsia"/>
                <w:bCs/>
                <w:szCs w:val="21"/>
              </w:rPr>
              <w:t>多少时间天前来过</w:t>
            </w:r>
          </w:p>
        </w:tc>
        <w:tc>
          <w:tcPr>
            <w:tcW w:w="2762" w:type="dxa"/>
            <w:gridSpan w:val="2"/>
            <w:shd w:val="clear" w:color="auto" w:fill="auto"/>
          </w:tcPr>
          <w:p w:rsidR="00261BB9" w:rsidRPr="00C96978" w:rsidRDefault="00261BB9" w:rsidP="0008316D">
            <w:pPr>
              <w:ind w:firstLine="210"/>
              <w:jc w:val="center"/>
              <w:rPr>
                <w:rFonts w:ascii="宋体" w:hAnsi="宋体"/>
                <w:bCs/>
                <w:color w:val="00B0F0"/>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Pr="00EE4478" w:rsidRDefault="00EE4478" w:rsidP="0008316D">
            <w:pPr>
              <w:jc w:val="center"/>
              <w:rPr>
                <w:rFonts w:ascii="Consolas" w:hAnsi="Consolas" w:cs="Tahoma"/>
                <w:shd w:val="clear" w:color="auto" w:fill="F2F2F2"/>
              </w:rPr>
            </w:pPr>
            <w:r w:rsidRPr="00EE4478">
              <w:rPr>
                <w:rFonts w:ascii="Consolas" w:hAnsi="Consolas" w:cs="Tahoma"/>
                <w:bCs/>
                <w:shd w:val="clear" w:color="auto" w:fill="F2F2F2"/>
              </w:rPr>
              <w:t>percent</w:t>
            </w:r>
          </w:p>
        </w:tc>
        <w:tc>
          <w:tcPr>
            <w:tcW w:w="2620" w:type="dxa"/>
            <w:shd w:val="clear" w:color="auto" w:fill="auto"/>
          </w:tcPr>
          <w:p w:rsidR="00261BB9" w:rsidRPr="009450E2" w:rsidRDefault="009450E2" w:rsidP="00261BB9">
            <w:pPr>
              <w:ind w:firstLine="210"/>
              <w:jc w:val="center"/>
              <w:rPr>
                <w:rFonts w:ascii="宋体" w:hAnsi="宋体"/>
                <w:bCs/>
                <w:szCs w:val="21"/>
              </w:rPr>
            </w:pPr>
            <w:r w:rsidRPr="009450E2">
              <w:rPr>
                <w:rFonts w:ascii="宋体" w:hAnsi="宋体" w:hint="eastAsia"/>
                <w:bCs/>
                <w:szCs w:val="21"/>
              </w:rPr>
              <w:t>捐赠进度</w:t>
            </w:r>
          </w:p>
        </w:tc>
        <w:tc>
          <w:tcPr>
            <w:tcW w:w="2762" w:type="dxa"/>
            <w:gridSpan w:val="2"/>
            <w:shd w:val="clear" w:color="auto" w:fill="auto"/>
          </w:tcPr>
          <w:p w:rsidR="00261BB9" w:rsidRPr="00C96978" w:rsidRDefault="00261BB9" w:rsidP="0008316D">
            <w:pPr>
              <w:ind w:firstLine="210"/>
              <w:jc w:val="center"/>
              <w:rPr>
                <w:rFonts w:ascii="宋体" w:hAnsi="宋体"/>
                <w:bCs/>
                <w:color w:val="00B0F0"/>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Pr="00EE4478" w:rsidRDefault="00EE4478" w:rsidP="0008316D">
            <w:pPr>
              <w:jc w:val="center"/>
              <w:rPr>
                <w:rFonts w:ascii="Consolas" w:hAnsi="Consolas" w:cs="Tahoma"/>
                <w:shd w:val="clear" w:color="auto" w:fill="F2F2F2"/>
              </w:rPr>
            </w:pPr>
            <w:r w:rsidRPr="00EE4478">
              <w:rPr>
                <w:rFonts w:ascii="Consolas" w:hAnsi="Consolas" w:cs="Tahoma"/>
                <w:bCs/>
                <w:shd w:val="clear" w:color="auto" w:fill="F2F2F2"/>
              </w:rPr>
              <w:t>content</w:t>
            </w:r>
          </w:p>
        </w:tc>
        <w:tc>
          <w:tcPr>
            <w:tcW w:w="2620" w:type="dxa"/>
            <w:shd w:val="clear" w:color="auto" w:fill="auto"/>
          </w:tcPr>
          <w:p w:rsidR="00261BB9" w:rsidRPr="009450E2" w:rsidRDefault="00F255DD" w:rsidP="00261BB9">
            <w:pPr>
              <w:ind w:firstLine="210"/>
              <w:jc w:val="center"/>
              <w:rPr>
                <w:rFonts w:ascii="宋体" w:hAnsi="宋体"/>
                <w:bCs/>
                <w:szCs w:val="21"/>
              </w:rPr>
            </w:pPr>
            <w:r>
              <w:rPr>
                <w:rFonts w:ascii="宋体" w:hAnsi="宋体" w:hint="eastAsia"/>
                <w:bCs/>
                <w:szCs w:val="21"/>
              </w:rPr>
              <w:t>内容</w:t>
            </w:r>
          </w:p>
        </w:tc>
        <w:tc>
          <w:tcPr>
            <w:tcW w:w="2762" w:type="dxa"/>
            <w:gridSpan w:val="2"/>
            <w:shd w:val="clear" w:color="auto" w:fill="auto"/>
          </w:tcPr>
          <w:p w:rsidR="00261BB9" w:rsidRPr="00C96978" w:rsidRDefault="00261BB9" w:rsidP="0008316D">
            <w:pPr>
              <w:ind w:firstLine="210"/>
              <w:jc w:val="center"/>
              <w:rPr>
                <w:rFonts w:ascii="宋体" w:hAnsi="宋体"/>
                <w:bCs/>
                <w:color w:val="00B0F0"/>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EE4478" w:rsidTr="0008316D">
        <w:tc>
          <w:tcPr>
            <w:tcW w:w="1838" w:type="dxa"/>
            <w:shd w:val="clear" w:color="auto" w:fill="auto"/>
            <w:vAlign w:val="center"/>
          </w:tcPr>
          <w:p w:rsidR="00EE4478" w:rsidRPr="00EE4478" w:rsidRDefault="00EE4478" w:rsidP="0008316D">
            <w:pPr>
              <w:jc w:val="center"/>
              <w:rPr>
                <w:rFonts w:ascii="Consolas" w:hAnsi="Consolas" w:cs="Tahoma"/>
                <w:shd w:val="clear" w:color="auto" w:fill="F2F2F2"/>
              </w:rPr>
            </w:pPr>
            <w:r w:rsidRPr="00EE4478">
              <w:rPr>
                <w:rFonts w:ascii="Consolas" w:hAnsi="Consolas" w:cs="Tahoma"/>
                <w:bCs/>
                <w:shd w:val="clear" w:color="auto" w:fill="F2F2F2"/>
              </w:rPr>
              <w:t>publishTime</w:t>
            </w:r>
          </w:p>
        </w:tc>
        <w:tc>
          <w:tcPr>
            <w:tcW w:w="2620" w:type="dxa"/>
            <w:shd w:val="clear" w:color="auto" w:fill="auto"/>
          </w:tcPr>
          <w:p w:rsidR="00EE4478" w:rsidRPr="009450E2" w:rsidRDefault="009450E2" w:rsidP="00261BB9">
            <w:pPr>
              <w:ind w:firstLine="210"/>
              <w:jc w:val="center"/>
              <w:rPr>
                <w:rFonts w:ascii="宋体" w:hAnsi="宋体"/>
                <w:bCs/>
                <w:szCs w:val="21"/>
              </w:rPr>
            </w:pPr>
            <w:r w:rsidRPr="009450E2">
              <w:rPr>
                <w:rFonts w:ascii="宋体" w:hAnsi="宋体" w:hint="eastAsia"/>
                <w:bCs/>
                <w:szCs w:val="21"/>
              </w:rPr>
              <w:t>发布时间</w:t>
            </w:r>
          </w:p>
        </w:tc>
        <w:tc>
          <w:tcPr>
            <w:tcW w:w="2762" w:type="dxa"/>
            <w:gridSpan w:val="2"/>
            <w:shd w:val="clear" w:color="auto" w:fill="auto"/>
          </w:tcPr>
          <w:p w:rsidR="00EE4478" w:rsidRPr="00C96978" w:rsidRDefault="00EE4478" w:rsidP="0008316D">
            <w:pPr>
              <w:ind w:firstLine="210"/>
              <w:jc w:val="center"/>
              <w:rPr>
                <w:rFonts w:ascii="宋体" w:hAnsi="宋体"/>
                <w:bCs/>
                <w:color w:val="00B0F0"/>
                <w:szCs w:val="21"/>
              </w:rPr>
            </w:pPr>
          </w:p>
        </w:tc>
        <w:tc>
          <w:tcPr>
            <w:tcW w:w="1847" w:type="dxa"/>
            <w:shd w:val="clear" w:color="auto" w:fill="auto"/>
          </w:tcPr>
          <w:p w:rsidR="00EE4478" w:rsidRDefault="00EE4478" w:rsidP="0008316D">
            <w:pPr>
              <w:ind w:firstLine="210"/>
              <w:jc w:val="center"/>
              <w:rPr>
                <w:rFonts w:ascii="宋体" w:hAnsi="宋体"/>
                <w:bCs/>
                <w:szCs w:val="21"/>
              </w:rPr>
            </w:pPr>
          </w:p>
        </w:tc>
      </w:tr>
      <w:tr w:rsidR="00EE4478" w:rsidTr="0008316D">
        <w:tc>
          <w:tcPr>
            <w:tcW w:w="1838" w:type="dxa"/>
            <w:shd w:val="clear" w:color="auto" w:fill="auto"/>
            <w:vAlign w:val="center"/>
          </w:tcPr>
          <w:p w:rsidR="00EE4478" w:rsidRPr="00EE4478" w:rsidRDefault="00EE4478" w:rsidP="0008316D">
            <w:pPr>
              <w:jc w:val="center"/>
              <w:rPr>
                <w:rFonts w:ascii="Consolas" w:hAnsi="Consolas" w:cs="Tahoma"/>
                <w:shd w:val="clear" w:color="auto" w:fill="F2F2F2"/>
              </w:rPr>
            </w:pPr>
            <w:r w:rsidRPr="00EE4478">
              <w:rPr>
                <w:rFonts w:ascii="Consolas" w:hAnsi="Consolas" w:cs="Tahoma"/>
                <w:bCs/>
                <w:shd w:val="clear" w:color="auto" w:fill="F2F2F2"/>
              </w:rPr>
              <w:t>donatetime</w:t>
            </w:r>
          </w:p>
        </w:tc>
        <w:tc>
          <w:tcPr>
            <w:tcW w:w="2620" w:type="dxa"/>
            <w:shd w:val="clear" w:color="auto" w:fill="auto"/>
          </w:tcPr>
          <w:p w:rsidR="00EE4478" w:rsidRPr="009450E2" w:rsidRDefault="009450E2" w:rsidP="00261BB9">
            <w:pPr>
              <w:ind w:firstLine="210"/>
              <w:jc w:val="center"/>
              <w:rPr>
                <w:rFonts w:ascii="宋体" w:hAnsi="宋体"/>
                <w:bCs/>
                <w:szCs w:val="21"/>
              </w:rPr>
            </w:pPr>
            <w:r w:rsidRPr="009450E2">
              <w:rPr>
                <w:rFonts w:ascii="宋体" w:hAnsi="宋体" w:hint="eastAsia"/>
                <w:bCs/>
                <w:szCs w:val="21"/>
              </w:rPr>
              <w:t>捐赠时间</w:t>
            </w:r>
          </w:p>
        </w:tc>
        <w:tc>
          <w:tcPr>
            <w:tcW w:w="2762" w:type="dxa"/>
            <w:gridSpan w:val="2"/>
            <w:shd w:val="clear" w:color="auto" w:fill="auto"/>
          </w:tcPr>
          <w:p w:rsidR="00EE4478" w:rsidRPr="00C96978" w:rsidRDefault="00EE4478" w:rsidP="0008316D">
            <w:pPr>
              <w:ind w:firstLine="210"/>
              <w:jc w:val="center"/>
              <w:rPr>
                <w:rFonts w:ascii="宋体" w:hAnsi="宋体"/>
                <w:bCs/>
                <w:color w:val="00B0F0"/>
                <w:szCs w:val="21"/>
              </w:rPr>
            </w:pPr>
          </w:p>
        </w:tc>
        <w:tc>
          <w:tcPr>
            <w:tcW w:w="1847" w:type="dxa"/>
            <w:shd w:val="clear" w:color="auto" w:fill="auto"/>
          </w:tcPr>
          <w:p w:rsidR="00EE4478" w:rsidRDefault="00EE4478" w:rsidP="0008316D">
            <w:pPr>
              <w:ind w:firstLine="210"/>
              <w:jc w:val="center"/>
              <w:rPr>
                <w:rFonts w:ascii="宋体" w:hAnsi="宋体"/>
                <w:bCs/>
                <w:szCs w:val="21"/>
              </w:rPr>
            </w:pPr>
          </w:p>
        </w:tc>
      </w:tr>
      <w:tr w:rsidR="00261BB9" w:rsidTr="0008316D">
        <w:tc>
          <w:tcPr>
            <w:tcW w:w="1838" w:type="dxa"/>
            <w:shd w:val="clear" w:color="auto" w:fill="auto"/>
            <w:vAlign w:val="center"/>
          </w:tcPr>
          <w:p w:rsidR="00261BB9" w:rsidRPr="00EE4478" w:rsidRDefault="00EE4478" w:rsidP="0008316D">
            <w:pPr>
              <w:jc w:val="center"/>
              <w:rPr>
                <w:rFonts w:ascii="Consolas" w:hAnsi="Consolas" w:cs="Tahoma"/>
                <w:shd w:val="clear" w:color="auto" w:fill="F2F2F2"/>
              </w:rPr>
            </w:pPr>
            <w:r w:rsidRPr="00EE4478">
              <w:rPr>
                <w:rFonts w:ascii="Consolas" w:hAnsi="Consolas" w:cs="Tahoma"/>
                <w:bCs/>
                <w:shd w:val="clear" w:color="auto" w:fill="F2F2F2"/>
              </w:rPr>
              <w:t>recipientrealname</w:t>
            </w:r>
          </w:p>
        </w:tc>
        <w:tc>
          <w:tcPr>
            <w:tcW w:w="2620" w:type="dxa"/>
            <w:shd w:val="clear" w:color="auto" w:fill="auto"/>
          </w:tcPr>
          <w:p w:rsidR="00261BB9" w:rsidRPr="009450E2" w:rsidRDefault="009450E2" w:rsidP="00261BB9">
            <w:pPr>
              <w:ind w:firstLine="210"/>
              <w:jc w:val="center"/>
              <w:rPr>
                <w:rFonts w:ascii="宋体" w:hAnsi="宋体"/>
                <w:bCs/>
                <w:szCs w:val="21"/>
              </w:rPr>
            </w:pPr>
            <w:r w:rsidRPr="009450E2">
              <w:rPr>
                <w:rFonts w:ascii="宋体" w:hAnsi="宋体" w:hint="eastAsia"/>
                <w:bCs/>
                <w:szCs w:val="21"/>
              </w:rPr>
              <w:t>贫困户真实姓名</w:t>
            </w:r>
          </w:p>
        </w:tc>
        <w:tc>
          <w:tcPr>
            <w:tcW w:w="2762" w:type="dxa"/>
            <w:gridSpan w:val="2"/>
            <w:shd w:val="clear" w:color="auto" w:fill="auto"/>
          </w:tcPr>
          <w:p w:rsidR="00261BB9" w:rsidRPr="00C96978" w:rsidRDefault="00261BB9" w:rsidP="0008316D">
            <w:pPr>
              <w:ind w:firstLine="210"/>
              <w:jc w:val="center"/>
              <w:rPr>
                <w:rFonts w:ascii="宋体" w:hAnsi="宋体"/>
                <w:bCs/>
                <w:color w:val="00B0F0"/>
                <w:szCs w:val="21"/>
              </w:rPr>
            </w:pPr>
          </w:p>
        </w:tc>
        <w:tc>
          <w:tcPr>
            <w:tcW w:w="1847" w:type="dxa"/>
            <w:shd w:val="clear" w:color="auto" w:fill="auto"/>
          </w:tcPr>
          <w:p w:rsidR="00261BB9" w:rsidRDefault="00261BB9" w:rsidP="0008316D">
            <w:pPr>
              <w:ind w:firstLine="210"/>
              <w:jc w:val="center"/>
              <w:rPr>
                <w:rFonts w:ascii="宋体" w:hAnsi="宋体"/>
                <w:bCs/>
                <w:szCs w:val="21"/>
              </w:rPr>
            </w:pPr>
          </w:p>
        </w:tc>
      </w:tr>
      <w:tr w:rsidR="00EE4478" w:rsidTr="0008316D">
        <w:tc>
          <w:tcPr>
            <w:tcW w:w="1838" w:type="dxa"/>
            <w:shd w:val="clear" w:color="auto" w:fill="auto"/>
            <w:vAlign w:val="center"/>
          </w:tcPr>
          <w:p w:rsidR="00EE4478" w:rsidRPr="00EE4478" w:rsidRDefault="00EE4478" w:rsidP="0008316D">
            <w:pPr>
              <w:jc w:val="center"/>
              <w:rPr>
                <w:rFonts w:ascii="Consolas" w:hAnsi="Consolas" w:cs="Tahoma"/>
                <w:bCs/>
                <w:shd w:val="clear" w:color="auto" w:fill="F2F2F2"/>
              </w:rPr>
            </w:pPr>
            <w:r w:rsidRPr="00EE4478">
              <w:rPr>
                <w:rFonts w:ascii="Consolas" w:hAnsi="Consolas" w:cs="Tahoma"/>
                <w:bCs/>
                <w:shd w:val="clear" w:color="auto" w:fill="F2F2F2"/>
              </w:rPr>
              <w:t>ishide</w:t>
            </w:r>
          </w:p>
        </w:tc>
        <w:tc>
          <w:tcPr>
            <w:tcW w:w="2620" w:type="dxa"/>
            <w:shd w:val="clear" w:color="auto" w:fill="auto"/>
          </w:tcPr>
          <w:p w:rsidR="00EE4478" w:rsidRPr="00C96978" w:rsidRDefault="009450E2" w:rsidP="009450E2">
            <w:pPr>
              <w:pStyle w:val="a8"/>
              <w:jc w:val="center"/>
              <w:rPr>
                <w:rFonts w:ascii="宋体" w:hAnsi="宋体"/>
                <w:bCs/>
                <w:color w:val="00B0F0"/>
              </w:rPr>
            </w:pPr>
            <w:r w:rsidRPr="009450E2">
              <w:rPr>
                <w:rFonts w:ascii="Consolas" w:hAnsi="Consolas" w:cs="Consolas" w:hint="eastAsia"/>
                <w:bCs/>
              </w:rPr>
              <w:t>是否匿名</w:t>
            </w:r>
          </w:p>
        </w:tc>
        <w:tc>
          <w:tcPr>
            <w:tcW w:w="2762" w:type="dxa"/>
            <w:gridSpan w:val="2"/>
            <w:shd w:val="clear" w:color="auto" w:fill="auto"/>
          </w:tcPr>
          <w:p w:rsidR="00EE4478" w:rsidRPr="00C96978" w:rsidRDefault="00EE4478" w:rsidP="0008316D">
            <w:pPr>
              <w:ind w:firstLine="210"/>
              <w:jc w:val="center"/>
              <w:rPr>
                <w:rFonts w:ascii="宋体" w:hAnsi="宋体"/>
                <w:bCs/>
                <w:color w:val="00B0F0"/>
                <w:szCs w:val="21"/>
              </w:rPr>
            </w:pPr>
          </w:p>
        </w:tc>
        <w:tc>
          <w:tcPr>
            <w:tcW w:w="1847" w:type="dxa"/>
            <w:shd w:val="clear" w:color="auto" w:fill="auto"/>
          </w:tcPr>
          <w:p w:rsidR="00EE4478" w:rsidRDefault="00EE4478" w:rsidP="0008316D">
            <w:pPr>
              <w:ind w:firstLine="210"/>
              <w:jc w:val="center"/>
              <w:rPr>
                <w:rFonts w:ascii="宋体" w:hAnsi="宋体"/>
                <w:bCs/>
                <w:szCs w:val="21"/>
              </w:rPr>
            </w:pPr>
          </w:p>
        </w:tc>
      </w:tr>
      <w:tr w:rsidR="00EE4478" w:rsidRPr="00F64465" w:rsidTr="0008316D">
        <w:tc>
          <w:tcPr>
            <w:tcW w:w="1838"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r w:rsidRPr="00EE4478">
              <w:rPr>
                <w:rFonts w:ascii="Consolas" w:hAnsi="Consolas" w:cs="Consolas"/>
                <w:bCs/>
                <w:szCs w:val="21"/>
              </w:rPr>
              <w:t>recipientheadpath</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t>头像</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r w:rsidRPr="00EE4478">
              <w:rPr>
                <w:rFonts w:ascii="Consolas" w:hAnsi="Consolas" w:cs="Consolas" w:hint="eastAsia"/>
                <w:bCs/>
                <w:szCs w:val="21"/>
              </w:rPr>
              <w:t>recipientaddre</w:t>
            </w:r>
            <w:r w:rsidRPr="00EE4478">
              <w:rPr>
                <w:rFonts w:ascii="Consolas" w:hAnsi="Consolas" w:cs="Consolas" w:hint="eastAsia"/>
                <w:bCs/>
                <w:szCs w:val="21"/>
              </w:rPr>
              <w:lastRenderedPageBreak/>
              <w:t>ss</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lastRenderedPageBreak/>
              <w:t>地址</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r w:rsidRPr="00EE4478">
              <w:rPr>
                <w:rFonts w:ascii="Consolas" w:hAnsi="Consolas" w:cs="Consolas"/>
                <w:bCs/>
                <w:szCs w:val="21"/>
              </w:rPr>
              <w:t>recipientgender</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t>性别</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r w:rsidRPr="00EE4478">
              <w:rPr>
                <w:rFonts w:ascii="Consolas" w:hAnsi="Consolas" w:cs="Consolas"/>
                <w:bCs/>
                <w:szCs w:val="21"/>
              </w:rPr>
              <w:t>recipientage</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t>年龄</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EE4478" w:rsidRDefault="00EE4478" w:rsidP="0008316D">
            <w:pPr>
              <w:widowControl/>
              <w:jc w:val="center"/>
              <w:rPr>
                <w:rFonts w:ascii="Consolas" w:hAnsi="Consolas" w:cs="Consolas"/>
                <w:bCs/>
                <w:szCs w:val="21"/>
              </w:rPr>
            </w:pPr>
            <w:r w:rsidRPr="00EE4478">
              <w:rPr>
                <w:rFonts w:ascii="Consolas" w:hAnsi="Consolas" w:cs="Consolas"/>
                <w:bCs/>
                <w:szCs w:val="21"/>
              </w:rPr>
              <w:t>recipientnickname</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t>昵称</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EE4478" w:rsidRDefault="00EE4478" w:rsidP="0008316D">
            <w:pPr>
              <w:widowControl/>
              <w:jc w:val="center"/>
              <w:rPr>
                <w:rFonts w:ascii="Consolas" w:hAnsi="Consolas" w:cs="Consolas"/>
                <w:bCs/>
                <w:szCs w:val="21"/>
              </w:rPr>
            </w:pPr>
            <w:r w:rsidRPr="00EE4478">
              <w:rPr>
                <w:rFonts w:ascii="Consolas" w:hAnsi="Consolas" w:cs="Consolas"/>
                <w:bCs/>
                <w:szCs w:val="21"/>
              </w:rPr>
              <w:t>recipientcaptionname</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t>区县名称</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EE4478" w:rsidRDefault="00EE4478" w:rsidP="0008316D">
            <w:pPr>
              <w:widowControl/>
              <w:jc w:val="center"/>
              <w:rPr>
                <w:rFonts w:ascii="Consolas" w:hAnsi="Consolas" w:cs="Consolas"/>
                <w:bCs/>
                <w:szCs w:val="21"/>
              </w:rPr>
            </w:pPr>
            <w:r w:rsidRPr="00EE4478">
              <w:rPr>
                <w:rFonts w:ascii="Consolas" w:hAnsi="Consolas" w:cs="Consolas" w:hint="eastAsia"/>
                <w:bCs/>
                <w:szCs w:val="21"/>
              </w:rPr>
              <w:t>lovewords</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t>爱心寄语</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EE4478" w:rsidRDefault="00EE4478" w:rsidP="0008316D">
            <w:pPr>
              <w:widowControl/>
              <w:jc w:val="center"/>
              <w:rPr>
                <w:rFonts w:ascii="Consolas" w:hAnsi="Consolas" w:cs="Consolas"/>
                <w:bCs/>
                <w:szCs w:val="21"/>
              </w:rPr>
            </w:pPr>
            <w:r w:rsidRPr="00EE4478">
              <w:rPr>
                <w:rFonts w:ascii="Consolas" w:hAnsi="Consolas" w:cs="Consolas" w:hint="eastAsia"/>
                <w:bCs/>
                <w:szCs w:val="21"/>
              </w:rPr>
              <w:t>itname</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t>物品类别</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EE4478" w:rsidRDefault="00EE4478" w:rsidP="0008316D">
            <w:pPr>
              <w:widowControl/>
              <w:jc w:val="center"/>
              <w:rPr>
                <w:rFonts w:ascii="Consolas" w:hAnsi="Consolas" w:cs="Consolas"/>
                <w:bCs/>
                <w:szCs w:val="21"/>
              </w:rPr>
            </w:pPr>
            <w:r w:rsidRPr="00EE4478">
              <w:rPr>
                <w:rFonts w:ascii="Consolas" w:hAnsi="Consolas" w:cs="Consolas"/>
                <w:bCs/>
                <w:szCs w:val="21"/>
              </w:rPr>
              <w:t>money</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t>所捐金额</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EE4478" w:rsidRDefault="00EE4478" w:rsidP="0008316D">
            <w:pPr>
              <w:widowControl/>
              <w:jc w:val="center"/>
              <w:rPr>
                <w:rFonts w:ascii="Consolas" w:hAnsi="Consolas" w:cs="Consolas"/>
                <w:bCs/>
                <w:szCs w:val="21"/>
              </w:rPr>
            </w:pPr>
            <w:r w:rsidRPr="00EE4478">
              <w:rPr>
                <w:rFonts w:ascii="Consolas" w:hAnsi="Consolas" w:cs="Consolas"/>
                <w:bCs/>
                <w:szCs w:val="21"/>
              </w:rPr>
              <w:t>people</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t>捐赠人数</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EE4478" w:rsidRDefault="00EE4478" w:rsidP="0008316D">
            <w:pPr>
              <w:widowControl/>
              <w:jc w:val="center"/>
              <w:rPr>
                <w:rFonts w:ascii="Consolas" w:hAnsi="Consolas" w:cs="Consolas"/>
                <w:bCs/>
                <w:szCs w:val="21"/>
              </w:rPr>
            </w:pPr>
            <w:r w:rsidRPr="00EE4478">
              <w:rPr>
                <w:rFonts w:ascii="Consolas" w:hAnsi="Consolas" w:cs="Consolas"/>
                <w:bCs/>
                <w:szCs w:val="21"/>
              </w:rPr>
              <w:t>isdysj</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t>是否代发</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EE4478" w:rsidRDefault="00EE4478" w:rsidP="0008316D">
            <w:pPr>
              <w:widowControl/>
              <w:jc w:val="center"/>
              <w:rPr>
                <w:rFonts w:ascii="Consolas" w:hAnsi="Consolas" w:cs="Consolas"/>
                <w:bCs/>
                <w:szCs w:val="21"/>
              </w:rPr>
            </w:pPr>
            <w:r w:rsidRPr="00EE4478">
              <w:rPr>
                <w:rFonts w:ascii="Consolas" w:hAnsi="Consolas" w:cs="Consolas"/>
                <w:bCs/>
                <w:szCs w:val="21"/>
              </w:rPr>
              <w:t>realpubname</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bookmarkStart w:id="14" w:name="OLE_LINK1"/>
            <w:bookmarkStart w:id="15" w:name="OLE_LINK2"/>
            <w:bookmarkStart w:id="16" w:name="OLE_LINK3"/>
            <w:bookmarkStart w:id="17" w:name="OLE_LINK4"/>
            <w:bookmarkStart w:id="18" w:name="OLE_LINK5"/>
            <w:r>
              <w:rPr>
                <w:rFonts w:ascii="Consolas" w:hAnsi="Consolas" w:cs="Consolas" w:hint="eastAsia"/>
                <w:bCs/>
              </w:rPr>
              <w:t>被代发人</w:t>
            </w:r>
            <w:bookmarkEnd w:id="14"/>
            <w:bookmarkEnd w:id="15"/>
            <w:bookmarkEnd w:id="16"/>
            <w:bookmarkEnd w:id="17"/>
            <w:bookmarkEnd w:id="18"/>
            <w:r>
              <w:rPr>
                <w:rFonts w:ascii="Consolas" w:hAnsi="Consolas" w:cs="Consolas" w:hint="eastAsia"/>
                <w:bCs/>
              </w:rPr>
              <w:t>姓名</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EE4478" w:rsidRDefault="00EE4478" w:rsidP="0008316D">
            <w:pPr>
              <w:widowControl/>
              <w:jc w:val="center"/>
              <w:rPr>
                <w:rFonts w:ascii="Consolas" w:hAnsi="Consolas" w:cs="Consolas"/>
                <w:bCs/>
                <w:szCs w:val="21"/>
              </w:rPr>
            </w:pPr>
            <w:r w:rsidRPr="00EE4478">
              <w:rPr>
                <w:rFonts w:ascii="Consolas" w:hAnsi="Consolas" w:cs="Consolas"/>
                <w:bCs/>
                <w:szCs w:val="21"/>
              </w:rPr>
              <w:t>realpubid</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t>被代发人身份证号</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EE4478" w:rsidRDefault="00EE4478" w:rsidP="0008316D">
            <w:pPr>
              <w:widowControl/>
              <w:jc w:val="center"/>
              <w:rPr>
                <w:rFonts w:ascii="Consolas" w:hAnsi="Consolas" w:cs="Consolas"/>
                <w:bCs/>
                <w:szCs w:val="21"/>
              </w:rPr>
            </w:pPr>
            <w:r w:rsidRPr="00EE4478">
              <w:rPr>
                <w:rFonts w:ascii="Consolas" w:hAnsi="Consolas" w:cs="Consolas"/>
                <w:bCs/>
                <w:szCs w:val="21"/>
              </w:rPr>
              <w:t>realpubaddress</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t>被代发人地址</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EE4478" w:rsidRDefault="00EE4478" w:rsidP="0008316D">
            <w:pPr>
              <w:widowControl/>
              <w:jc w:val="center"/>
              <w:rPr>
                <w:rFonts w:ascii="Consolas" w:hAnsi="Consolas" w:cs="Consolas"/>
                <w:bCs/>
                <w:szCs w:val="21"/>
              </w:rPr>
            </w:pPr>
            <w:r w:rsidRPr="00EE4478">
              <w:rPr>
                <w:rFonts w:ascii="Consolas" w:hAnsi="Consolas" w:cs="Consolas"/>
                <w:bCs/>
                <w:szCs w:val="21"/>
              </w:rPr>
              <w:t>givemoneyphone</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t>电话</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EE4478" w:rsidRPr="00F64465" w:rsidTr="0008316D">
        <w:tc>
          <w:tcPr>
            <w:tcW w:w="1838" w:type="dxa"/>
            <w:shd w:val="clear" w:color="auto" w:fill="FFFFFF" w:themeFill="background1"/>
            <w:vAlign w:val="center"/>
          </w:tcPr>
          <w:p w:rsidR="00EE4478" w:rsidRPr="00EE4478" w:rsidRDefault="00EE4478" w:rsidP="0008316D">
            <w:pPr>
              <w:widowControl/>
              <w:jc w:val="center"/>
              <w:rPr>
                <w:rFonts w:ascii="Consolas" w:hAnsi="Consolas" w:cs="Consolas"/>
                <w:bCs/>
                <w:szCs w:val="21"/>
              </w:rPr>
            </w:pPr>
            <w:r w:rsidRPr="00EE4478">
              <w:rPr>
                <w:rFonts w:ascii="Consolas" w:hAnsi="Consolas" w:cs="Consolas"/>
                <w:bCs/>
                <w:szCs w:val="21"/>
              </w:rPr>
              <w:t>showThanksRecord</w:t>
            </w:r>
          </w:p>
        </w:tc>
        <w:tc>
          <w:tcPr>
            <w:tcW w:w="2620" w:type="dxa"/>
            <w:shd w:val="clear" w:color="auto" w:fill="FFFFFF" w:themeFill="background1"/>
          </w:tcPr>
          <w:p w:rsidR="00EE4478" w:rsidRPr="00F64465" w:rsidRDefault="009450E2" w:rsidP="0008316D">
            <w:pPr>
              <w:pStyle w:val="a8"/>
              <w:jc w:val="center"/>
              <w:rPr>
                <w:rFonts w:ascii="Consolas" w:hAnsi="Consolas" w:cs="Consolas"/>
                <w:bCs/>
              </w:rPr>
            </w:pPr>
            <w:r>
              <w:rPr>
                <w:rFonts w:ascii="Consolas" w:hAnsi="Consolas" w:cs="Consolas" w:hint="eastAsia"/>
                <w:bCs/>
              </w:rPr>
              <w:t>感谢回馈</w:t>
            </w:r>
          </w:p>
        </w:tc>
        <w:tc>
          <w:tcPr>
            <w:tcW w:w="2762" w:type="dxa"/>
            <w:gridSpan w:val="2"/>
            <w:shd w:val="clear" w:color="auto" w:fill="FFFFFF" w:themeFill="background1"/>
            <w:vAlign w:val="center"/>
          </w:tcPr>
          <w:p w:rsidR="00EE4478" w:rsidRPr="00F64465" w:rsidRDefault="00EE4478" w:rsidP="0008316D">
            <w:pPr>
              <w:jc w:val="center"/>
              <w:rPr>
                <w:rFonts w:ascii="Consolas" w:hAnsi="Consolas" w:cs="Consolas"/>
                <w:bCs/>
                <w:szCs w:val="21"/>
              </w:rPr>
            </w:pPr>
          </w:p>
        </w:tc>
        <w:tc>
          <w:tcPr>
            <w:tcW w:w="1847" w:type="dxa"/>
            <w:shd w:val="clear" w:color="auto" w:fill="FFFFFF" w:themeFill="background1"/>
            <w:vAlign w:val="center"/>
          </w:tcPr>
          <w:p w:rsidR="00EE4478" w:rsidRPr="00F64465" w:rsidRDefault="00EE4478" w:rsidP="0008316D">
            <w:pPr>
              <w:widowControl/>
              <w:jc w:val="center"/>
              <w:rPr>
                <w:rFonts w:ascii="Consolas" w:hAnsi="Consolas" w:cs="Consolas"/>
                <w:szCs w:val="21"/>
              </w:rPr>
            </w:pPr>
          </w:p>
        </w:tc>
      </w:tr>
      <w:tr w:rsidR="00261BB9" w:rsidRPr="00F64465" w:rsidTr="0008316D">
        <w:tc>
          <w:tcPr>
            <w:tcW w:w="1838" w:type="dxa"/>
            <w:shd w:val="clear" w:color="auto" w:fill="FFFFFF" w:themeFill="background1"/>
            <w:vAlign w:val="center"/>
          </w:tcPr>
          <w:p w:rsidR="00261BB9" w:rsidRPr="00F64465" w:rsidRDefault="00261BB9" w:rsidP="0008316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261BB9" w:rsidRPr="00F64465" w:rsidRDefault="00261BB9" w:rsidP="0008316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261BB9" w:rsidRPr="00F64465" w:rsidRDefault="00261BB9" w:rsidP="0008316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261BB9" w:rsidRPr="00F64465" w:rsidRDefault="00261BB9" w:rsidP="0008316D">
            <w:pPr>
              <w:widowControl/>
              <w:jc w:val="center"/>
              <w:rPr>
                <w:rFonts w:ascii="Consolas" w:hAnsi="Consolas" w:cs="Consolas"/>
                <w:szCs w:val="21"/>
              </w:rPr>
            </w:pPr>
          </w:p>
        </w:tc>
      </w:tr>
      <w:tr w:rsidR="00261BB9" w:rsidRPr="00F64465" w:rsidTr="0008316D">
        <w:tc>
          <w:tcPr>
            <w:tcW w:w="1838" w:type="dxa"/>
            <w:shd w:val="clear" w:color="auto" w:fill="FFFFFF" w:themeFill="background1"/>
            <w:vAlign w:val="center"/>
          </w:tcPr>
          <w:p w:rsidR="00261BB9" w:rsidRPr="00F64465" w:rsidRDefault="00261BB9" w:rsidP="0008316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261BB9" w:rsidRPr="00F64465" w:rsidRDefault="00261BB9" w:rsidP="0008316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261BB9" w:rsidRPr="00F64465" w:rsidRDefault="00261BB9" w:rsidP="0008316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261BB9" w:rsidRPr="00F64465" w:rsidRDefault="00261BB9" w:rsidP="0008316D">
            <w:pPr>
              <w:widowControl/>
              <w:jc w:val="center"/>
              <w:rPr>
                <w:rFonts w:ascii="Consolas" w:hAnsi="Consolas" w:cs="Consolas"/>
                <w:szCs w:val="21"/>
              </w:rPr>
            </w:pPr>
          </w:p>
        </w:tc>
      </w:tr>
      <w:tr w:rsidR="00261BB9" w:rsidTr="0008316D">
        <w:tc>
          <w:tcPr>
            <w:tcW w:w="1838" w:type="dxa"/>
            <w:shd w:val="clear" w:color="auto" w:fill="A6A6A6" w:themeFill="background1" w:themeFillShade="A6"/>
            <w:vAlign w:val="center"/>
          </w:tcPr>
          <w:p w:rsidR="00261BB9" w:rsidRDefault="00261BB9" w:rsidP="0008316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jQuery11130037291713041126995_1491364344750({</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"rspCode": "000",</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hint="eastAsia"/>
                <w:bCs/>
                <w:color w:val="5B9BD5" w:themeColor="accent1"/>
                <w:sz w:val="24"/>
                <w:szCs w:val="24"/>
              </w:rPr>
              <w:t xml:space="preserve">    "rspDesc": "</w:t>
            </w:r>
            <w:r w:rsidRPr="00261BB9">
              <w:rPr>
                <w:rFonts w:ascii="Consolas" w:hAnsi="Consolas" w:cs="Consolas" w:hint="eastAsia"/>
                <w:bCs/>
                <w:color w:val="5B9BD5" w:themeColor="accent1"/>
                <w:sz w:val="24"/>
                <w:szCs w:val="24"/>
              </w:rPr>
              <w:t>正常</w:t>
            </w:r>
            <w:r w:rsidRPr="00261BB9">
              <w:rPr>
                <w:rFonts w:ascii="Consolas" w:hAnsi="Consolas" w:cs="Consolas" w:hint="eastAsia"/>
                <w:bCs/>
                <w:color w:val="5B9BD5" w:themeColor="accent1"/>
                <w:sz w:val="24"/>
                <w:szCs w:val="24"/>
              </w:rPr>
              <w:t>",</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"homepicurl": "bbs516509658.jpg ",</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hint="eastAsia"/>
                <w:bCs/>
                <w:color w:val="5B9BD5" w:themeColor="accent1"/>
                <w:sz w:val="24"/>
                <w:szCs w:val="24"/>
              </w:rPr>
              <w:t xml:space="preserve">    "reason": "</w:t>
            </w:r>
            <w:r w:rsidRPr="00261BB9">
              <w:rPr>
                <w:rFonts w:ascii="Consolas" w:hAnsi="Consolas" w:cs="Consolas" w:hint="eastAsia"/>
                <w:bCs/>
                <w:color w:val="5B9BD5" w:themeColor="accent1"/>
                <w:sz w:val="24"/>
                <w:szCs w:val="24"/>
              </w:rPr>
              <w:t>我是一个农民，家里有十几亩田地</w:t>
            </w:r>
            <w:r>
              <w:rPr>
                <w:rFonts w:ascii="Consolas" w:hAnsi="Consolas" w:cs="Consolas"/>
                <w:bCs/>
                <w:color w:val="5B9BD5" w:themeColor="accent1"/>
                <w:sz w:val="24"/>
                <w:szCs w:val="24"/>
              </w:rPr>
              <w:t>…</w:t>
            </w:r>
            <w:r w:rsidRPr="00261BB9">
              <w:rPr>
                <w:rFonts w:ascii="Consolas" w:hAnsi="Consolas" w:cs="Consolas" w:hint="eastAsia"/>
                <w:bCs/>
                <w:color w:val="5B9BD5" w:themeColor="accent1"/>
                <w:sz w:val="24"/>
                <w:szCs w:val="24"/>
              </w:rPr>
              <w:t>",</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"id": 423,</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"loveNo": "20170331114205",</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"giveMoney": 1,</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"phId": 15359,</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"recipientid": "664224",</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hint="eastAsia"/>
                <w:bCs/>
                <w:color w:val="5B9BD5" w:themeColor="accent1"/>
                <w:sz w:val="24"/>
                <w:szCs w:val="24"/>
              </w:rPr>
              <w:t xml:space="preserve">    "username": "</w:t>
            </w:r>
            <w:r w:rsidRPr="00261BB9">
              <w:rPr>
                <w:rFonts w:ascii="Consolas" w:hAnsi="Consolas" w:cs="Consolas" w:hint="eastAsia"/>
                <w:bCs/>
                <w:color w:val="5B9BD5" w:themeColor="accent1"/>
                <w:sz w:val="24"/>
                <w:szCs w:val="24"/>
              </w:rPr>
              <w:t>邓富金</w:t>
            </w:r>
            <w:r w:rsidRPr="00261BB9">
              <w:rPr>
                <w:rFonts w:ascii="Consolas" w:hAnsi="Consolas" w:cs="Consolas" w:hint="eastAsia"/>
                <w:bCs/>
                <w:color w:val="5B9BD5" w:themeColor="accent1"/>
                <w:sz w:val="24"/>
                <w:szCs w:val="24"/>
              </w:rPr>
              <w:t>",</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"bstmailaddress": "",</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"bstphone": "",</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"getMoney": 10000,</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"moneyCount": 4,</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"daysleft ": 55,</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"percent": 0.0004,</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hint="eastAsia"/>
                <w:bCs/>
                <w:color w:val="5B9BD5" w:themeColor="accent1"/>
                <w:sz w:val="24"/>
                <w:szCs w:val="24"/>
              </w:rPr>
              <w:t xml:space="preserve">    "content": "</w:t>
            </w:r>
            <w:r w:rsidRPr="00261BB9">
              <w:rPr>
                <w:rFonts w:ascii="Consolas" w:hAnsi="Consolas" w:cs="Consolas" w:hint="eastAsia"/>
                <w:bCs/>
                <w:color w:val="5B9BD5" w:themeColor="accent1"/>
                <w:sz w:val="24"/>
                <w:szCs w:val="24"/>
              </w:rPr>
              <w:t>加油↖</w:t>
            </w:r>
            <w:r w:rsidRPr="00261BB9">
              <w:rPr>
                <w:rFonts w:ascii="Consolas" w:hAnsi="Consolas" w:cs="Consolas" w:hint="eastAsia"/>
                <w:bCs/>
                <w:color w:val="5B9BD5" w:themeColor="accent1"/>
                <w:sz w:val="24"/>
                <w:szCs w:val="24"/>
              </w:rPr>
              <w:t>(^</w:t>
            </w:r>
            <w:r w:rsidRPr="00261BB9">
              <w:rPr>
                <w:rFonts w:ascii="Consolas" w:hAnsi="Consolas" w:cs="Consolas" w:hint="eastAsia"/>
                <w:bCs/>
                <w:color w:val="5B9BD5" w:themeColor="accent1"/>
                <w:sz w:val="24"/>
                <w:szCs w:val="24"/>
              </w:rPr>
              <w:t>ω</w:t>
            </w:r>
            <w:r w:rsidRPr="00261BB9">
              <w:rPr>
                <w:rFonts w:ascii="Consolas" w:hAnsi="Consolas" w:cs="Consolas" w:hint="eastAsia"/>
                <w:bCs/>
                <w:color w:val="5B9BD5" w:themeColor="accent1"/>
                <w:sz w:val="24"/>
                <w:szCs w:val="24"/>
              </w:rPr>
              <w:t>^)</w:t>
            </w:r>
            <w:r w:rsidRPr="00261BB9">
              <w:rPr>
                <w:rFonts w:ascii="Consolas" w:hAnsi="Consolas" w:cs="Consolas" w:hint="eastAsia"/>
                <w:bCs/>
                <w:color w:val="5B9BD5" w:themeColor="accent1"/>
                <w:sz w:val="24"/>
                <w:szCs w:val="24"/>
              </w:rPr>
              <w:t>↗</w:t>
            </w:r>
            <w:r w:rsidRPr="00261BB9">
              <w:rPr>
                <w:rFonts w:ascii="Consolas" w:hAnsi="Consolas" w:cs="Consolas" w:hint="eastAsia"/>
                <w:bCs/>
                <w:color w:val="5B9BD5" w:themeColor="accent1"/>
                <w:sz w:val="24"/>
                <w:szCs w:val="24"/>
              </w:rPr>
              <w:t>",</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"publishTime": "2017-03-30",</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"donatetime": "2017-03-31",</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hint="eastAsia"/>
                <w:bCs/>
                <w:color w:val="5B9BD5" w:themeColor="accent1"/>
                <w:sz w:val="24"/>
                <w:szCs w:val="24"/>
              </w:rPr>
              <w:t xml:space="preserve">    "recipientrealname": "</w:t>
            </w:r>
            <w:r w:rsidRPr="00261BB9">
              <w:rPr>
                <w:rFonts w:ascii="Consolas" w:hAnsi="Consolas" w:cs="Consolas" w:hint="eastAsia"/>
                <w:bCs/>
                <w:color w:val="5B9BD5" w:themeColor="accent1"/>
                <w:sz w:val="24"/>
                <w:szCs w:val="24"/>
              </w:rPr>
              <w:t>邓富金</w:t>
            </w:r>
            <w:r w:rsidRPr="00261BB9">
              <w:rPr>
                <w:rFonts w:ascii="Consolas" w:hAnsi="Consolas" w:cs="Consolas" w:hint="eastAsia"/>
                <w:bCs/>
                <w:color w:val="5B9BD5" w:themeColor="accent1"/>
                <w:sz w:val="24"/>
                <w:szCs w:val="24"/>
              </w:rPr>
              <w:t>",</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"ishide": 0,</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lastRenderedPageBreak/>
              <w:t xml:space="preserve">    "recipientheadpath": "",</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hint="eastAsia"/>
                <w:bCs/>
                <w:color w:val="5B9BD5" w:themeColor="accent1"/>
                <w:sz w:val="24"/>
                <w:szCs w:val="24"/>
              </w:rPr>
              <w:t xml:space="preserve">    "recipientaddress": "</w:t>
            </w:r>
            <w:r w:rsidRPr="00261BB9">
              <w:rPr>
                <w:rFonts w:ascii="Consolas" w:hAnsi="Consolas" w:cs="Consolas" w:hint="eastAsia"/>
                <w:bCs/>
                <w:color w:val="5B9BD5" w:themeColor="accent1"/>
                <w:sz w:val="24"/>
                <w:szCs w:val="24"/>
              </w:rPr>
              <w:t>四川省</w:t>
            </w:r>
            <w:r w:rsidRPr="00261BB9">
              <w:rPr>
                <w:rFonts w:ascii="Consolas" w:hAnsi="Consolas" w:cs="Consolas" w:hint="eastAsia"/>
                <w:bCs/>
                <w:color w:val="5B9BD5" w:themeColor="accent1"/>
                <w:sz w:val="24"/>
                <w:szCs w:val="24"/>
              </w:rPr>
              <w:t>,</w:t>
            </w:r>
            <w:r w:rsidRPr="00261BB9">
              <w:rPr>
                <w:rFonts w:ascii="Consolas" w:hAnsi="Consolas" w:cs="Consolas" w:hint="eastAsia"/>
                <w:bCs/>
                <w:color w:val="5B9BD5" w:themeColor="accent1"/>
                <w:sz w:val="24"/>
                <w:szCs w:val="24"/>
              </w:rPr>
              <w:t>遂宁市</w:t>
            </w:r>
            <w:r w:rsidRPr="00261BB9">
              <w:rPr>
                <w:rFonts w:ascii="Consolas" w:hAnsi="Consolas" w:cs="Consolas" w:hint="eastAsia"/>
                <w:bCs/>
                <w:color w:val="5B9BD5" w:themeColor="accent1"/>
                <w:sz w:val="24"/>
                <w:szCs w:val="24"/>
              </w:rPr>
              <w:t>,</w:t>
            </w:r>
            <w:r w:rsidRPr="00261BB9">
              <w:rPr>
                <w:rFonts w:ascii="Consolas" w:hAnsi="Consolas" w:cs="Consolas" w:hint="eastAsia"/>
                <w:bCs/>
                <w:color w:val="5B9BD5" w:themeColor="accent1"/>
                <w:sz w:val="24"/>
                <w:szCs w:val="24"/>
              </w:rPr>
              <w:t>大英县</w:t>
            </w:r>
            <w:r w:rsidRPr="00261BB9">
              <w:rPr>
                <w:rFonts w:ascii="Consolas" w:hAnsi="Consolas" w:cs="Consolas" w:hint="eastAsia"/>
                <w:bCs/>
                <w:color w:val="5B9BD5" w:themeColor="accent1"/>
                <w:sz w:val="24"/>
                <w:szCs w:val="24"/>
              </w:rPr>
              <w:t>,</w:t>
            </w:r>
            <w:r w:rsidRPr="00261BB9">
              <w:rPr>
                <w:rFonts w:ascii="Consolas" w:hAnsi="Consolas" w:cs="Consolas" w:hint="eastAsia"/>
                <w:bCs/>
                <w:color w:val="5B9BD5" w:themeColor="accent1"/>
                <w:sz w:val="24"/>
                <w:szCs w:val="24"/>
              </w:rPr>
              <w:t>河边镇</w:t>
            </w:r>
            <w:r w:rsidRPr="00261BB9">
              <w:rPr>
                <w:rFonts w:ascii="Consolas" w:hAnsi="Consolas" w:cs="Consolas" w:hint="eastAsia"/>
                <w:bCs/>
                <w:color w:val="5B9BD5" w:themeColor="accent1"/>
                <w:sz w:val="24"/>
                <w:szCs w:val="24"/>
              </w:rPr>
              <w:t>,</w:t>
            </w:r>
            <w:r w:rsidRPr="00261BB9">
              <w:rPr>
                <w:rFonts w:ascii="Consolas" w:hAnsi="Consolas" w:cs="Consolas" w:hint="eastAsia"/>
                <w:bCs/>
                <w:color w:val="5B9BD5" w:themeColor="accent1"/>
                <w:sz w:val="24"/>
                <w:szCs w:val="24"/>
              </w:rPr>
              <w:t>葛藤村委会</w:t>
            </w:r>
            <w:r w:rsidRPr="00261BB9">
              <w:rPr>
                <w:rFonts w:ascii="Consolas" w:hAnsi="Consolas" w:cs="Consolas" w:hint="eastAsia"/>
                <w:bCs/>
                <w:color w:val="5B9BD5" w:themeColor="accent1"/>
                <w:sz w:val="24"/>
                <w:szCs w:val="24"/>
              </w:rPr>
              <w:t>",</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"recipientgender": "",</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"recipientage": 74,</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"recipientnickname": "DFJ",</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"recipientcaptionname": "",</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hint="eastAsia"/>
                <w:bCs/>
                <w:color w:val="5B9BD5" w:themeColor="accent1"/>
                <w:sz w:val="24"/>
                <w:szCs w:val="24"/>
              </w:rPr>
              <w:t xml:space="preserve">    "lovewords": "</w:t>
            </w:r>
            <w:r w:rsidRPr="00261BB9">
              <w:rPr>
                <w:rFonts w:ascii="Consolas" w:hAnsi="Consolas" w:cs="Consolas" w:hint="eastAsia"/>
                <w:bCs/>
                <w:color w:val="5B9BD5" w:themeColor="accent1"/>
                <w:sz w:val="24"/>
                <w:szCs w:val="24"/>
              </w:rPr>
              <w:t>加油↖</w:t>
            </w:r>
            <w:r w:rsidRPr="00261BB9">
              <w:rPr>
                <w:rFonts w:ascii="Consolas" w:hAnsi="Consolas" w:cs="Consolas" w:hint="eastAsia"/>
                <w:bCs/>
                <w:color w:val="5B9BD5" w:themeColor="accent1"/>
                <w:sz w:val="24"/>
                <w:szCs w:val="24"/>
              </w:rPr>
              <w:t>(^</w:t>
            </w:r>
            <w:r w:rsidRPr="00261BB9">
              <w:rPr>
                <w:rFonts w:ascii="Consolas" w:hAnsi="Consolas" w:cs="Consolas" w:hint="eastAsia"/>
                <w:bCs/>
                <w:color w:val="5B9BD5" w:themeColor="accent1"/>
                <w:sz w:val="24"/>
                <w:szCs w:val="24"/>
              </w:rPr>
              <w:t>ω</w:t>
            </w:r>
            <w:r w:rsidRPr="00261BB9">
              <w:rPr>
                <w:rFonts w:ascii="Consolas" w:hAnsi="Consolas" w:cs="Consolas" w:hint="eastAsia"/>
                <w:bCs/>
                <w:color w:val="5B9BD5" w:themeColor="accent1"/>
                <w:sz w:val="24"/>
                <w:szCs w:val="24"/>
              </w:rPr>
              <w:t>^)</w:t>
            </w:r>
            <w:r w:rsidRPr="00261BB9">
              <w:rPr>
                <w:rFonts w:ascii="Consolas" w:hAnsi="Consolas" w:cs="Consolas" w:hint="eastAsia"/>
                <w:bCs/>
                <w:color w:val="5B9BD5" w:themeColor="accent1"/>
                <w:sz w:val="24"/>
                <w:szCs w:val="24"/>
              </w:rPr>
              <w:t>↗</w:t>
            </w:r>
            <w:r w:rsidRPr="00261BB9">
              <w:rPr>
                <w:rFonts w:ascii="Consolas" w:hAnsi="Consolas" w:cs="Consolas" w:hint="eastAsia"/>
                <w:bCs/>
                <w:color w:val="5B9BD5" w:themeColor="accent1"/>
                <w:sz w:val="24"/>
                <w:szCs w:val="24"/>
              </w:rPr>
              <w:t>",</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hint="eastAsia"/>
                <w:bCs/>
                <w:color w:val="5B9BD5" w:themeColor="accent1"/>
                <w:sz w:val="24"/>
                <w:szCs w:val="24"/>
              </w:rPr>
              <w:t xml:space="preserve">    "itname": "</w:t>
            </w:r>
            <w:r w:rsidRPr="00261BB9">
              <w:rPr>
                <w:rFonts w:ascii="Consolas" w:hAnsi="Consolas" w:cs="Consolas" w:hint="eastAsia"/>
                <w:bCs/>
                <w:color w:val="5B9BD5" w:themeColor="accent1"/>
                <w:sz w:val="24"/>
                <w:szCs w:val="24"/>
              </w:rPr>
              <w:t>健康资助</w:t>
            </w:r>
            <w:r w:rsidRPr="00261BB9">
              <w:rPr>
                <w:rFonts w:ascii="Consolas" w:hAnsi="Consolas" w:cs="Consolas" w:hint="eastAsia"/>
                <w:bCs/>
                <w:color w:val="5B9BD5" w:themeColor="accent1"/>
                <w:sz w:val="24"/>
                <w:szCs w:val="24"/>
              </w:rPr>
              <w:t>",</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"money": 1,</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"people": 6,</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"isdysj": 0,</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"realpubname": "",</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"realpubid": "",</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"realpubaddress": "",</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"givemoneyphone": "18300000001",</w:t>
            </w:r>
          </w:p>
          <w:p w:rsidR="00261BB9" w:rsidRPr="00261BB9" w:rsidRDefault="00261BB9" w:rsidP="00261BB9">
            <w:pPr>
              <w:jc w:val="left"/>
              <w:rPr>
                <w:rFonts w:ascii="Consolas" w:hAnsi="Consolas" w:cs="Consolas"/>
                <w:bCs/>
                <w:color w:val="5B9BD5" w:themeColor="accent1"/>
                <w:sz w:val="24"/>
                <w:szCs w:val="24"/>
              </w:rPr>
            </w:pPr>
            <w:r w:rsidRPr="00261BB9">
              <w:rPr>
                <w:rFonts w:ascii="Consolas" w:hAnsi="Consolas" w:cs="Consolas"/>
                <w:bCs/>
                <w:color w:val="5B9BD5" w:themeColor="accent1"/>
                <w:sz w:val="24"/>
                <w:szCs w:val="24"/>
              </w:rPr>
              <w:t xml:space="preserve">    "showThanksRecord": false</w:t>
            </w:r>
          </w:p>
          <w:p w:rsidR="00261BB9" w:rsidRPr="00ED4762" w:rsidRDefault="00261BB9" w:rsidP="00261BB9">
            <w:pPr>
              <w:jc w:val="left"/>
              <w:rPr>
                <w:rFonts w:ascii="Consolas" w:hAnsi="Consolas" w:cs="Consolas"/>
                <w:bCs/>
                <w:color w:val="5B9BD5" w:themeColor="accent1"/>
                <w:szCs w:val="21"/>
              </w:rPr>
            </w:pPr>
            <w:r w:rsidRPr="00261BB9">
              <w:rPr>
                <w:rFonts w:ascii="Consolas" w:hAnsi="Consolas" w:cs="Consolas"/>
                <w:bCs/>
                <w:color w:val="5B9BD5" w:themeColor="accent1"/>
                <w:sz w:val="24"/>
                <w:szCs w:val="24"/>
              </w:rPr>
              <w:t>})</w:t>
            </w:r>
          </w:p>
        </w:tc>
      </w:tr>
    </w:tbl>
    <w:p w:rsidR="00241EAD" w:rsidRDefault="00241EAD" w:rsidP="00241EAD">
      <w:pPr>
        <w:pStyle w:val="5"/>
      </w:pPr>
      <w:r>
        <w:rPr>
          <w:rFonts w:hint="eastAsia"/>
        </w:rPr>
        <w:lastRenderedPageBreak/>
        <w:t>1.1.2.9</w:t>
      </w:r>
      <w:r>
        <w:t xml:space="preserve"> </w:t>
      </w:r>
      <w:r>
        <w:rPr>
          <w:rFonts w:hint="eastAsia"/>
        </w:rPr>
        <w:t>打款中，同</w:t>
      </w:r>
      <w:r>
        <w:rPr>
          <w:rFonts w:hint="eastAsia"/>
        </w:rPr>
        <w:t>1.1.2</w:t>
      </w:r>
      <w:r>
        <w:t>.8</w:t>
      </w:r>
    </w:p>
    <w:p w:rsidR="0007743B" w:rsidRDefault="00870805" w:rsidP="00D803E8">
      <w:pPr>
        <w:pStyle w:val="5"/>
      </w:pPr>
      <w:r>
        <w:rPr>
          <w:rFonts w:hint="eastAsia"/>
        </w:rPr>
        <w:t>1.1.2</w:t>
      </w:r>
      <w:r w:rsidR="0007743B">
        <w:rPr>
          <w:rFonts w:hint="eastAsia"/>
        </w:rPr>
        <w:t xml:space="preserve">.10 </w:t>
      </w:r>
      <w:r w:rsidR="0007743B">
        <w:rPr>
          <w:rFonts w:hint="eastAsia"/>
        </w:rPr>
        <w:t>对接成功</w:t>
      </w:r>
      <w:r w:rsidR="0007743B">
        <w:rPr>
          <w:rFonts w:hint="eastAsia"/>
        </w:rPr>
        <w:t>-</w:t>
      </w:r>
      <w:r w:rsidR="0007743B">
        <w:rPr>
          <w:rFonts w:hint="eastAsia"/>
        </w:rPr>
        <w:t>钱</w:t>
      </w:r>
      <w:r w:rsidR="00062B92">
        <w:rPr>
          <w:rFonts w:hint="eastAsia"/>
        </w:rPr>
        <w:t xml:space="preserve"> </w:t>
      </w:r>
      <w:r w:rsidR="00062B92">
        <w:rPr>
          <w:rFonts w:hint="eastAsia"/>
        </w:rPr>
        <w:t>同</w:t>
      </w:r>
      <w:r w:rsidR="00062B92">
        <w:rPr>
          <w:rFonts w:hint="eastAsia"/>
        </w:rPr>
        <w:t>1.1.2.8</w:t>
      </w:r>
    </w:p>
    <w:p w:rsidR="00870805" w:rsidRDefault="00870805" w:rsidP="00D803E8">
      <w:pPr>
        <w:pStyle w:val="5"/>
      </w:pPr>
      <w:r>
        <w:rPr>
          <w:rFonts w:hint="eastAsia"/>
        </w:rPr>
        <w:t>1.1.2.11</w:t>
      </w:r>
      <w:r>
        <w:t xml:space="preserve"> </w:t>
      </w:r>
      <w:r w:rsidR="00EB1C94">
        <w:rPr>
          <w:rFonts w:hint="eastAsia"/>
        </w:rPr>
        <w:t>获取</w:t>
      </w:r>
      <w:r w:rsidR="00D803E8">
        <w:rPr>
          <w:rFonts w:hint="eastAsia"/>
        </w:rPr>
        <w:t>自发</w:t>
      </w:r>
      <w:r>
        <w:rPr>
          <w:rFonts w:hint="eastAsia"/>
        </w:rPr>
        <w:t>贫困户信息</w:t>
      </w:r>
    </w:p>
    <w:p w:rsidR="00870805" w:rsidRPr="00870805" w:rsidRDefault="00870805" w:rsidP="00870805">
      <w:pPr>
        <w:rPr>
          <w:b/>
          <w:bCs/>
        </w:rPr>
      </w:pPr>
    </w:p>
    <w:tbl>
      <w:tblPr>
        <w:tblStyle w:val="a7"/>
        <w:tblW w:w="9067" w:type="dxa"/>
        <w:tblLayout w:type="fixed"/>
        <w:tblLook w:val="04A0" w:firstRow="1" w:lastRow="0" w:firstColumn="1" w:lastColumn="0" w:noHBand="0" w:noVBand="1"/>
      </w:tblPr>
      <w:tblGrid>
        <w:gridCol w:w="1838"/>
        <w:gridCol w:w="2620"/>
        <w:gridCol w:w="35"/>
        <w:gridCol w:w="2727"/>
        <w:gridCol w:w="1847"/>
      </w:tblGrid>
      <w:tr w:rsidR="00870805" w:rsidRPr="00870805" w:rsidTr="00877FF2">
        <w:tc>
          <w:tcPr>
            <w:tcW w:w="1838" w:type="dxa"/>
            <w:vAlign w:val="center"/>
          </w:tcPr>
          <w:p w:rsidR="00870805" w:rsidRPr="00870805" w:rsidRDefault="00870805" w:rsidP="00870805">
            <w:pPr>
              <w:rPr>
                <w:bCs/>
                <w:kern w:val="2"/>
                <w:sz w:val="21"/>
                <w:szCs w:val="22"/>
              </w:rPr>
            </w:pPr>
            <w:r w:rsidRPr="00870805">
              <w:rPr>
                <w:bCs/>
                <w:kern w:val="2"/>
                <w:sz w:val="21"/>
                <w:szCs w:val="22"/>
              </w:rPr>
              <w:t>接口标识：</w:t>
            </w:r>
          </w:p>
        </w:tc>
        <w:tc>
          <w:tcPr>
            <w:tcW w:w="2655" w:type="dxa"/>
            <w:gridSpan w:val="2"/>
            <w:vAlign w:val="center"/>
          </w:tcPr>
          <w:p w:rsidR="00870805" w:rsidRPr="00870805" w:rsidRDefault="00A57319" w:rsidP="00870805">
            <w:pPr>
              <w:rPr>
                <w:bCs/>
                <w:kern w:val="2"/>
                <w:sz w:val="21"/>
                <w:szCs w:val="22"/>
              </w:rPr>
            </w:pPr>
            <w:r w:rsidRPr="00A57319">
              <w:rPr>
                <w:bCs/>
                <w:kern w:val="2"/>
                <w:sz w:val="21"/>
                <w:szCs w:val="22"/>
              </w:rPr>
              <w:t>getAppUsersInfo</w:t>
            </w:r>
          </w:p>
        </w:tc>
        <w:tc>
          <w:tcPr>
            <w:tcW w:w="2727" w:type="dxa"/>
          </w:tcPr>
          <w:p w:rsidR="00870805" w:rsidRPr="00870805" w:rsidRDefault="00870805" w:rsidP="00870805">
            <w:pPr>
              <w:rPr>
                <w:kern w:val="2"/>
                <w:sz w:val="21"/>
                <w:szCs w:val="22"/>
              </w:rPr>
            </w:pPr>
          </w:p>
        </w:tc>
        <w:tc>
          <w:tcPr>
            <w:tcW w:w="1847" w:type="dxa"/>
          </w:tcPr>
          <w:p w:rsidR="00870805" w:rsidRPr="00870805" w:rsidRDefault="00870805" w:rsidP="00870805">
            <w:pPr>
              <w:rPr>
                <w:kern w:val="2"/>
                <w:sz w:val="21"/>
                <w:szCs w:val="22"/>
              </w:rPr>
            </w:pPr>
          </w:p>
        </w:tc>
      </w:tr>
      <w:tr w:rsidR="00870805" w:rsidRPr="00870805" w:rsidTr="00877FF2">
        <w:tc>
          <w:tcPr>
            <w:tcW w:w="1838" w:type="dxa"/>
            <w:shd w:val="clear" w:color="auto" w:fill="A6A6A6" w:themeFill="background1" w:themeFillShade="A6"/>
            <w:vAlign w:val="center"/>
          </w:tcPr>
          <w:p w:rsidR="00870805" w:rsidRPr="00870805" w:rsidRDefault="00870805" w:rsidP="00870805">
            <w:pPr>
              <w:rPr>
                <w:bCs/>
                <w:kern w:val="2"/>
                <w:sz w:val="21"/>
                <w:szCs w:val="22"/>
              </w:rPr>
            </w:pPr>
            <w:r w:rsidRPr="00870805">
              <w:rPr>
                <w:bCs/>
                <w:kern w:val="2"/>
                <w:sz w:val="21"/>
                <w:szCs w:val="22"/>
              </w:rPr>
              <w:t>参数</w:t>
            </w:r>
            <w:r w:rsidRPr="00870805">
              <w:rPr>
                <w:rFonts w:hint="eastAsia"/>
                <w:bCs/>
                <w:kern w:val="2"/>
                <w:sz w:val="21"/>
                <w:szCs w:val="22"/>
              </w:rPr>
              <w:t>marked</w:t>
            </w:r>
            <w:r w:rsidRPr="00870805">
              <w:rPr>
                <w:rFonts w:hint="eastAsia"/>
                <w:bCs/>
                <w:kern w:val="2"/>
                <w:sz w:val="21"/>
                <w:szCs w:val="22"/>
              </w:rPr>
              <w:t>：</w:t>
            </w:r>
          </w:p>
        </w:tc>
        <w:tc>
          <w:tcPr>
            <w:tcW w:w="2655" w:type="dxa"/>
            <w:gridSpan w:val="2"/>
            <w:vAlign w:val="center"/>
          </w:tcPr>
          <w:p w:rsidR="00870805" w:rsidRPr="00870805" w:rsidRDefault="00A57319" w:rsidP="00870805">
            <w:pPr>
              <w:rPr>
                <w:bCs/>
                <w:kern w:val="2"/>
                <w:sz w:val="21"/>
                <w:szCs w:val="22"/>
              </w:rPr>
            </w:pPr>
            <w:r w:rsidRPr="00A57319">
              <w:rPr>
                <w:bCs/>
                <w:kern w:val="2"/>
                <w:sz w:val="21"/>
                <w:szCs w:val="22"/>
              </w:rPr>
              <w:t>getAppUsersInfo</w:t>
            </w:r>
          </w:p>
        </w:tc>
        <w:tc>
          <w:tcPr>
            <w:tcW w:w="2727" w:type="dxa"/>
          </w:tcPr>
          <w:p w:rsidR="00870805" w:rsidRPr="00870805" w:rsidRDefault="00870805" w:rsidP="00870805">
            <w:pPr>
              <w:rPr>
                <w:bCs/>
                <w:kern w:val="2"/>
                <w:sz w:val="21"/>
                <w:szCs w:val="22"/>
              </w:rPr>
            </w:pPr>
          </w:p>
        </w:tc>
        <w:tc>
          <w:tcPr>
            <w:tcW w:w="1847" w:type="dxa"/>
          </w:tcPr>
          <w:p w:rsidR="00870805" w:rsidRPr="00870805" w:rsidRDefault="00870805" w:rsidP="00870805">
            <w:pPr>
              <w:rPr>
                <w:bCs/>
                <w:kern w:val="2"/>
                <w:sz w:val="21"/>
                <w:szCs w:val="22"/>
              </w:rPr>
            </w:pPr>
          </w:p>
        </w:tc>
      </w:tr>
      <w:tr w:rsidR="00870805" w:rsidRPr="00870805" w:rsidTr="00877FF2">
        <w:tc>
          <w:tcPr>
            <w:tcW w:w="1838" w:type="dxa"/>
            <w:shd w:val="clear" w:color="auto" w:fill="A6A6A6" w:themeFill="background1" w:themeFillShade="A6"/>
            <w:vAlign w:val="center"/>
          </w:tcPr>
          <w:p w:rsidR="00870805" w:rsidRPr="00870805" w:rsidRDefault="00870805" w:rsidP="00870805">
            <w:pPr>
              <w:rPr>
                <w:bCs/>
                <w:kern w:val="2"/>
                <w:sz w:val="21"/>
                <w:szCs w:val="22"/>
              </w:rPr>
            </w:pPr>
            <w:r w:rsidRPr="00870805">
              <w:rPr>
                <w:bCs/>
                <w:kern w:val="2"/>
                <w:sz w:val="21"/>
                <w:szCs w:val="22"/>
              </w:rPr>
              <w:t>字段名</w:t>
            </w:r>
          </w:p>
        </w:tc>
        <w:tc>
          <w:tcPr>
            <w:tcW w:w="2655" w:type="dxa"/>
            <w:gridSpan w:val="2"/>
            <w:shd w:val="clear" w:color="auto" w:fill="A6A6A6" w:themeFill="background1" w:themeFillShade="A6"/>
            <w:vAlign w:val="center"/>
          </w:tcPr>
          <w:p w:rsidR="00870805" w:rsidRPr="00870805" w:rsidRDefault="00870805" w:rsidP="00870805">
            <w:pPr>
              <w:rPr>
                <w:bCs/>
                <w:kern w:val="2"/>
                <w:sz w:val="21"/>
                <w:szCs w:val="22"/>
              </w:rPr>
            </w:pPr>
            <w:r w:rsidRPr="00870805">
              <w:rPr>
                <w:bCs/>
                <w:kern w:val="2"/>
                <w:sz w:val="21"/>
                <w:szCs w:val="22"/>
              </w:rPr>
              <w:t>说明</w:t>
            </w:r>
          </w:p>
        </w:tc>
        <w:tc>
          <w:tcPr>
            <w:tcW w:w="2727" w:type="dxa"/>
            <w:shd w:val="clear" w:color="auto" w:fill="A6A6A6" w:themeFill="background1" w:themeFillShade="A6"/>
          </w:tcPr>
          <w:p w:rsidR="00870805" w:rsidRPr="00870805" w:rsidRDefault="00870805" w:rsidP="00870805">
            <w:pPr>
              <w:rPr>
                <w:bCs/>
                <w:kern w:val="2"/>
                <w:sz w:val="21"/>
                <w:szCs w:val="22"/>
              </w:rPr>
            </w:pPr>
            <w:r w:rsidRPr="00870805">
              <w:rPr>
                <w:bCs/>
                <w:kern w:val="2"/>
                <w:sz w:val="21"/>
                <w:szCs w:val="22"/>
              </w:rPr>
              <w:t>备注</w:t>
            </w:r>
          </w:p>
        </w:tc>
        <w:tc>
          <w:tcPr>
            <w:tcW w:w="1847" w:type="dxa"/>
            <w:shd w:val="clear" w:color="auto" w:fill="A6A6A6" w:themeFill="background1" w:themeFillShade="A6"/>
          </w:tcPr>
          <w:p w:rsidR="00870805" w:rsidRPr="00870805" w:rsidRDefault="00870805" w:rsidP="00870805">
            <w:pPr>
              <w:rPr>
                <w:bCs/>
                <w:kern w:val="2"/>
                <w:sz w:val="21"/>
                <w:szCs w:val="22"/>
              </w:rPr>
            </w:pPr>
            <w:r w:rsidRPr="00870805">
              <w:rPr>
                <w:rFonts w:hint="eastAsia"/>
                <w:bCs/>
                <w:kern w:val="2"/>
                <w:sz w:val="21"/>
                <w:szCs w:val="22"/>
              </w:rPr>
              <w:t>是否必填项</w:t>
            </w:r>
          </w:p>
        </w:tc>
      </w:tr>
      <w:tr w:rsidR="00870805" w:rsidRPr="00870805" w:rsidTr="00877FF2">
        <w:trPr>
          <w:trHeight w:val="405"/>
        </w:trPr>
        <w:tc>
          <w:tcPr>
            <w:tcW w:w="1838" w:type="dxa"/>
            <w:vAlign w:val="center"/>
          </w:tcPr>
          <w:p w:rsidR="00870805" w:rsidRPr="00870805" w:rsidRDefault="0040360B" w:rsidP="00870805">
            <w:pPr>
              <w:rPr>
                <w:bCs/>
                <w:kern w:val="2"/>
                <w:sz w:val="21"/>
                <w:szCs w:val="22"/>
              </w:rPr>
            </w:pPr>
            <w:r w:rsidRPr="0040360B">
              <w:rPr>
                <w:b/>
                <w:bCs/>
                <w:kern w:val="2"/>
                <w:sz w:val="21"/>
                <w:szCs w:val="22"/>
              </w:rPr>
              <w:t>userType</w:t>
            </w:r>
          </w:p>
        </w:tc>
        <w:tc>
          <w:tcPr>
            <w:tcW w:w="2655" w:type="dxa"/>
            <w:gridSpan w:val="2"/>
          </w:tcPr>
          <w:p w:rsidR="00870805" w:rsidRPr="00870805" w:rsidRDefault="00870805" w:rsidP="00870805">
            <w:pPr>
              <w:rPr>
                <w:bCs/>
                <w:kern w:val="2"/>
                <w:sz w:val="21"/>
                <w:szCs w:val="22"/>
              </w:rPr>
            </w:pPr>
            <w:r w:rsidRPr="00870805">
              <w:rPr>
                <w:rFonts w:hint="eastAsia"/>
                <w:bCs/>
                <w:kern w:val="2"/>
                <w:sz w:val="21"/>
                <w:szCs w:val="22"/>
              </w:rPr>
              <w:t>用户</w:t>
            </w:r>
            <w:r w:rsidR="0040360B">
              <w:rPr>
                <w:rFonts w:hint="eastAsia"/>
                <w:bCs/>
                <w:kern w:val="2"/>
                <w:sz w:val="21"/>
                <w:szCs w:val="22"/>
              </w:rPr>
              <w:t>类型</w:t>
            </w:r>
          </w:p>
        </w:tc>
        <w:tc>
          <w:tcPr>
            <w:tcW w:w="2727" w:type="dxa"/>
            <w:vAlign w:val="center"/>
          </w:tcPr>
          <w:p w:rsidR="00870805" w:rsidRPr="00870805" w:rsidRDefault="005665B6" w:rsidP="00870805">
            <w:pPr>
              <w:rPr>
                <w:kern w:val="2"/>
                <w:sz w:val="21"/>
                <w:szCs w:val="22"/>
              </w:rPr>
            </w:pPr>
            <w:r>
              <w:rPr>
                <w:rFonts w:hint="eastAsia"/>
                <w:kern w:val="2"/>
                <w:sz w:val="21"/>
                <w:szCs w:val="22"/>
              </w:rPr>
              <w:t>2</w:t>
            </w:r>
            <w:r>
              <w:rPr>
                <w:rFonts w:hint="eastAsia"/>
                <w:kern w:val="2"/>
                <w:sz w:val="21"/>
                <w:szCs w:val="22"/>
              </w:rPr>
              <w:t>：受捐者</w:t>
            </w:r>
          </w:p>
        </w:tc>
        <w:tc>
          <w:tcPr>
            <w:tcW w:w="1847" w:type="dxa"/>
            <w:vAlign w:val="center"/>
          </w:tcPr>
          <w:p w:rsidR="00870805" w:rsidRPr="00870805" w:rsidRDefault="00870805" w:rsidP="00870805">
            <w:pPr>
              <w:rPr>
                <w:bCs/>
                <w:kern w:val="2"/>
                <w:sz w:val="21"/>
                <w:szCs w:val="22"/>
              </w:rPr>
            </w:pPr>
            <w:r w:rsidRPr="00870805">
              <w:rPr>
                <w:rFonts w:hint="eastAsia"/>
                <w:bCs/>
                <w:kern w:val="2"/>
                <w:sz w:val="21"/>
                <w:szCs w:val="22"/>
              </w:rPr>
              <w:t>是</w:t>
            </w:r>
          </w:p>
        </w:tc>
      </w:tr>
      <w:tr w:rsidR="00870805" w:rsidRPr="00870805" w:rsidTr="00877FF2">
        <w:trPr>
          <w:trHeight w:val="405"/>
        </w:trPr>
        <w:tc>
          <w:tcPr>
            <w:tcW w:w="1838" w:type="dxa"/>
            <w:vAlign w:val="center"/>
          </w:tcPr>
          <w:p w:rsidR="00870805" w:rsidRPr="00870805" w:rsidRDefault="0040360B" w:rsidP="00870805">
            <w:pPr>
              <w:rPr>
                <w:bCs/>
                <w:kern w:val="2"/>
                <w:sz w:val="21"/>
                <w:szCs w:val="22"/>
              </w:rPr>
            </w:pPr>
            <w:r w:rsidRPr="0040360B">
              <w:rPr>
                <w:b/>
                <w:bCs/>
                <w:kern w:val="2"/>
                <w:sz w:val="21"/>
                <w:szCs w:val="22"/>
              </w:rPr>
              <w:t>userId</w:t>
            </w:r>
          </w:p>
        </w:tc>
        <w:tc>
          <w:tcPr>
            <w:tcW w:w="2655" w:type="dxa"/>
            <w:gridSpan w:val="2"/>
          </w:tcPr>
          <w:p w:rsidR="00870805" w:rsidRPr="00870805" w:rsidRDefault="0040360B" w:rsidP="00870805">
            <w:pPr>
              <w:rPr>
                <w:bCs/>
                <w:kern w:val="2"/>
                <w:sz w:val="21"/>
                <w:szCs w:val="22"/>
              </w:rPr>
            </w:pPr>
            <w:r>
              <w:rPr>
                <w:rFonts w:hint="eastAsia"/>
                <w:bCs/>
                <w:kern w:val="2"/>
                <w:sz w:val="21"/>
                <w:szCs w:val="22"/>
              </w:rPr>
              <w:t>用户</w:t>
            </w:r>
            <w:r>
              <w:rPr>
                <w:rFonts w:hint="eastAsia"/>
                <w:bCs/>
                <w:kern w:val="2"/>
                <w:sz w:val="21"/>
                <w:szCs w:val="22"/>
              </w:rPr>
              <w:t>id</w:t>
            </w:r>
          </w:p>
        </w:tc>
        <w:tc>
          <w:tcPr>
            <w:tcW w:w="2727" w:type="dxa"/>
            <w:vAlign w:val="center"/>
          </w:tcPr>
          <w:p w:rsidR="00870805" w:rsidRPr="00870805" w:rsidRDefault="00870805" w:rsidP="00870805">
            <w:pPr>
              <w:rPr>
                <w:kern w:val="2"/>
                <w:sz w:val="21"/>
                <w:szCs w:val="22"/>
              </w:rPr>
            </w:pPr>
          </w:p>
        </w:tc>
        <w:tc>
          <w:tcPr>
            <w:tcW w:w="1847" w:type="dxa"/>
            <w:vAlign w:val="center"/>
          </w:tcPr>
          <w:p w:rsidR="00870805" w:rsidRPr="00870805" w:rsidRDefault="00870805" w:rsidP="00870805">
            <w:pPr>
              <w:rPr>
                <w:bCs/>
                <w:kern w:val="2"/>
                <w:sz w:val="21"/>
                <w:szCs w:val="22"/>
              </w:rPr>
            </w:pPr>
            <w:r w:rsidRPr="00870805">
              <w:rPr>
                <w:rFonts w:hint="eastAsia"/>
                <w:bCs/>
                <w:kern w:val="2"/>
                <w:sz w:val="21"/>
                <w:szCs w:val="22"/>
              </w:rPr>
              <w:t>是</w:t>
            </w:r>
          </w:p>
        </w:tc>
      </w:tr>
      <w:tr w:rsidR="00870805" w:rsidRPr="00870805" w:rsidTr="00877FF2">
        <w:tc>
          <w:tcPr>
            <w:tcW w:w="1838" w:type="dxa"/>
            <w:shd w:val="clear" w:color="auto" w:fill="A6A6A6" w:themeFill="background1" w:themeFillShade="A6"/>
            <w:vAlign w:val="center"/>
          </w:tcPr>
          <w:p w:rsidR="00870805" w:rsidRPr="00870805" w:rsidRDefault="00870805" w:rsidP="00870805">
            <w:pPr>
              <w:rPr>
                <w:bCs/>
                <w:kern w:val="2"/>
                <w:sz w:val="21"/>
                <w:szCs w:val="22"/>
              </w:rPr>
            </w:pPr>
            <w:r w:rsidRPr="00870805">
              <w:rPr>
                <w:rFonts w:hint="eastAsia"/>
                <w:kern w:val="2"/>
                <w:sz w:val="21"/>
                <w:szCs w:val="22"/>
              </w:rPr>
              <w:t>参数</w:t>
            </w:r>
            <w:r w:rsidRPr="00870805">
              <w:rPr>
                <w:kern w:val="2"/>
                <w:sz w:val="21"/>
                <w:szCs w:val="22"/>
              </w:rPr>
              <w:t>jsonStr</w:t>
            </w:r>
            <w:r w:rsidRPr="00870805">
              <w:rPr>
                <w:rFonts w:hint="eastAsia"/>
                <w:kern w:val="2"/>
                <w:sz w:val="21"/>
                <w:szCs w:val="22"/>
              </w:rPr>
              <w:t>：</w:t>
            </w:r>
          </w:p>
        </w:tc>
        <w:tc>
          <w:tcPr>
            <w:tcW w:w="7229" w:type="dxa"/>
            <w:gridSpan w:val="4"/>
            <w:vAlign w:val="center"/>
          </w:tcPr>
          <w:p w:rsidR="00870805" w:rsidRPr="00870805" w:rsidRDefault="00870805" w:rsidP="00870805">
            <w:pPr>
              <w:rPr>
                <w:b/>
                <w:bCs/>
                <w:kern w:val="2"/>
                <w:sz w:val="21"/>
                <w:szCs w:val="22"/>
              </w:rPr>
            </w:pPr>
            <w:r w:rsidRPr="00870805">
              <w:rPr>
                <w:b/>
                <w:bCs/>
                <w:kern w:val="2"/>
                <w:sz w:val="21"/>
                <w:szCs w:val="22"/>
              </w:rPr>
              <w:t>{</w:t>
            </w:r>
          </w:p>
          <w:p w:rsidR="00870805" w:rsidRPr="00870805" w:rsidRDefault="00870805" w:rsidP="00870805">
            <w:pPr>
              <w:ind w:firstLineChars="100" w:firstLine="211"/>
              <w:rPr>
                <w:b/>
                <w:bCs/>
                <w:kern w:val="2"/>
                <w:sz w:val="21"/>
                <w:szCs w:val="22"/>
              </w:rPr>
            </w:pPr>
            <w:r w:rsidRPr="00870805">
              <w:rPr>
                <w:b/>
                <w:bCs/>
                <w:kern w:val="2"/>
                <w:sz w:val="21"/>
                <w:szCs w:val="22"/>
              </w:rPr>
              <w:t>"userType" : "2",</w:t>
            </w:r>
          </w:p>
          <w:p w:rsidR="00870805" w:rsidRPr="00870805" w:rsidRDefault="00870805" w:rsidP="00870805">
            <w:pPr>
              <w:ind w:firstLineChars="100" w:firstLine="211"/>
              <w:rPr>
                <w:b/>
                <w:bCs/>
                <w:kern w:val="2"/>
                <w:sz w:val="21"/>
                <w:szCs w:val="22"/>
              </w:rPr>
            </w:pPr>
            <w:r w:rsidRPr="00870805">
              <w:rPr>
                <w:b/>
                <w:bCs/>
                <w:kern w:val="2"/>
                <w:sz w:val="21"/>
                <w:szCs w:val="22"/>
              </w:rPr>
              <w:t xml:space="preserve">"userId" : </w:t>
            </w:r>
            <w:r w:rsidR="0040360B">
              <w:rPr>
                <w:b/>
                <w:bCs/>
                <w:kern w:val="2"/>
                <w:sz w:val="21"/>
                <w:szCs w:val="22"/>
              </w:rPr>
              <w:t>“62516”</w:t>
            </w:r>
          </w:p>
          <w:p w:rsidR="00870805" w:rsidRPr="00870805" w:rsidRDefault="00870805" w:rsidP="00870805">
            <w:pPr>
              <w:rPr>
                <w:b/>
                <w:kern w:val="2"/>
                <w:sz w:val="21"/>
                <w:szCs w:val="22"/>
              </w:rPr>
            </w:pPr>
            <w:r w:rsidRPr="00870805">
              <w:rPr>
                <w:b/>
                <w:bCs/>
                <w:kern w:val="2"/>
                <w:sz w:val="21"/>
                <w:szCs w:val="22"/>
              </w:rPr>
              <w:t>}</w:t>
            </w:r>
          </w:p>
        </w:tc>
      </w:tr>
      <w:tr w:rsidR="00870805" w:rsidRPr="00870805" w:rsidTr="00877FF2">
        <w:tc>
          <w:tcPr>
            <w:tcW w:w="1838" w:type="dxa"/>
            <w:shd w:val="clear" w:color="auto" w:fill="A6A6A6" w:themeFill="background1" w:themeFillShade="A6"/>
            <w:vAlign w:val="center"/>
          </w:tcPr>
          <w:p w:rsidR="00870805" w:rsidRPr="00870805" w:rsidRDefault="00870805" w:rsidP="00870805">
            <w:pPr>
              <w:rPr>
                <w:kern w:val="2"/>
                <w:sz w:val="21"/>
                <w:szCs w:val="22"/>
                <w:u w:val="single"/>
              </w:rPr>
            </w:pPr>
            <w:r w:rsidRPr="00870805">
              <w:rPr>
                <w:rFonts w:hint="eastAsia"/>
                <w:kern w:val="2"/>
                <w:sz w:val="21"/>
                <w:szCs w:val="22"/>
                <w:u w:val="single"/>
              </w:rPr>
              <w:t>后台返回码</w:t>
            </w:r>
          </w:p>
        </w:tc>
        <w:tc>
          <w:tcPr>
            <w:tcW w:w="2620" w:type="dxa"/>
            <w:shd w:val="clear" w:color="auto" w:fill="A6A6A6" w:themeFill="background1" w:themeFillShade="A6"/>
            <w:vAlign w:val="center"/>
          </w:tcPr>
          <w:p w:rsidR="00870805" w:rsidRPr="00870805" w:rsidRDefault="00870805" w:rsidP="00870805">
            <w:pPr>
              <w:rPr>
                <w:bCs/>
                <w:kern w:val="2"/>
                <w:sz w:val="21"/>
                <w:szCs w:val="22"/>
              </w:rPr>
            </w:pPr>
          </w:p>
        </w:tc>
        <w:tc>
          <w:tcPr>
            <w:tcW w:w="2762" w:type="dxa"/>
            <w:gridSpan w:val="2"/>
            <w:shd w:val="clear" w:color="auto" w:fill="A6A6A6" w:themeFill="background1" w:themeFillShade="A6"/>
          </w:tcPr>
          <w:p w:rsidR="00870805" w:rsidRPr="00870805" w:rsidRDefault="00870805" w:rsidP="00870805">
            <w:pPr>
              <w:rPr>
                <w:bCs/>
                <w:kern w:val="2"/>
                <w:sz w:val="21"/>
                <w:szCs w:val="22"/>
              </w:rPr>
            </w:pPr>
          </w:p>
        </w:tc>
        <w:tc>
          <w:tcPr>
            <w:tcW w:w="1847" w:type="dxa"/>
            <w:shd w:val="clear" w:color="auto" w:fill="A6A6A6" w:themeFill="background1" w:themeFillShade="A6"/>
          </w:tcPr>
          <w:p w:rsidR="00870805" w:rsidRPr="00870805" w:rsidRDefault="00870805" w:rsidP="00870805">
            <w:pPr>
              <w:rPr>
                <w:bCs/>
                <w:kern w:val="2"/>
                <w:sz w:val="21"/>
                <w:szCs w:val="22"/>
              </w:rPr>
            </w:pPr>
          </w:p>
        </w:tc>
      </w:tr>
      <w:tr w:rsidR="00870805" w:rsidRPr="00870805" w:rsidTr="00877FF2">
        <w:tc>
          <w:tcPr>
            <w:tcW w:w="1838" w:type="dxa"/>
            <w:shd w:val="clear" w:color="auto" w:fill="FFFFFF" w:themeFill="background1"/>
            <w:vAlign w:val="center"/>
          </w:tcPr>
          <w:p w:rsidR="00870805" w:rsidRPr="00870805" w:rsidRDefault="00870805" w:rsidP="00870805">
            <w:pPr>
              <w:rPr>
                <w:kern w:val="2"/>
                <w:sz w:val="21"/>
                <w:szCs w:val="22"/>
              </w:rPr>
            </w:pPr>
            <w:r w:rsidRPr="00870805">
              <w:rPr>
                <w:rFonts w:hint="eastAsia"/>
                <w:kern w:val="2"/>
                <w:sz w:val="21"/>
                <w:szCs w:val="22"/>
              </w:rPr>
              <w:t>rspCode</w:t>
            </w:r>
          </w:p>
        </w:tc>
        <w:tc>
          <w:tcPr>
            <w:tcW w:w="2620" w:type="dxa"/>
            <w:shd w:val="clear" w:color="auto" w:fill="FFFFFF" w:themeFill="background1"/>
          </w:tcPr>
          <w:p w:rsidR="00870805" w:rsidRPr="00870805" w:rsidRDefault="00870805" w:rsidP="00870805">
            <w:pPr>
              <w:rPr>
                <w:kern w:val="2"/>
                <w:sz w:val="21"/>
                <w:szCs w:val="22"/>
              </w:rPr>
            </w:pPr>
            <w:r w:rsidRPr="00870805">
              <w:rPr>
                <w:rFonts w:hint="eastAsia"/>
                <w:bCs/>
                <w:kern w:val="2"/>
                <w:sz w:val="21"/>
                <w:szCs w:val="22"/>
              </w:rPr>
              <w:t>返回的状态码</w:t>
            </w:r>
          </w:p>
        </w:tc>
        <w:tc>
          <w:tcPr>
            <w:tcW w:w="2762" w:type="dxa"/>
            <w:gridSpan w:val="2"/>
            <w:shd w:val="clear" w:color="auto" w:fill="FFFFFF" w:themeFill="background1"/>
            <w:vAlign w:val="center"/>
          </w:tcPr>
          <w:p w:rsidR="00870805" w:rsidRPr="00870805" w:rsidRDefault="00870805" w:rsidP="00870805">
            <w:pPr>
              <w:rPr>
                <w:bCs/>
                <w:kern w:val="2"/>
                <w:sz w:val="21"/>
                <w:szCs w:val="22"/>
              </w:rPr>
            </w:pPr>
            <w:r w:rsidRPr="00870805">
              <w:rPr>
                <w:rFonts w:hint="eastAsia"/>
                <w:bCs/>
                <w:kern w:val="2"/>
                <w:sz w:val="21"/>
                <w:szCs w:val="22"/>
              </w:rPr>
              <w:t xml:space="preserve">000 </w:t>
            </w:r>
            <w:r w:rsidRPr="00870805">
              <w:rPr>
                <w:rFonts w:hint="eastAsia"/>
                <w:bCs/>
                <w:kern w:val="2"/>
                <w:sz w:val="21"/>
                <w:szCs w:val="22"/>
              </w:rPr>
              <w:t>为正常返回</w:t>
            </w:r>
            <w:r w:rsidRPr="00870805">
              <w:rPr>
                <w:rFonts w:hint="eastAsia"/>
                <w:bCs/>
                <w:kern w:val="2"/>
                <w:sz w:val="21"/>
                <w:szCs w:val="22"/>
              </w:rPr>
              <w:t>,</w:t>
            </w:r>
            <w:r w:rsidRPr="00870805">
              <w:rPr>
                <w:rFonts w:hint="eastAsia"/>
                <w:bCs/>
                <w:kern w:val="2"/>
                <w:sz w:val="21"/>
                <w:szCs w:val="22"/>
              </w:rPr>
              <w:t>其他为异常返回</w:t>
            </w:r>
          </w:p>
        </w:tc>
        <w:tc>
          <w:tcPr>
            <w:tcW w:w="1847" w:type="dxa"/>
            <w:shd w:val="clear" w:color="auto" w:fill="FFFFFF" w:themeFill="background1"/>
            <w:vAlign w:val="center"/>
          </w:tcPr>
          <w:p w:rsidR="00870805" w:rsidRPr="00870805" w:rsidRDefault="00870805" w:rsidP="00870805">
            <w:pPr>
              <w:rPr>
                <w:kern w:val="2"/>
                <w:sz w:val="21"/>
                <w:szCs w:val="22"/>
              </w:rPr>
            </w:pPr>
          </w:p>
        </w:tc>
      </w:tr>
      <w:tr w:rsidR="00870805" w:rsidRPr="00870805" w:rsidTr="00877FF2">
        <w:tc>
          <w:tcPr>
            <w:tcW w:w="1838" w:type="dxa"/>
            <w:shd w:val="clear" w:color="auto" w:fill="FFFFFF" w:themeFill="background1"/>
            <w:vAlign w:val="center"/>
          </w:tcPr>
          <w:p w:rsidR="00870805" w:rsidRPr="00870805" w:rsidRDefault="00870805" w:rsidP="00870805">
            <w:pPr>
              <w:rPr>
                <w:kern w:val="2"/>
                <w:sz w:val="21"/>
                <w:szCs w:val="22"/>
              </w:rPr>
            </w:pPr>
            <w:r w:rsidRPr="00870805">
              <w:rPr>
                <w:rFonts w:hint="eastAsia"/>
                <w:kern w:val="2"/>
                <w:sz w:val="21"/>
                <w:szCs w:val="22"/>
              </w:rPr>
              <w:t>rspDesc</w:t>
            </w:r>
          </w:p>
        </w:tc>
        <w:tc>
          <w:tcPr>
            <w:tcW w:w="2620" w:type="dxa"/>
            <w:shd w:val="clear" w:color="auto" w:fill="FFFFFF" w:themeFill="background1"/>
          </w:tcPr>
          <w:p w:rsidR="00870805" w:rsidRPr="00870805" w:rsidRDefault="00870805" w:rsidP="00870805">
            <w:pPr>
              <w:rPr>
                <w:kern w:val="2"/>
                <w:sz w:val="21"/>
                <w:szCs w:val="22"/>
              </w:rPr>
            </w:pPr>
            <w:r w:rsidRPr="00870805">
              <w:rPr>
                <w:rFonts w:hint="eastAsia"/>
                <w:bCs/>
                <w:kern w:val="2"/>
                <w:sz w:val="21"/>
                <w:szCs w:val="22"/>
              </w:rPr>
              <w:t>返回的状态码</w:t>
            </w:r>
            <w:r w:rsidRPr="00870805">
              <w:rPr>
                <w:rFonts w:hint="eastAsia"/>
                <w:kern w:val="2"/>
                <w:sz w:val="21"/>
                <w:szCs w:val="22"/>
              </w:rPr>
              <w:t>描述</w:t>
            </w:r>
          </w:p>
        </w:tc>
        <w:tc>
          <w:tcPr>
            <w:tcW w:w="2762" w:type="dxa"/>
            <w:gridSpan w:val="2"/>
            <w:shd w:val="clear" w:color="auto" w:fill="FFFFFF" w:themeFill="background1"/>
            <w:vAlign w:val="center"/>
          </w:tcPr>
          <w:p w:rsidR="00870805" w:rsidRPr="00870805" w:rsidRDefault="00870805" w:rsidP="00870805">
            <w:pPr>
              <w:rPr>
                <w:bCs/>
                <w:kern w:val="2"/>
                <w:sz w:val="21"/>
                <w:szCs w:val="22"/>
              </w:rPr>
            </w:pPr>
            <w:r w:rsidRPr="00870805">
              <w:rPr>
                <w:rFonts w:hint="eastAsia"/>
                <w:bCs/>
                <w:kern w:val="2"/>
                <w:sz w:val="21"/>
                <w:szCs w:val="22"/>
              </w:rPr>
              <w:t>异常返回时的异常说明</w:t>
            </w:r>
          </w:p>
        </w:tc>
        <w:tc>
          <w:tcPr>
            <w:tcW w:w="1847" w:type="dxa"/>
            <w:shd w:val="clear" w:color="auto" w:fill="FFFFFF" w:themeFill="background1"/>
            <w:vAlign w:val="center"/>
          </w:tcPr>
          <w:p w:rsidR="00870805" w:rsidRPr="00870805" w:rsidRDefault="00870805" w:rsidP="00870805">
            <w:pPr>
              <w:rPr>
                <w:kern w:val="2"/>
                <w:sz w:val="21"/>
                <w:szCs w:val="22"/>
              </w:rPr>
            </w:pPr>
          </w:p>
        </w:tc>
      </w:tr>
      <w:tr w:rsidR="00A57319" w:rsidRPr="00870805" w:rsidTr="00877FF2">
        <w:tc>
          <w:tcPr>
            <w:tcW w:w="1838" w:type="dxa"/>
            <w:shd w:val="clear" w:color="auto" w:fill="FFFFFF" w:themeFill="background1"/>
            <w:vAlign w:val="center"/>
          </w:tcPr>
          <w:p w:rsidR="00A57319" w:rsidRPr="00870805" w:rsidRDefault="005665B6" w:rsidP="00870805">
            <w:r>
              <w:t>userType</w:t>
            </w:r>
          </w:p>
        </w:tc>
        <w:tc>
          <w:tcPr>
            <w:tcW w:w="2620" w:type="dxa"/>
            <w:shd w:val="clear" w:color="auto" w:fill="FFFFFF" w:themeFill="background1"/>
          </w:tcPr>
          <w:p w:rsidR="00A57319" w:rsidRPr="00870805" w:rsidRDefault="009450E2" w:rsidP="00870805">
            <w:pPr>
              <w:rPr>
                <w:bCs/>
              </w:rPr>
            </w:pPr>
            <w:r>
              <w:rPr>
                <w:rFonts w:hint="eastAsia"/>
                <w:bCs/>
              </w:rPr>
              <w:t>用户类型</w:t>
            </w:r>
          </w:p>
        </w:tc>
        <w:tc>
          <w:tcPr>
            <w:tcW w:w="2762" w:type="dxa"/>
            <w:gridSpan w:val="2"/>
            <w:shd w:val="clear" w:color="auto" w:fill="FFFFFF" w:themeFill="background1"/>
            <w:vAlign w:val="center"/>
          </w:tcPr>
          <w:p w:rsidR="00A57319" w:rsidRPr="00870805" w:rsidRDefault="00A57319" w:rsidP="00870805">
            <w:pPr>
              <w:rPr>
                <w:bCs/>
              </w:rPr>
            </w:pPr>
          </w:p>
        </w:tc>
        <w:tc>
          <w:tcPr>
            <w:tcW w:w="1847" w:type="dxa"/>
            <w:shd w:val="clear" w:color="auto" w:fill="FFFFFF" w:themeFill="background1"/>
            <w:vAlign w:val="center"/>
          </w:tcPr>
          <w:p w:rsidR="00A57319" w:rsidRPr="00870805" w:rsidRDefault="00A57319" w:rsidP="00870805"/>
        </w:tc>
      </w:tr>
      <w:tr w:rsidR="00A57319" w:rsidRPr="00870805" w:rsidTr="00877FF2">
        <w:tc>
          <w:tcPr>
            <w:tcW w:w="1838" w:type="dxa"/>
            <w:shd w:val="clear" w:color="auto" w:fill="FFFFFF" w:themeFill="background1"/>
            <w:vAlign w:val="center"/>
          </w:tcPr>
          <w:p w:rsidR="00A57319" w:rsidRPr="00870805" w:rsidRDefault="005665B6" w:rsidP="00870805">
            <w:r>
              <w:rPr>
                <w:rFonts w:hint="eastAsia"/>
              </w:rPr>
              <w:t>userId</w:t>
            </w:r>
          </w:p>
        </w:tc>
        <w:tc>
          <w:tcPr>
            <w:tcW w:w="2620" w:type="dxa"/>
            <w:shd w:val="clear" w:color="auto" w:fill="FFFFFF" w:themeFill="background1"/>
          </w:tcPr>
          <w:p w:rsidR="00A57319" w:rsidRPr="00870805" w:rsidRDefault="009450E2" w:rsidP="00870805">
            <w:pPr>
              <w:rPr>
                <w:bCs/>
              </w:rPr>
            </w:pPr>
            <w:r>
              <w:rPr>
                <w:rFonts w:hint="eastAsia"/>
                <w:bCs/>
              </w:rPr>
              <w:t>用户编号</w:t>
            </w:r>
          </w:p>
        </w:tc>
        <w:tc>
          <w:tcPr>
            <w:tcW w:w="2762" w:type="dxa"/>
            <w:gridSpan w:val="2"/>
            <w:shd w:val="clear" w:color="auto" w:fill="FFFFFF" w:themeFill="background1"/>
            <w:vAlign w:val="center"/>
          </w:tcPr>
          <w:p w:rsidR="00A57319" w:rsidRPr="00870805" w:rsidRDefault="00A57319" w:rsidP="00870805">
            <w:pPr>
              <w:rPr>
                <w:bCs/>
              </w:rPr>
            </w:pPr>
          </w:p>
        </w:tc>
        <w:tc>
          <w:tcPr>
            <w:tcW w:w="1847" w:type="dxa"/>
            <w:shd w:val="clear" w:color="auto" w:fill="FFFFFF" w:themeFill="background1"/>
            <w:vAlign w:val="center"/>
          </w:tcPr>
          <w:p w:rsidR="00A57319" w:rsidRPr="00870805" w:rsidRDefault="00A57319" w:rsidP="00870805"/>
        </w:tc>
      </w:tr>
      <w:tr w:rsidR="005665B6" w:rsidRPr="00870805" w:rsidTr="00877FF2">
        <w:tc>
          <w:tcPr>
            <w:tcW w:w="1838" w:type="dxa"/>
            <w:shd w:val="clear" w:color="auto" w:fill="FFFFFF" w:themeFill="background1"/>
            <w:vAlign w:val="center"/>
          </w:tcPr>
          <w:p w:rsidR="005665B6" w:rsidRDefault="005665B6" w:rsidP="00870805">
            <w:r>
              <w:rPr>
                <w:rFonts w:hint="eastAsia"/>
              </w:rPr>
              <w:lastRenderedPageBreak/>
              <w:t>tochangeInfo</w:t>
            </w:r>
          </w:p>
        </w:tc>
        <w:tc>
          <w:tcPr>
            <w:tcW w:w="2620" w:type="dxa"/>
            <w:shd w:val="clear" w:color="auto" w:fill="FFFFFF" w:themeFill="background1"/>
          </w:tcPr>
          <w:p w:rsidR="005665B6" w:rsidRPr="00870805" w:rsidRDefault="005665B6" w:rsidP="00870805">
            <w:pPr>
              <w:rPr>
                <w:bCs/>
              </w:rPr>
            </w:pPr>
          </w:p>
        </w:tc>
        <w:tc>
          <w:tcPr>
            <w:tcW w:w="2762" w:type="dxa"/>
            <w:gridSpan w:val="2"/>
            <w:shd w:val="clear" w:color="auto" w:fill="FFFFFF" w:themeFill="background1"/>
            <w:vAlign w:val="center"/>
          </w:tcPr>
          <w:p w:rsidR="005665B6" w:rsidRPr="00870805" w:rsidRDefault="005665B6" w:rsidP="00870805">
            <w:pPr>
              <w:rPr>
                <w:bCs/>
              </w:rPr>
            </w:pPr>
          </w:p>
        </w:tc>
        <w:tc>
          <w:tcPr>
            <w:tcW w:w="1847" w:type="dxa"/>
            <w:shd w:val="clear" w:color="auto" w:fill="FFFFFF" w:themeFill="background1"/>
            <w:vAlign w:val="center"/>
          </w:tcPr>
          <w:p w:rsidR="005665B6" w:rsidRPr="00870805" w:rsidRDefault="005665B6" w:rsidP="00870805"/>
        </w:tc>
      </w:tr>
      <w:tr w:rsidR="005665B6" w:rsidRPr="00870805" w:rsidTr="00877FF2">
        <w:tc>
          <w:tcPr>
            <w:tcW w:w="1838" w:type="dxa"/>
            <w:shd w:val="clear" w:color="auto" w:fill="FFFFFF" w:themeFill="background1"/>
            <w:vAlign w:val="center"/>
          </w:tcPr>
          <w:p w:rsidR="005665B6" w:rsidRDefault="005665B6" w:rsidP="00870805">
            <w:r>
              <w:rPr>
                <w:rFonts w:hint="eastAsia"/>
              </w:rPr>
              <w:t>nickName</w:t>
            </w:r>
          </w:p>
        </w:tc>
        <w:tc>
          <w:tcPr>
            <w:tcW w:w="2620" w:type="dxa"/>
            <w:shd w:val="clear" w:color="auto" w:fill="FFFFFF" w:themeFill="background1"/>
          </w:tcPr>
          <w:p w:rsidR="005665B6" w:rsidRPr="00870805" w:rsidRDefault="00B427B1" w:rsidP="00870805">
            <w:pPr>
              <w:rPr>
                <w:bCs/>
              </w:rPr>
            </w:pPr>
            <w:r>
              <w:rPr>
                <w:rFonts w:hint="eastAsia"/>
                <w:bCs/>
              </w:rPr>
              <w:t>昵称</w:t>
            </w:r>
          </w:p>
        </w:tc>
        <w:tc>
          <w:tcPr>
            <w:tcW w:w="2762" w:type="dxa"/>
            <w:gridSpan w:val="2"/>
            <w:shd w:val="clear" w:color="auto" w:fill="FFFFFF" w:themeFill="background1"/>
            <w:vAlign w:val="center"/>
          </w:tcPr>
          <w:p w:rsidR="005665B6" w:rsidRPr="00870805" w:rsidRDefault="005665B6" w:rsidP="00870805">
            <w:pPr>
              <w:rPr>
                <w:bCs/>
              </w:rPr>
            </w:pPr>
          </w:p>
        </w:tc>
        <w:tc>
          <w:tcPr>
            <w:tcW w:w="1847" w:type="dxa"/>
            <w:shd w:val="clear" w:color="auto" w:fill="FFFFFF" w:themeFill="background1"/>
            <w:vAlign w:val="center"/>
          </w:tcPr>
          <w:p w:rsidR="005665B6" w:rsidRPr="00870805" w:rsidRDefault="005665B6" w:rsidP="00870805"/>
        </w:tc>
      </w:tr>
      <w:tr w:rsidR="005665B6" w:rsidRPr="00870805" w:rsidTr="00877FF2">
        <w:tc>
          <w:tcPr>
            <w:tcW w:w="1838" w:type="dxa"/>
            <w:shd w:val="clear" w:color="auto" w:fill="FFFFFF" w:themeFill="background1"/>
            <w:vAlign w:val="center"/>
          </w:tcPr>
          <w:p w:rsidR="005665B6" w:rsidRDefault="005665B6" w:rsidP="00870805">
            <w:r>
              <w:rPr>
                <w:rFonts w:hint="eastAsia"/>
              </w:rPr>
              <w:t>headPa</w:t>
            </w:r>
            <w:r>
              <w:t>th</w:t>
            </w:r>
          </w:p>
        </w:tc>
        <w:tc>
          <w:tcPr>
            <w:tcW w:w="2620" w:type="dxa"/>
            <w:shd w:val="clear" w:color="auto" w:fill="FFFFFF" w:themeFill="background1"/>
          </w:tcPr>
          <w:p w:rsidR="005665B6" w:rsidRPr="00870805" w:rsidRDefault="00B427B1" w:rsidP="00870805">
            <w:pPr>
              <w:rPr>
                <w:bCs/>
              </w:rPr>
            </w:pPr>
            <w:r>
              <w:rPr>
                <w:rFonts w:hint="eastAsia"/>
                <w:bCs/>
              </w:rPr>
              <w:t>头像</w:t>
            </w:r>
          </w:p>
        </w:tc>
        <w:tc>
          <w:tcPr>
            <w:tcW w:w="2762" w:type="dxa"/>
            <w:gridSpan w:val="2"/>
            <w:shd w:val="clear" w:color="auto" w:fill="FFFFFF" w:themeFill="background1"/>
            <w:vAlign w:val="center"/>
          </w:tcPr>
          <w:p w:rsidR="005665B6" w:rsidRPr="00870805" w:rsidRDefault="005665B6" w:rsidP="00870805">
            <w:pPr>
              <w:rPr>
                <w:bCs/>
              </w:rPr>
            </w:pPr>
          </w:p>
        </w:tc>
        <w:tc>
          <w:tcPr>
            <w:tcW w:w="1847" w:type="dxa"/>
            <w:shd w:val="clear" w:color="auto" w:fill="FFFFFF" w:themeFill="background1"/>
            <w:vAlign w:val="center"/>
          </w:tcPr>
          <w:p w:rsidR="005665B6" w:rsidRPr="00870805" w:rsidRDefault="005665B6" w:rsidP="00870805"/>
        </w:tc>
      </w:tr>
      <w:tr w:rsidR="005665B6" w:rsidRPr="00870805" w:rsidTr="00877FF2">
        <w:tc>
          <w:tcPr>
            <w:tcW w:w="1838" w:type="dxa"/>
            <w:shd w:val="clear" w:color="auto" w:fill="FFFFFF" w:themeFill="background1"/>
            <w:vAlign w:val="center"/>
          </w:tcPr>
          <w:p w:rsidR="005665B6" w:rsidRDefault="005665B6" w:rsidP="00870805">
            <w:r>
              <w:rPr>
                <w:rFonts w:hint="eastAsia"/>
              </w:rPr>
              <w:t>realName</w:t>
            </w:r>
          </w:p>
        </w:tc>
        <w:tc>
          <w:tcPr>
            <w:tcW w:w="2620" w:type="dxa"/>
            <w:shd w:val="clear" w:color="auto" w:fill="FFFFFF" w:themeFill="background1"/>
          </w:tcPr>
          <w:p w:rsidR="005665B6" w:rsidRPr="00870805" w:rsidRDefault="00B427B1" w:rsidP="00870805">
            <w:pPr>
              <w:rPr>
                <w:bCs/>
              </w:rPr>
            </w:pPr>
            <w:r>
              <w:rPr>
                <w:rFonts w:hint="eastAsia"/>
                <w:bCs/>
              </w:rPr>
              <w:t>真实姓名</w:t>
            </w:r>
          </w:p>
        </w:tc>
        <w:tc>
          <w:tcPr>
            <w:tcW w:w="2762" w:type="dxa"/>
            <w:gridSpan w:val="2"/>
            <w:shd w:val="clear" w:color="auto" w:fill="FFFFFF" w:themeFill="background1"/>
            <w:vAlign w:val="center"/>
          </w:tcPr>
          <w:p w:rsidR="005665B6" w:rsidRPr="00870805" w:rsidRDefault="005665B6" w:rsidP="00870805">
            <w:pPr>
              <w:rPr>
                <w:bCs/>
              </w:rPr>
            </w:pPr>
          </w:p>
        </w:tc>
        <w:tc>
          <w:tcPr>
            <w:tcW w:w="1847" w:type="dxa"/>
            <w:shd w:val="clear" w:color="auto" w:fill="FFFFFF" w:themeFill="background1"/>
            <w:vAlign w:val="center"/>
          </w:tcPr>
          <w:p w:rsidR="005665B6" w:rsidRPr="00870805" w:rsidRDefault="005665B6" w:rsidP="00870805"/>
        </w:tc>
      </w:tr>
      <w:tr w:rsidR="005665B6" w:rsidRPr="00870805" w:rsidTr="00877FF2">
        <w:tc>
          <w:tcPr>
            <w:tcW w:w="1838" w:type="dxa"/>
            <w:shd w:val="clear" w:color="auto" w:fill="FFFFFF" w:themeFill="background1"/>
            <w:vAlign w:val="center"/>
          </w:tcPr>
          <w:p w:rsidR="005665B6" w:rsidRDefault="005665B6" w:rsidP="00870805">
            <w:r>
              <w:rPr>
                <w:rFonts w:hint="eastAsia"/>
              </w:rPr>
              <w:t>phone</w:t>
            </w:r>
          </w:p>
        </w:tc>
        <w:tc>
          <w:tcPr>
            <w:tcW w:w="2620" w:type="dxa"/>
            <w:shd w:val="clear" w:color="auto" w:fill="FFFFFF" w:themeFill="background1"/>
          </w:tcPr>
          <w:p w:rsidR="005665B6" w:rsidRPr="00870805" w:rsidRDefault="00B427B1" w:rsidP="00870805">
            <w:pPr>
              <w:rPr>
                <w:bCs/>
              </w:rPr>
            </w:pPr>
            <w:r>
              <w:rPr>
                <w:rFonts w:hint="eastAsia"/>
                <w:bCs/>
              </w:rPr>
              <w:t>电话</w:t>
            </w:r>
          </w:p>
        </w:tc>
        <w:tc>
          <w:tcPr>
            <w:tcW w:w="2762" w:type="dxa"/>
            <w:gridSpan w:val="2"/>
            <w:shd w:val="clear" w:color="auto" w:fill="FFFFFF" w:themeFill="background1"/>
            <w:vAlign w:val="center"/>
          </w:tcPr>
          <w:p w:rsidR="005665B6" w:rsidRPr="00870805" w:rsidRDefault="005665B6" w:rsidP="00870805">
            <w:pPr>
              <w:rPr>
                <w:bCs/>
              </w:rPr>
            </w:pPr>
          </w:p>
        </w:tc>
        <w:tc>
          <w:tcPr>
            <w:tcW w:w="1847" w:type="dxa"/>
            <w:shd w:val="clear" w:color="auto" w:fill="FFFFFF" w:themeFill="background1"/>
            <w:vAlign w:val="center"/>
          </w:tcPr>
          <w:p w:rsidR="005665B6" w:rsidRPr="00870805" w:rsidRDefault="005665B6" w:rsidP="00870805"/>
        </w:tc>
      </w:tr>
      <w:tr w:rsidR="005665B6" w:rsidRPr="00870805" w:rsidTr="00877FF2">
        <w:tc>
          <w:tcPr>
            <w:tcW w:w="1838" w:type="dxa"/>
            <w:shd w:val="clear" w:color="auto" w:fill="FFFFFF" w:themeFill="background1"/>
            <w:vAlign w:val="center"/>
          </w:tcPr>
          <w:p w:rsidR="005665B6" w:rsidRDefault="005665B6" w:rsidP="00870805">
            <w:r>
              <w:rPr>
                <w:rFonts w:hint="eastAsia"/>
              </w:rPr>
              <w:t>regionid</w:t>
            </w:r>
          </w:p>
        </w:tc>
        <w:tc>
          <w:tcPr>
            <w:tcW w:w="2620" w:type="dxa"/>
            <w:shd w:val="clear" w:color="auto" w:fill="FFFFFF" w:themeFill="background1"/>
          </w:tcPr>
          <w:p w:rsidR="005665B6" w:rsidRPr="00870805" w:rsidRDefault="00B427B1" w:rsidP="00870805">
            <w:pPr>
              <w:rPr>
                <w:bCs/>
              </w:rPr>
            </w:pPr>
            <w:r>
              <w:rPr>
                <w:rFonts w:hint="eastAsia"/>
                <w:bCs/>
              </w:rPr>
              <w:t>区划编号</w:t>
            </w:r>
          </w:p>
        </w:tc>
        <w:tc>
          <w:tcPr>
            <w:tcW w:w="2762" w:type="dxa"/>
            <w:gridSpan w:val="2"/>
            <w:shd w:val="clear" w:color="auto" w:fill="FFFFFF" w:themeFill="background1"/>
            <w:vAlign w:val="center"/>
          </w:tcPr>
          <w:p w:rsidR="005665B6" w:rsidRPr="00870805" w:rsidRDefault="005665B6" w:rsidP="00870805">
            <w:pPr>
              <w:rPr>
                <w:bCs/>
              </w:rPr>
            </w:pPr>
          </w:p>
        </w:tc>
        <w:tc>
          <w:tcPr>
            <w:tcW w:w="1847" w:type="dxa"/>
            <w:shd w:val="clear" w:color="auto" w:fill="FFFFFF" w:themeFill="background1"/>
            <w:vAlign w:val="center"/>
          </w:tcPr>
          <w:p w:rsidR="005665B6" w:rsidRPr="00870805" w:rsidRDefault="005665B6" w:rsidP="00870805"/>
        </w:tc>
      </w:tr>
      <w:tr w:rsidR="005665B6" w:rsidRPr="00870805" w:rsidTr="00877FF2">
        <w:tc>
          <w:tcPr>
            <w:tcW w:w="1838" w:type="dxa"/>
            <w:shd w:val="clear" w:color="auto" w:fill="FFFFFF" w:themeFill="background1"/>
            <w:vAlign w:val="center"/>
          </w:tcPr>
          <w:p w:rsidR="005665B6" w:rsidRDefault="005665B6" w:rsidP="00870805">
            <w:r>
              <w:rPr>
                <w:rFonts w:hint="eastAsia"/>
              </w:rPr>
              <w:t>captionname</w:t>
            </w:r>
          </w:p>
        </w:tc>
        <w:tc>
          <w:tcPr>
            <w:tcW w:w="2620" w:type="dxa"/>
            <w:shd w:val="clear" w:color="auto" w:fill="FFFFFF" w:themeFill="background1"/>
          </w:tcPr>
          <w:p w:rsidR="005665B6" w:rsidRPr="00870805" w:rsidRDefault="00B427B1" w:rsidP="00870805">
            <w:pPr>
              <w:rPr>
                <w:bCs/>
              </w:rPr>
            </w:pPr>
            <w:r>
              <w:rPr>
                <w:rFonts w:hint="eastAsia"/>
                <w:bCs/>
              </w:rPr>
              <w:t>区县名称</w:t>
            </w:r>
          </w:p>
        </w:tc>
        <w:tc>
          <w:tcPr>
            <w:tcW w:w="2762" w:type="dxa"/>
            <w:gridSpan w:val="2"/>
            <w:shd w:val="clear" w:color="auto" w:fill="FFFFFF" w:themeFill="background1"/>
            <w:vAlign w:val="center"/>
          </w:tcPr>
          <w:p w:rsidR="005665B6" w:rsidRPr="00870805" w:rsidRDefault="005665B6" w:rsidP="00870805">
            <w:pPr>
              <w:rPr>
                <w:bCs/>
              </w:rPr>
            </w:pPr>
          </w:p>
        </w:tc>
        <w:tc>
          <w:tcPr>
            <w:tcW w:w="1847" w:type="dxa"/>
            <w:shd w:val="clear" w:color="auto" w:fill="FFFFFF" w:themeFill="background1"/>
            <w:vAlign w:val="center"/>
          </w:tcPr>
          <w:p w:rsidR="005665B6" w:rsidRPr="00870805" w:rsidRDefault="005665B6" w:rsidP="00870805"/>
        </w:tc>
      </w:tr>
      <w:tr w:rsidR="005665B6" w:rsidRPr="00870805" w:rsidTr="00877FF2">
        <w:tc>
          <w:tcPr>
            <w:tcW w:w="1838" w:type="dxa"/>
            <w:shd w:val="clear" w:color="auto" w:fill="FFFFFF" w:themeFill="background1"/>
            <w:vAlign w:val="center"/>
          </w:tcPr>
          <w:p w:rsidR="005665B6" w:rsidRDefault="005665B6" w:rsidP="00870805">
            <w:r>
              <w:rPr>
                <w:rFonts w:hint="eastAsia"/>
              </w:rPr>
              <w:t>loginname</w:t>
            </w:r>
          </w:p>
        </w:tc>
        <w:tc>
          <w:tcPr>
            <w:tcW w:w="2620" w:type="dxa"/>
            <w:shd w:val="clear" w:color="auto" w:fill="FFFFFF" w:themeFill="background1"/>
          </w:tcPr>
          <w:p w:rsidR="005665B6" w:rsidRPr="00870805" w:rsidRDefault="00B427B1" w:rsidP="00870805">
            <w:pPr>
              <w:rPr>
                <w:bCs/>
              </w:rPr>
            </w:pPr>
            <w:r>
              <w:rPr>
                <w:rFonts w:hint="eastAsia"/>
                <w:bCs/>
              </w:rPr>
              <w:t>登录名称</w:t>
            </w:r>
          </w:p>
        </w:tc>
        <w:tc>
          <w:tcPr>
            <w:tcW w:w="2762" w:type="dxa"/>
            <w:gridSpan w:val="2"/>
            <w:shd w:val="clear" w:color="auto" w:fill="FFFFFF" w:themeFill="background1"/>
            <w:vAlign w:val="center"/>
          </w:tcPr>
          <w:p w:rsidR="005665B6" w:rsidRPr="00870805" w:rsidRDefault="005665B6" w:rsidP="00870805">
            <w:pPr>
              <w:rPr>
                <w:bCs/>
              </w:rPr>
            </w:pPr>
          </w:p>
        </w:tc>
        <w:tc>
          <w:tcPr>
            <w:tcW w:w="1847" w:type="dxa"/>
            <w:shd w:val="clear" w:color="auto" w:fill="FFFFFF" w:themeFill="background1"/>
            <w:vAlign w:val="center"/>
          </w:tcPr>
          <w:p w:rsidR="005665B6" w:rsidRPr="00870805" w:rsidRDefault="005665B6" w:rsidP="00870805"/>
        </w:tc>
      </w:tr>
      <w:tr w:rsidR="005665B6" w:rsidRPr="00870805" w:rsidTr="00877FF2">
        <w:tc>
          <w:tcPr>
            <w:tcW w:w="1838" w:type="dxa"/>
            <w:shd w:val="clear" w:color="auto" w:fill="FFFFFF" w:themeFill="background1"/>
            <w:vAlign w:val="center"/>
          </w:tcPr>
          <w:p w:rsidR="005665B6" w:rsidRDefault="005665B6" w:rsidP="00870805">
            <w:r>
              <w:rPr>
                <w:rFonts w:hint="eastAsia"/>
              </w:rPr>
              <w:t>birthday</w:t>
            </w:r>
          </w:p>
        </w:tc>
        <w:tc>
          <w:tcPr>
            <w:tcW w:w="2620" w:type="dxa"/>
            <w:shd w:val="clear" w:color="auto" w:fill="FFFFFF" w:themeFill="background1"/>
          </w:tcPr>
          <w:p w:rsidR="005665B6" w:rsidRPr="00870805" w:rsidRDefault="00B427B1" w:rsidP="00870805">
            <w:pPr>
              <w:rPr>
                <w:bCs/>
              </w:rPr>
            </w:pPr>
            <w:r>
              <w:rPr>
                <w:rFonts w:hint="eastAsia"/>
                <w:bCs/>
              </w:rPr>
              <w:t>生日</w:t>
            </w:r>
          </w:p>
        </w:tc>
        <w:tc>
          <w:tcPr>
            <w:tcW w:w="2762" w:type="dxa"/>
            <w:gridSpan w:val="2"/>
            <w:shd w:val="clear" w:color="auto" w:fill="FFFFFF" w:themeFill="background1"/>
            <w:vAlign w:val="center"/>
          </w:tcPr>
          <w:p w:rsidR="005665B6" w:rsidRPr="00870805" w:rsidRDefault="005665B6" w:rsidP="00870805">
            <w:pPr>
              <w:rPr>
                <w:bCs/>
              </w:rPr>
            </w:pPr>
          </w:p>
        </w:tc>
        <w:tc>
          <w:tcPr>
            <w:tcW w:w="1847" w:type="dxa"/>
            <w:shd w:val="clear" w:color="auto" w:fill="FFFFFF" w:themeFill="background1"/>
            <w:vAlign w:val="center"/>
          </w:tcPr>
          <w:p w:rsidR="005665B6" w:rsidRPr="00870805" w:rsidRDefault="005665B6" w:rsidP="00870805"/>
        </w:tc>
      </w:tr>
      <w:tr w:rsidR="005665B6" w:rsidRPr="00870805" w:rsidTr="00877FF2">
        <w:tc>
          <w:tcPr>
            <w:tcW w:w="1838" w:type="dxa"/>
            <w:shd w:val="clear" w:color="auto" w:fill="FFFFFF" w:themeFill="background1"/>
            <w:vAlign w:val="center"/>
          </w:tcPr>
          <w:p w:rsidR="005665B6" w:rsidRDefault="005665B6" w:rsidP="00870805">
            <w:r>
              <w:rPr>
                <w:rFonts w:hint="eastAsia"/>
              </w:rPr>
              <w:t>age</w:t>
            </w:r>
          </w:p>
        </w:tc>
        <w:tc>
          <w:tcPr>
            <w:tcW w:w="2620" w:type="dxa"/>
            <w:shd w:val="clear" w:color="auto" w:fill="FFFFFF" w:themeFill="background1"/>
          </w:tcPr>
          <w:p w:rsidR="005665B6" w:rsidRPr="00870805" w:rsidRDefault="00B427B1" w:rsidP="00870805">
            <w:pPr>
              <w:rPr>
                <w:bCs/>
              </w:rPr>
            </w:pPr>
            <w:r>
              <w:rPr>
                <w:rFonts w:hint="eastAsia"/>
                <w:bCs/>
              </w:rPr>
              <w:t>年龄</w:t>
            </w:r>
          </w:p>
        </w:tc>
        <w:tc>
          <w:tcPr>
            <w:tcW w:w="2762" w:type="dxa"/>
            <w:gridSpan w:val="2"/>
            <w:shd w:val="clear" w:color="auto" w:fill="FFFFFF" w:themeFill="background1"/>
            <w:vAlign w:val="center"/>
          </w:tcPr>
          <w:p w:rsidR="005665B6" w:rsidRPr="00870805" w:rsidRDefault="005665B6" w:rsidP="00870805">
            <w:pPr>
              <w:rPr>
                <w:bCs/>
              </w:rPr>
            </w:pPr>
          </w:p>
        </w:tc>
        <w:tc>
          <w:tcPr>
            <w:tcW w:w="1847" w:type="dxa"/>
            <w:shd w:val="clear" w:color="auto" w:fill="FFFFFF" w:themeFill="background1"/>
            <w:vAlign w:val="center"/>
          </w:tcPr>
          <w:p w:rsidR="005665B6" w:rsidRPr="00870805" w:rsidRDefault="005665B6" w:rsidP="00870805"/>
        </w:tc>
      </w:tr>
      <w:tr w:rsidR="005665B6" w:rsidRPr="00870805" w:rsidTr="00877FF2">
        <w:tc>
          <w:tcPr>
            <w:tcW w:w="1838" w:type="dxa"/>
            <w:shd w:val="clear" w:color="auto" w:fill="FFFFFF" w:themeFill="background1"/>
            <w:vAlign w:val="center"/>
          </w:tcPr>
          <w:p w:rsidR="005665B6" w:rsidRDefault="005665B6" w:rsidP="00870805">
            <w:r>
              <w:rPr>
                <w:rFonts w:hint="eastAsia"/>
              </w:rPr>
              <w:t>cardNo</w:t>
            </w:r>
          </w:p>
        </w:tc>
        <w:tc>
          <w:tcPr>
            <w:tcW w:w="2620" w:type="dxa"/>
            <w:shd w:val="clear" w:color="auto" w:fill="FFFFFF" w:themeFill="background1"/>
          </w:tcPr>
          <w:p w:rsidR="005665B6" w:rsidRPr="00870805" w:rsidRDefault="00B427B1" w:rsidP="00870805">
            <w:pPr>
              <w:rPr>
                <w:bCs/>
              </w:rPr>
            </w:pPr>
            <w:r>
              <w:rPr>
                <w:rFonts w:hint="eastAsia"/>
                <w:bCs/>
              </w:rPr>
              <w:t>身份证</w:t>
            </w:r>
          </w:p>
        </w:tc>
        <w:tc>
          <w:tcPr>
            <w:tcW w:w="2762" w:type="dxa"/>
            <w:gridSpan w:val="2"/>
            <w:shd w:val="clear" w:color="auto" w:fill="FFFFFF" w:themeFill="background1"/>
            <w:vAlign w:val="center"/>
          </w:tcPr>
          <w:p w:rsidR="005665B6" w:rsidRPr="00870805" w:rsidRDefault="005665B6" w:rsidP="00870805">
            <w:pPr>
              <w:rPr>
                <w:bCs/>
              </w:rPr>
            </w:pPr>
          </w:p>
        </w:tc>
        <w:tc>
          <w:tcPr>
            <w:tcW w:w="1847" w:type="dxa"/>
            <w:shd w:val="clear" w:color="auto" w:fill="FFFFFF" w:themeFill="background1"/>
            <w:vAlign w:val="center"/>
          </w:tcPr>
          <w:p w:rsidR="005665B6" w:rsidRPr="00870805" w:rsidRDefault="005665B6" w:rsidP="00870805"/>
        </w:tc>
      </w:tr>
      <w:tr w:rsidR="005665B6" w:rsidRPr="00870805" w:rsidTr="00877FF2">
        <w:tc>
          <w:tcPr>
            <w:tcW w:w="1838" w:type="dxa"/>
            <w:shd w:val="clear" w:color="auto" w:fill="FFFFFF" w:themeFill="background1"/>
            <w:vAlign w:val="center"/>
          </w:tcPr>
          <w:p w:rsidR="005665B6" w:rsidRDefault="005665B6" w:rsidP="00870805">
            <w:r>
              <w:rPr>
                <w:rFonts w:hint="eastAsia"/>
              </w:rPr>
              <w:t>address</w:t>
            </w:r>
          </w:p>
        </w:tc>
        <w:tc>
          <w:tcPr>
            <w:tcW w:w="2620" w:type="dxa"/>
            <w:shd w:val="clear" w:color="auto" w:fill="FFFFFF" w:themeFill="background1"/>
          </w:tcPr>
          <w:p w:rsidR="005665B6" w:rsidRPr="00870805" w:rsidRDefault="00B427B1" w:rsidP="00870805">
            <w:pPr>
              <w:rPr>
                <w:bCs/>
              </w:rPr>
            </w:pPr>
            <w:r>
              <w:rPr>
                <w:rFonts w:hint="eastAsia"/>
                <w:bCs/>
              </w:rPr>
              <w:t>家庭地址</w:t>
            </w:r>
          </w:p>
        </w:tc>
        <w:tc>
          <w:tcPr>
            <w:tcW w:w="2762" w:type="dxa"/>
            <w:gridSpan w:val="2"/>
            <w:shd w:val="clear" w:color="auto" w:fill="FFFFFF" w:themeFill="background1"/>
            <w:vAlign w:val="center"/>
          </w:tcPr>
          <w:p w:rsidR="005665B6" w:rsidRPr="00870805" w:rsidRDefault="005665B6" w:rsidP="00870805">
            <w:pPr>
              <w:rPr>
                <w:bCs/>
              </w:rPr>
            </w:pPr>
          </w:p>
        </w:tc>
        <w:tc>
          <w:tcPr>
            <w:tcW w:w="1847" w:type="dxa"/>
            <w:shd w:val="clear" w:color="auto" w:fill="FFFFFF" w:themeFill="background1"/>
            <w:vAlign w:val="center"/>
          </w:tcPr>
          <w:p w:rsidR="005665B6" w:rsidRPr="00870805" w:rsidRDefault="005665B6" w:rsidP="00870805"/>
        </w:tc>
      </w:tr>
      <w:tr w:rsidR="005665B6" w:rsidRPr="00870805" w:rsidTr="00877FF2">
        <w:tc>
          <w:tcPr>
            <w:tcW w:w="1838" w:type="dxa"/>
            <w:shd w:val="clear" w:color="auto" w:fill="FFFFFF" w:themeFill="background1"/>
            <w:vAlign w:val="center"/>
          </w:tcPr>
          <w:p w:rsidR="005665B6" w:rsidRDefault="005665B6" w:rsidP="00870805">
            <w:r>
              <w:rPr>
                <w:rFonts w:hint="eastAsia"/>
              </w:rPr>
              <w:t>bstGender</w:t>
            </w:r>
          </w:p>
        </w:tc>
        <w:tc>
          <w:tcPr>
            <w:tcW w:w="2620" w:type="dxa"/>
            <w:shd w:val="clear" w:color="auto" w:fill="FFFFFF" w:themeFill="background1"/>
          </w:tcPr>
          <w:p w:rsidR="005665B6" w:rsidRPr="00870805" w:rsidRDefault="00B427B1" w:rsidP="00870805">
            <w:pPr>
              <w:rPr>
                <w:bCs/>
              </w:rPr>
            </w:pPr>
            <w:r>
              <w:rPr>
                <w:rFonts w:hint="eastAsia"/>
                <w:bCs/>
              </w:rPr>
              <w:t>性别</w:t>
            </w:r>
          </w:p>
        </w:tc>
        <w:tc>
          <w:tcPr>
            <w:tcW w:w="2762" w:type="dxa"/>
            <w:gridSpan w:val="2"/>
            <w:shd w:val="clear" w:color="auto" w:fill="FFFFFF" w:themeFill="background1"/>
            <w:vAlign w:val="center"/>
          </w:tcPr>
          <w:p w:rsidR="005665B6" w:rsidRPr="00870805" w:rsidRDefault="005665B6" w:rsidP="00870805">
            <w:pPr>
              <w:rPr>
                <w:bCs/>
              </w:rPr>
            </w:pPr>
          </w:p>
        </w:tc>
        <w:tc>
          <w:tcPr>
            <w:tcW w:w="1847" w:type="dxa"/>
            <w:shd w:val="clear" w:color="auto" w:fill="FFFFFF" w:themeFill="background1"/>
            <w:vAlign w:val="center"/>
          </w:tcPr>
          <w:p w:rsidR="005665B6" w:rsidRPr="00870805" w:rsidRDefault="005665B6" w:rsidP="00870805"/>
        </w:tc>
      </w:tr>
      <w:tr w:rsidR="00870805" w:rsidRPr="00870805" w:rsidTr="00877FF2">
        <w:tc>
          <w:tcPr>
            <w:tcW w:w="1838" w:type="dxa"/>
            <w:shd w:val="clear" w:color="auto" w:fill="A6A6A6" w:themeFill="background1" w:themeFillShade="A6"/>
            <w:vAlign w:val="center"/>
          </w:tcPr>
          <w:p w:rsidR="00870805" w:rsidRPr="00870805" w:rsidRDefault="00870805" w:rsidP="00870805">
            <w:pPr>
              <w:rPr>
                <w:kern w:val="2"/>
                <w:sz w:val="21"/>
                <w:szCs w:val="22"/>
              </w:rPr>
            </w:pPr>
            <w:r w:rsidRPr="00870805">
              <w:rPr>
                <w:kern w:val="2"/>
                <w:sz w:val="21"/>
                <w:szCs w:val="22"/>
              </w:rPr>
              <w:t>返回码示例：</w:t>
            </w:r>
          </w:p>
        </w:tc>
        <w:tc>
          <w:tcPr>
            <w:tcW w:w="7229" w:type="dxa"/>
            <w:gridSpan w:val="4"/>
            <w:shd w:val="clear" w:color="auto" w:fill="FFFFFF" w:themeFill="background1"/>
            <w:vAlign w:val="center"/>
          </w:tcPr>
          <w:p w:rsidR="00870805" w:rsidRPr="00870805" w:rsidRDefault="00870805" w:rsidP="00870805">
            <w:pPr>
              <w:rPr>
                <w:bCs/>
                <w:kern w:val="2"/>
                <w:sz w:val="21"/>
                <w:szCs w:val="22"/>
              </w:rPr>
            </w:pPr>
          </w:p>
        </w:tc>
      </w:tr>
    </w:tbl>
    <w:p w:rsidR="00870805" w:rsidRDefault="00792CDD" w:rsidP="00792CDD">
      <w:pPr>
        <w:pStyle w:val="4"/>
      </w:pPr>
      <w:r>
        <w:rPr>
          <w:rFonts w:hint="eastAsia"/>
        </w:rPr>
        <w:t>1.</w:t>
      </w:r>
      <w:r>
        <w:t>1.</w:t>
      </w:r>
      <w:r w:rsidR="00473BAA">
        <w:t>3</w:t>
      </w:r>
      <w:r>
        <w:t xml:space="preserve"> </w:t>
      </w:r>
      <w:r>
        <w:rPr>
          <w:rFonts w:hint="eastAsia"/>
        </w:rPr>
        <w:t>我的收藏</w:t>
      </w:r>
    </w:p>
    <w:p w:rsidR="00471C62" w:rsidRDefault="00471C62" w:rsidP="00471C62">
      <w:pPr>
        <w:pStyle w:val="5"/>
      </w:pPr>
      <w:r>
        <w:rPr>
          <w:rFonts w:hint="eastAsia"/>
        </w:rPr>
        <w:t>1</w:t>
      </w:r>
      <w:r w:rsidR="00473BAA">
        <w:rPr>
          <w:rFonts w:hint="eastAsia"/>
        </w:rPr>
        <w:t>.1.3.1</w:t>
      </w:r>
      <w:r>
        <w:rPr>
          <w:rFonts w:hint="eastAsia"/>
        </w:rPr>
        <w:t xml:space="preserve"> </w:t>
      </w:r>
      <w:r>
        <w:rPr>
          <w:rFonts w:hint="eastAsia"/>
        </w:rPr>
        <w:t>爱心需求收藏列表</w:t>
      </w:r>
    </w:p>
    <w:p w:rsidR="006A239C" w:rsidRPr="006A239C" w:rsidRDefault="00473BAA" w:rsidP="006A239C">
      <w:pPr>
        <w:pStyle w:val="6"/>
      </w:pPr>
      <w:r>
        <w:rPr>
          <w:rFonts w:hint="eastAsia"/>
        </w:rPr>
        <w:t>1.1.3</w:t>
      </w:r>
      <w:r>
        <w:t>.1.1</w:t>
      </w:r>
      <w:r w:rsidR="0087279C">
        <w:rPr>
          <w:rFonts w:hint="eastAsia"/>
        </w:rPr>
        <w:t>物</w:t>
      </w:r>
      <w:r w:rsidR="006A239C">
        <w:rPr>
          <w:rFonts w:hint="eastAsia"/>
        </w:rPr>
        <w:t>收藏列表</w:t>
      </w:r>
    </w:p>
    <w:p w:rsidR="00471C62" w:rsidRPr="00471C62" w:rsidRDefault="00471C62" w:rsidP="00471C62">
      <w:pPr>
        <w:rPr>
          <w:b/>
          <w:bCs/>
        </w:rPr>
      </w:pPr>
    </w:p>
    <w:tbl>
      <w:tblPr>
        <w:tblStyle w:val="a7"/>
        <w:tblW w:w="9067" w:type="dxa"/>
        <w:tblLayout w:type="fixed"/>
        <w:tblLook w:val="04A0" w:firstRow="1" w:lastRow="0" w:firstColumn="1" w:lastColumn="0" w:noHBand="0" w:noVBand="1"/>
      </w:tblPr>
      <w:tblGrid>
        <w:gridCol w:w="1838"/>
        <w:gridCol w:w="2620"/>
        <w:gridCol w:w="35"/>
        <w:gridCol w:w="2727"/>
        <w:gridCol w:w="1847"/>
      </w:tblGrid>
      <w:tr w:rsidR="00471C62" w:rsidRPr="00471C62" w:rsidTr="00374E50">
        <w:tc>
          <w:tcPr>
            <w:tcW w:w="1838" w:type="dxa"/>
            <w:vAlign w:val="center"/>
          </w:tcPr>
          <w:p w:rsidR="00471C62" w:rsidRPr="00471C62" w:rsidRDefault="00471C62" w:rsidP="00471C62">
            <w:pPr>
              <w:rPr>
                <w:bCs/>
                <w:kern w:val="2"/>
                <w:sz w:val="21"/>
                <w:szCs w:val="22"/>
              </w:rPr>
            </w:pPr>
            <w:r w:rsidRPr="00471C62">
              <w:rPr>
                <w:bCs/>
                <w:kern w:val="2"/>
                <w:sz w:val="21"/>
                <w:szCs w:val="22"/>
              </w:rPr>
              <w:t>接口标识：</w:t>
            </w:r>
          </w:p>
        </w:tc>
        <w:tc>
          <w:tcPr>
            <w:tcW w:w="2655" w:type="dxa"/>
            <w:gridSpan w:val="2"/>
            <w:vAlign w:val="center"/>
          </w:tcPr>
          <w:p w:rsidR="00471C62" w:rsidRPr="00471C62" w:rsidRDefault="006A239C" w:rsidP="00471C62">
            <w:pPr>
              <w:rPr>
                <w:bCs/>
                <w:kern w:val="2"/>
                <w:sz w:val="21"/>
                <w:szCs w:val="22"/>
              </w:rPr>
            </w:pPr>
            <w:r w:rsidRPr="006A239C">
              <w:rPr>
                <w:bCs/>
                <w:kern w:val="2"/>
                <w:sz w:val="21"/>
                <w:szCs w:val="22"/>
              </w:rPr>
              <w:t>reserveHelpList</w:t>
            </w:r>
          </w:p>
        </w:tc>
        <w:tc>
          <w:tcPr>
            <w:tcW w:w="2727" w:type="dxa"/>
          </w:tcPr>
          <w:p w:rsidR="00471C62" w:rsidRPr="00471C62" w:rsidRDefault="00471C62" w:rsidP="00471C62">
            <w:pPr>
              <w:rPr>
                <w:kern w:val="2"/>
                <w:sz w:val="21"/>
                <w:szCs w:val="22"/>
              </w:rPr>
            </w:pPr>
          </w:p>
        </w:tc>
        <w:tc>
          <w:tcPr>
            <w:tcW w:w="1847" w:type="dxa"/>
          </w:tcPr>
          <w:p w:rsidR="00471C62" w:rsidRPr="00471C62" w:rsidRDefault="00471C62" w:rsidP="00471C62">
            <w:pPr>
              <w:rPr>
                <w:kern w:val="2"/>
                <w:sz w:val="21"/>
                <w:szCs w:val="22"/>
              </w:rPr>
            </w:pPr>
          </w:p>
        </w:tc>
      </w:tr>
      <w:tr w:rsidR="00471C62" w:rsidRPr="00471C62" w:rsidTr="00374E50">
        <w:tc>
          <w:tcPr>
            <w:tcW w:w="1838" w:type="dxa"/>
            <w:shd w:val="clear" w:color="auto" w:fill="A6A6A6" w:themeFill="background1" w:themeFillShade="A6"/>
            <w:vAlign w:val="center"/>
          </w:tcPr>
          <w:p w:rsidR="00471C62" w:rsidRPr="00471C62" w:rsidRDefault="00471C62" w:rsidP="00471C62">
            <w:pPr>
              <w:rPr>
                <w:bCs/>
                <w:kern w:val="2"/>
                <w:sz w:val="21"/>
                <w:szCs w:val="22"/>
              </w:rPr>
            </w:pPr>
            <w:r w:rsidRPr="00471C62">
              <w:rPr>
                <w:bCs/>
                <w:kern w:val="2"/>
                <w:sz w:val="21"/>
                <w:szCs w:val="22"/>
              </w:rPr>
              <w:t>参数</w:t>
            </w:r>
            <w:r w:rsidRPr="00471C62">
              <w:rPr>
                <w:rFonts w:hint="eastAsia"/>
                <w:bCs/>
                <w:kern w:val="2"/>
                <w:sz w:val="21"/>
                <w:szCs w:val="22"/>
              </w:rPr>
              <w:t>marked</w:t>
            </w:r>
            <w:r w:rsidRPr="00471C62">
              <w:rPr>
                <w:rFonts w:hint="eastAsia"/>
                <w:bCs/>
                <w:kern w:val="2"/>
                <w:sz w:val="21"/>
                <w:szCs w:val="22"/>
              </w:rPr>
              <w:t>：</w:t>
            </w:r>
          </w:p>
        </w:tc>
        <w:tc>
          <w:tcPr>
            <w:tcW w:w="2655" w:type="dxa"/>
            <w:gridSpan w:val="2"/>
            <w:vAlign w:val="center"/>
          </w:tcPr>
          <w:p w:rsidR="00471C62" w:rsidRPr="00471C62" w:rsidRDefault="006A239C" w:rsidP="00471C62">
            <w:pPr>
              <w:rPr>
                <w:bCs/>
                <w:kern w:val="2"/>
                <w:sz w:val="21"/>
                <w:szCs w:val="22"/>
              </w:rPr>
            </w:pPr>
            <w:r w:rsidRPr="006A239C">
              <w:rPr>
                <w:bCs/>
                <w:kern w:val="2"/>
                <w:sz w:val="21"/>
                <w:szCs w:val="22"/>
              </w:rPr>
              <w:t>reserveHelpList</w:t>
            </w:r>
          </w:p>
        </w:tc>
        <w:tc>
          <w:tcPr>
            <w:tcW w:w="2727" w:type="dxa"/>
          </w:tcPr>
          <w:p w:rsidR="00471C62" w:rsidRPr="00471C62" w:rsidRDefault="00471C62" w:rsidP="00471C62">
            <w:pPr>
              <w:rPr>
                <w:bCs/>
                <w:kern w:val="2"/>
                <w:sz w:val="21"/>
                <w:szCs w:val="22"/>
              </w:rPr>
            </w:pPr>
          </w:p>
        </w:tc>
        <w:tc>
          <w:tcPr>
            <w:tcW w:w="1847" w:type="dxa"/>
          </w:tcPr>
          <w:p w:rsidR="00471C62" w:rsidRPr="00471C62" w:rsidRDefault="00471C62" w:rsidP="00471C62">
            <w:pPr>
              <w:rPr>
                <w:bCs/>
                <w:kern w:val="2"/>
                <w:sz w:val="21"/>
                <w:szCs w:val="22"/>
              </w:rPr>
            </w:pPr>
          </w:p>
        </w:tc>
      </w:tr>
      <w:tr w:rsidR="00471C62" w:rsidRPr="00471C62" w:rsidTr="00374E50">
        <w:tc>
          <w:tcPr>
            <w:tcW w:w="1838" w:type="dxa"/>
            <w:shd w:val="clear" w:color="auto" w:fill="A6A6A6" w:themeFill="background1" w:themeFillShade="A6"/>
            <w:vAlign w:val="center"/>
          </w:tcPr>
          <w:p w:rsidR="00471C62" w:rsidRPr="00471C62" w:rsidRDefault="00471C62" w:rsidP="00471C62">
            <w:pPr>
              <w:rPr>
                <w:bCs/>
                <w:kern w:val="2"/>
                <w:sz w:val="21"/>
                <w:szCs w:val="22"/>
              </w:rPr>
            </w:pPr>
            <w:r w:rsidRPr="00471C62">
              <w:rPr>
                <w:bCs/>
                <w:kern w:val="2"/>
                <w:sz w:val="21"/>
                <w:szCs w:val="22"/>
              </w:rPr>
              <w:t>字段名</w:t>
            </w:r>
          </w:p>
        </w:tc>
        <w:tc>
          <w:tcPr>
            <w:tcW w:w="2655" w:type="dxa"/>
            <w:gridSpan w:val="2"/>
            <w:shd w:val="clear" w:color="auto" w:fill="A6A6A6" w:themeFill="background1" w:themeFillShade="A6"/>
            <w:vAlign w:val="center"/>
          </w:tcPr>
          <w:p w:rsidR="00471C62" w:rsidRPr="00471C62" w:rsidRDefault="00471C62" w:rsidP="00471C62">
            <w:pPr>
              <w:rPr>
                <w:bCs/>
                <w:kern w:val="2"/>
                <w:sz w:val="21"/>
                <w:szCs w:val="22"/>
              </w:rPr>
            </w:pPr>
            <w:r w:rsidRPr="00471C62">
              <w:rPr>
                <w:bCs/>
                <w:kern w:val="2"/>
                <w:sz w:val="21"/>
                <w:szCs w:val="22"/>
              </w:rPr>
              <w:t>说明</w:t>
            </w:r>
          </w:p>
        </w:tc>
        <w:tc>
          <w:tcPr>
            <w:tcW w:w="2727" w:type="dxa"/>
            <w:shd w:val="clear" w:color="auto" w:fill="A6A6A6" w:themeFill="background1" w:themeFillShade="A6"/>
          </w:tcPr>
          <w:p w:rsidR="00471C62" w:rsidRPr="00471C62" w:rsidRDefault="00471C62" w:rsidP="00471C62">
            <w:pPr>
              <w:rPr>
                <w:bCs/>
                <w:kern w:val="2"/>
                <w:sz w:val="21"/>
                <w:szCs w:val="22"/>
              </w:rPr>
            </w:pPr>
            <w:r w:rsidRPr="00471C62">
              <w:rPr>
                <w:bCs/>
                <w:kern w:val="2"/>
                <w:sz w:val="21"/>
                <w:szCs w:val="22"/>
              </w:rPr>
              <w:t>备注</w:t>
            </w:r>
          </w:p>
        </w:tc>
        <w:tc>
          <w:tcPr>
            <w:tcW w:w="1847" w:type="dxa"/>
            <w:shd w:val="clear" w:color="auto" w:fill="A6A6A6" w:themeFill="background1" w:themeFillShade="A6"/>
          </w:tcPr>
          <w:p w:rsidR="00471C62" w:rsidRPr="00471C62" w:rsidRDefault="00471C62" w:rsidP="00471C62">
            <w:pPr>
              <w:rPr>
                <w:bCs/>
                <w:kern w:val="2"/>
                <w:sz w:val="21"/>
                <w:szCs w:val="22"/>
              </w:rPr>
            </w:pPr>
            <w:r w:rsidRPr="00471C62">
              <w:rPr>
                <w:rFonts w:hint="eastAsia"/>
                <w:bCs/>
                <w:kern w:val="2"/>
                <w:sz w:val="21"/>
                <w:szCs w:val="22"/>
              </w:rPr>
              <w:t>是否必填项</w:t>
            </w:r>
          </w:p>
        </w:tc>
      </w:tr>
      <w:tr w:rsidR="00471C62" w:rsidRPr="00471C62" w:rsidTr="00374E50">
        <w:trPr>
          <w:trHeight w:val="405"/>
        </w:trPr>
        <w:tc>
          <w:tcPr>
            <w:tcW w:w="1838" w:type="dxa"/>
            <w:vAlign w:val="center"/>
          </w:tcPr>
          <w:p w:rsidR="00471C62" w:rsidRPr="00471C62" w:rsidRDefault="006A239C" w:rsidP="00471C62">
            <w:pPr>
              <w:rPr>
                <w:bCs/>
                <w:kern w:val="2"/>
                <w:sz w:val="21"/>
                <w:szCs w:val="22"/>
              </w:rPr>
            </w:pPr>
            <w:r w:rsidRPr="006A239C">
              <w:rPr>
                <w:b/>
                <w:bCs/>
                <w:kern w:val="2"/>
                <w:sz w:val="21"/>
                <w:szCs w:val="22"/>
              </w:rPr>
              <w:t>userId</w:t>
            </w:r>
          </w:p>
        </w:tc>
        <w:tc>
          <w:tcPr>
            <w:tcW w:w="2655" w:type="dxa"/>
            <w:gridSpan w:val="2"/>
          </w:tcPr>
          <w:p w:rsidR="00471C62" w:rsidRPr="00471C62" w:rsidRDefault="00471C62" w:rsidP="00471C62">
            <w:pPr>
              <w:rPr>
                <w:bCs/>
                <w:kern w:val="2"/>
                <w:sz w:val="21"/>
                <w:szCs w:val="22"/>
              </w:rPr>
            </w:pPr>
            <w:r w:rsidRPr="00471C62">
              <w:rPr>
                <w:rFonts w:hint="eastAsia"/>
                <w:bCs/>
                <w:kern w:val="2"/>
                <w:sz w:val="21"/>
                <w:szCs w:val="22"/>
              </w:rPr>
              <w:t>用户</w:t>
            </w:r>
            <w:r w:rsidR="006A239C">
              <w:rPr>
                <w:rFonts w:hint="eastAsia"/>
                <w:bCs/>
                <w:kern w:val="2"/>
                <w:sz w:val="21"/>
                <w:szCs w:val="22"/>
              </w:rPr>
              <w:t>id</w:t>
            </w:r>
          </w:p>
        </w:tc>
        <w:tc>
          <w:tcPr>
            <w:tcW w:w="2727" w:type="dxa"/>
            <w:vAlign w:val="center"/>
          </w:tcPr>
          <w:p w:rsidR="00471C62" w:rsidRPr="00471C62" w:rsidRDefault="00471C62" w:rsidP="00471C62">
            <w:pPr>
              <w:rPr>
                <w:kern w:val="2"/>
                <w:sz w:val="21"/>
                <w:szCs w:val="22"/>
              </w:rPr>
            </w:pPr>
          </w:p>
        </w:tc>
        <w:tc>
          <w:tcPr>
            <w:tcW w:w="1847" w:type="dxa"/>
            <w:vAlign w:val="center"/>
          </w:tcPr>
          <w:p w:rsidR="00471C62" w:rsidRPr="00471C62" w:rsidRDefault="00471C62" w:rsidP="00471C62">
            <w:pPr>
              <w:rPr>
                <w:bCs/>
                <w:kern w:val="2"/>
                <w:sz w:val="21"/>
                <w:szCs w:val="22"/>
              </w:rPr>
            </w:pPr>
            <w:r w:rsidRPr="00471C62">
              <w:rPr>
                <w:rFonts w:hint="eastAsia"/>
                <w:bCs/>
                <w:kern w:val="2"/>
                <w:sz w:val="21"/>
                <w:szCs w:val="22"/>
              </w:rPr>
              <w:t>是</w:t>
            </w:r>
          </w:p>
        </w:tc>
      </w:tr>
      <w:tr w:rsidR="00471C62" w:rsidRPr="00471C62" w:rsidTr="00374E50">
        <w:trPr>
          <w:trHeight w:val="405"/>
        </w:trPr>
        <w:tc>
          <w:tcPr>
            <w:tcW w:w="1838" w:type="dxa"/>
            <w:vAlign w:val="center"/>
          </w:tcPr>
          <w:p w:rsidR="00471C62" w:rsidRPr="00471C62" w:rsidRDefault="006A239C" w:rsidP="00471C62">
            <w:pPr>
              <w:rPr>
                <w:bCs/>
                <w:kern w:val="2"/>
                <w:sz w:val="21"/>
                <w:szCs w:val="22"/>
              </w:rPr>
            </w:pPr>
            <w:r w:rsidRPr="006A239C">
              <w:rPr>
                <w:b/>
                <w:bCs/>
                <w:kern w:val="2"/>
                <w:sz w:val="21"/>
                <w:szCs w:val="22"/>
              </w:rPr>
              <w:t>pageNow</w:t>
            </w:r>
          </w:p>
        </w:tc>
        <w:tc>
          <w:tcPr>
            <w:tcW w:w="2655" w:type="dxa"/>
            <w:gridSpan w:val="2"/>
          </w:tcPr>
          <w:p w:rsidR="00471C62" w:rsidRPr="00471C62" w:rsidRDefault="006A239C" w:rsidP="00471C62">
            <w:pPr>
              <w:rPr>
                <w:bCs/>
                <w:kern w:val="2"/>
                <w:sz w:val="21"/>
                <w:szCs w:val="22"/>
              </w:rPr>
            </w:pPr>
            <w:r>
              <w:rPr>
                <w:rFonts w:hint="eastAsia"/>
                <w:bCs/>
                <w:kern w:val="2"/>
                <w:sz w:val="21"/>
                <w:szCs w:val="22"/>
              </w:rPr>
              <w:t>当前页码</w:t>
            </w:r>
          </w:p>
        </w:tc>
        <w:tc>
          <w:tcPr>
            <w:tcW w:w="2727" w:type="dxa"/>
            <w:vAlign w:val="center"/>
          </w:tcPr>
          <w:p w:rsidR="00471C62" w:rsidRPr="00471C62" w:rsidRDefault="00471C62" w:rsidP="00471C62">
            <w:pPr>
              <w:rPr>
                <w:kern w:val="2"/>
                <w:sz w:val="21"/>
                <w:szCs w:val="22"/>
              </w:rPr>
            </w:pPr>
          </w:p>
        </w:tc>
        <w:tc>
          <w:tcPr>
            <w:tcW w:w="1847" w:type="dxa"/>
            <w:vAlign w:val="center"/>
          </w:tcPr>
          <w:p w:rsidR="00471C62" w:rsidRPr="00471C62" w:rsidRDefault="00471C62" w:rsidP="00471C62">
            <w:pPr>
              <w:rPr>
                <w:bCs/>
                <w:kern w:val="2"/>
                <w:sz w:val="21"/>
                <w:szCs w:val="22"/>
              </w:rPr>
            </w:pPr>
            <w:r w:rsidRPr="00471C62">
              <w:rPr>
                <w:rFonts w:hint="eastAsia"/>
                <w:bCs/>
                <w:kern w:val="2"/>
                <w:sz w:val="21"/>
                <w:szCs w:val="22"/>
              </w:rPr>
              <w:t>是</w:t>
            </w:r>
          </w:p>
        </w:tc>
      </w:tr>
      <w:tr w:rsidR="006A239C" w:rsidRPr="00471C62" w:rsidTr="00374E50">
        <w:trPr>
          <w:trHeight w:val="405"/>
        </w:trPr>
        <w:tc>
          <w:tcPr>
            <w:tcW w:w="1838" w:type="dxa"/>
            <w:vAlign w:val="center"/>
          </w:tcPr>
          <w:p w:rsidR="006A239C" w:rsidRPr="006A239C" w:rsidRDefault="006A239C" w:rsidP="00471C62">
            <w:pPr>
              <w:rPr>
                <w:b/>
                <w:bCs/>
              </w:rPr>
            </w:pPr>
            <w:r w:rsidRPr="006A239C">
              <w:rPr>
                <w:b/>
                <w:bCs/>
              </w:rPr>
              <w:t>pageCount</w:t>
            </w:r>
          </w:p>
        </w:tc>
        <w:tc>
          <w:tcPr>
            <w:tcW w:w="2655" w:type="dxa"/>
            <w:gridSpan w:val="2"/>
          </w:tcPr>
          <w:p w:rsidR="006A239C" w:rsidRPr="00471C62" w:rsidRDefault="006A239C" w:rsidP="00471C62">
            <w:pPr>
              <w:rPr>
                <w:bCs/>
              </w:rPr>
            </w:pPr>
            <w:r>
              <w:rPr>
                <w:rFonts w:hint="eastAsia"/>
                <w:bCs/>
              </w:rPr>
              <w:t>每页查询总数</w:t>
            </w:r>
          </w:p>
        </w:tc>
        <w:tc>
          <w:tcPr>
            <w:tcW w:w="2727" w:type="dxa"/>
            <w:vAlign w:val="center"/>
          </w:tcPr>
          <w:p w:rsidR="006A239C" w:rsidRPr="00471C62" w:rsidRDefault="006A239C" w:rsidP="00471C62"/>
        </w:tc>
        <w:tc>
          <w:tcPr>
            <w:tcW w:w="1847" w:type="dxa"/>
            <w:vAlign w:val="center"/>
          </w:tcPr>
          <w:p w:rsidR="006A239C" w:rsidRPr="00471C62" w:rsidRDefault="006A239C" w:rsidP="00471C62">
            <w:pPr>
              <w:rPr>
                <w:bCs/>
              </w:rPr>
            </w:pPr>
          </w:p>
        </w:tc>
      </w:tr>
      <w:tr w:rsidR="006A239C" w:rsidRPr="00471C62" w:rsidTr="00374E50">
        <w:trPr>
          <w:trHeight w:val="405"/>
        </w:trPr>
        <w:tc>
          <w:tcPr>
            <w:tcW w:w="1838" w:type="dxa"/>
            <w:vAlign w:val="center"/>
          </w:tcPr>
          <w:p w:rsidR="006A239C" w:rsidRPr="006A239C" w:rsidRDefault="006A239C" w:rsidP="00471C62">
            <w:pPr>
              <w:rPr>
                <w:b/>
                <w:bCs/>
              </w:rPr>
            </w:pPr>
            <w:r w:rsidRPr="006A239C">
              <w:rPr>
                <w:b/>
                <w:bCs/>
              </w:rPr>
              <w:t>type</w:t>
            </w:r>
          </w:p>
        </w:tc>
        <w:tc>
          <w:tcPr>
            <w:tcW w:w="2655" w:type="dxa"/>
            <w:gridSpan w:val="2"/>
          </w:tcPr>
          <w:p w:rsidR="006A239C" w:rsidRPr="00471C62" w:rsidRDefault="00C50784" w:rsidP="00471C62">
            <w:pPr>
              <w:rPr>
                <w:bCs/>
              </w:rPr>
            </w:pPr>
            <w:r w:rsidRPr="00C50784">
              <w:rPr>
                <w:rFonts w:hint="eastAsia"/>
                <w:bCs/>
              </w:rPr>
              <w:t>1</w:t>
            </w:r>
            <w:r w:rsidRPr="00C50784">
              <w:rPr>
                <w:rFonts w:hint="eastAsia"/>
                <w:bCs/>
              </w:rPr>
              <w:t>：物收藏，</w:t>
            </w:r>
            <w:r w:rsidRPr="00C50784">
              <w:rPr>
                <w:rFonts w:hint="eastAsia"/>
                <w:bCs/>
              </w:rPr>
              <w:t>2</w:t>
            </w:r>
            <w:r w:rsidRPr="00C50784">
              <w:rPr>
                <w:rFonts w:hint="eastAsia"/>
                <w:bCs/>
              </w:rPr>
              <w:t>：钱收藏，</w:t>
            </w:r>
            <w:r w:rsidRPr="00C50784">
              <w:rPr>
                <w:rFonts w:hint="eastAsia"/>
                <w:bCs/>
              </w:rPr>
              <w:t>3</w:t>
            </w:r>
            <w:r w:rsidRPr="00C50784">
              <w:rPr>
                <w:rFonts w:hint="eastAsia"/>
                <w:bCs/>
              </w:rPr>
              <w:t>：爱心捐赠收藏</w:t>
            </w:r>
          </w:p>
        </w:tc>
        <w:tc>
          <w:tcPr>
            <w:tcW w:w="2727" w:type="dxa"/>
            <w:vAlign w:val="center"/>
          </w:tcPr>
          <w:p w:rsidR="006A239C" w:rsidRPr="00471C62" w:rsidRDefault="006A239C" w:rsidP="00471C62"/>
        </w:tc>
        <w:tc>
          <w:tcPr>
            <w:tcW w:w="1847" w:type="dxa"/>
            <w:vAlign w:val="center"/>
          </w:tcPr>
          <w:p w:rsidR="006A239C" w:rsidRPr="00471C62" w:rsidRDefault="006A239C" w:rsidP="00471C62">
            <w:pPr>
              <w:rPr>
                <w:bCs/>
              </w:rPr>
            </w:pPr>
          </w:p>
        </w:tc>
      </w:tr>
      <w:tr w:rsidR="00471C62" w:rsidRPr="00471C62" w:rsidTr="00374E50">
        <w:tc>
          <w:tcPr>
            <w:tcW w:w="1838" w:type="dxa"/>
            <w:shd w:val="clear" w:color="auto" w:fill="A6A6A6" w:themeFill="background1" w:themeFillShade="A6"/>
            <w:vAlign w:val="center"/>
          </w:tcPr>
          <w:p w:rsidR="00471C62" w:rsidRPr="00471C62" w:rsidRDefault="00471C62" w:rsidP="00471C62">
            <w:pPr>
              <w:rPr>
                <w:bCs/>
                <w:kern w:val="2"/>
                <w:sz w:val="21"/>
                <w:szCs w:val="22"/>
              </w:rPr>
            </w:pPr>
            <w:r w:rsidRPr="00471C62">
              <w:rPr>
                <w:rFonts w:hint="eastAsia"/>
                <w:kern w:val="2"/>
                <w:sz w:val="21"/>
                <w:szCs w:val="22"/>
              </w:rPr>
              <w:t>参数</w:t>
            </w:r>
            <w:r w:rsidRPr="00471C62">
              <w:rPr>
                <w:kern w:val="2"/>
                <w:sz w:val="21"/>
                <w:szCs w:val="22"/>
              </w:rPr>
              <w:t>jsonStr</w:t>
            </w:r>
            <w:r w:rsidRPr="00471C62">
              <w:rPr>
                <w:rFonts w:hint="eastAsia"/>
                <w:kern w:val="2"/>
                <w:sz w:val="21"/>
                <w:szCs w:val="22"/>
              </w:rPr>
              <w:t>：</w:t>
            </w:r>
          </w:p>
        </w:tc>
        <w:tc>
          <w:tcPr>
            <w:tcW w:w="7229" w:type="dxa"/>
            <w:gridSpan w:val="4"/>
            <w:vAlign w:val="center"/>
          </w:tcPr>
          <w:p w:rsidR="00471C62" w:rsidRPr="00471C62" w:rsidRDefault="00471C62" w:rsidP="00471C62">
            <w:pPr>
              <w:rPr>
                <w:b/>
                <w:bCs/>
                <w:kern w:val="2"/>
                <w:sz w:val="21"/>
                <w:szCs w:val="22"/>
              </w:rPr>
            </w:pPr>
            <w:r w:rsidRPr="00471C62">
              <w:rPr>
                <w:b/>
                <w:bCs/>
                <w:kern w:val="2"/>
                <w:sz w:val="21"/>
                <w:szCs w:val="22"/>
              </w:rPr>
              <w:t>{</w:t>
            </w:r>
          </w:p>
          <w:p w:rsidR="00471C62" w:rsidRPr="00471C62" w:rsidRDefault="00471C62" w:rsidP="00471C62">
            <w:pPr>
              <w:rPr>
                <w:b/>
                <w:bCs/>
                <w:kern w:val="2"/>
                <w:sz w:val="21"/>
                <w:szCs w:val="22"/>
              </w:rPr>
            </w:pPr>
            <w:r w:rsidRPr="00471C62">
              <w:rPr>
                <w:b/>
                <w:bCs/>
                <w:kern w:val="2"/>
                <w:sz w:val="21"/>
                <w:szCs w:val="22"/>
              </w:rPr>
              <w:t xml:space="preserve">    "userId": "663809",</w:t>
            </w:r>
          </w:p>
          <w:p w:rsidR="00471C62" w:rsidRPr="00471C62" w:rsidRDefault="00471C62" w:rsidP="00471C62">
            <w:pPr>
              <w:rPr>
                <w:b/>
                <w:bCs/>
                <w:kern w:val="2"/>
                <w:sz w:val="21"/>
                <w:szCs w:val="22"/>
              </w:rPr>
            </w:pPr>
            <w:r w:rsidRPr="00471C62">
              <w:rPr>
                <w:b/>
                <w:bCs/>
                <w:kern w:val="2"/>
                <w:sz w:val="21"/>
                <w:szCs w:val="22"/>
              </w:rPr>
              <w:t xml:space="preserve">    "pageNow": 1,</w:t>
            </w:r>
          </w:p>
          <w:p w:rsidR="00471C62" w:rsidRPr="00471C62" w:rsidRDefault="00471C62" w:rsidP="00471C62">
            <w:pPr>
              <w:rPr>
                <w:b/>
                <w:bCs/>
                <w:kern w:val="2"/>
                <w:sz w:val="21"/>
                <w:szCs w:val="22"/>
              </w:rPr>
            </w:pPr>
            <w:r w:rsidRPr="00471C62">
              <w:rPr>
                <w:b/>
                <w:bCs/>
                <w:kern w:val="2"/>
                <w:sz w:val="21"/>
                <w:szCs w:val="22"/>
              </w:rPr>
              <w:t xml:space="preserve">    "pageCount": 100,</w:t>
            </w:r>
          </w:p>
          <w:p w:rsidR="00471C62" w:rsidRPr="00471C62" w:rsidRDefault="00471C62" w:rsidP="00471C62">
            <w:pPr>
              <w:rPr>
                <w:b/>
                <w:bCs/>
                <w:kern w:val="2"/>
                <w:sz w:val="21"/>
                <w:szCs w:val="22"/>
              </w:rPr>
            </w:pPr>
            <w:r w:rsidRPr="00471C62">
              <w:rPr>
                <w:b/>
                <w:bCs/>
                <w:kern w:val="2"/>
                <w:sz w:val="21"/>
                <w:szCs w:val="22"/>
              </w:rPr>
              <w:t xml:space="preserve">    "type": 1</w:t>
            </w:r>
          </w:p>
          <w:p w:rsidR="00471C62" w:rsidRPr="00471C62" w:rsidRDefault="00471C62" w:rsidP="00471C62">
            <w:pPr>
              <w:rPr>
                <w:b/>
                <w:kern w:val="2"/>
                <w:sz w:val="21"/>
                <w:szCs w:val="22"/>
              </w:rPr>
            </w:pPr>
            <w:r w:rsidRPr="00471C62">
              <w:rPr>
                <w:b/>
                <w:bCs/>
                <w:kern w:val="2"/>
                <w:sz w:val="21"/>
                <w:szCs w:val="22"/>
              </w:rPr>
              <w:t>}</w:t>
            </w:r>
          </w:p>
        </w:tc>
      </w:tr>
      <w:tr w:rsidR="00471C62" w:rsidRPr="00471C62" w:rsidTr="00374E50">
        <w:tc>
          <w:tcPr>
            <w:tcW w:w="1838" w:type="dxa"/>
            <w:shd w:val="clear" w:color="auto" w:fill="A6A6A6" w:themeFill="background1" w:themeFillShade="A6"/>
            <w:vAlign w:val="center"/>
          </w:tcPr>
          <w:p w:rsidR="00471C62" w:rsidRPr="00471C62" w:rsidRDefault="00471C62" w:rsidP="00471C62">
            <w:pPr>
              <w:rPr>
                <w:kern w:val="2"/>
                <w:sz w:val="21"/>
                <w:szCs w:val="22"/>
                <w:u w:val="single"/>
              </w:rPr>
            </w:pPr>
            <w:r w:rsidRPr="00471C62">
              <w:rPr>
                <w:rFonts w:hint="eastAsia"/>
                <w:kern w:val="2"/>
                <w:sz w:val="21"/>
                <w:szCs w:val="22"/>
                <w:u w:val="single"/>
              </w:rPr>
              <w:t>后台返回码</w:t>
            </w:r>
          </w:p>
        </w:tc>
        <w:tc>
          <w:tcPr>
            <w:tcW w:w="2620" w:type="dxa"/>
            <w:shd w:val="clear" w:color="auto" w:fill="A6A6A6" w:themeFill="background1" w:themeFillShade="A6"/>
            <w:vAlign w:val="center"/>
          </w:tcPr>
          <w:p w:rsidR="00471C62" w:rsidRPr="00471C62" w:rsidRDefault="00471C62" w:rsidP="00471C62">
            <w:pPr>
              <w:rPr>
                <w:bCs/>
                <w:kern w:val="2"/>
                <w:sz w:val="21"/>
                <w:szCs w:val="22"/>
              </w:rPr>
            </w:pPr>
          </w:p>
        </w:tc>
        <w:tc>
          <w:tcPr>
            <w:tcW w:w="2762" w:type="dxa"/>
            <w:gridSpan w:val="2"/>
            <w:shd w:val="clear" w:color="auto" w:fill="A6A6A6" w:themeFill="background1" w:themeFillShade="A6"/>
          </w:tcPr>
          <w:p w:rsidR="00471C62" w:rsidRPr="00471C62" w:rsidRDefault="00471C62" w:rsidP="00471C62">
            <w:pPr>
              <w:rPr>
                <w:bCs/>
                <w:kern w:val="2"/>
                <w:sz w:val="21"/>
                <w:szCs w:val="22"/>
              </w:rPr>
            </w:pPr>
          </w:p>
        </w:tc>
        <w:tc>
          <w:tcPr>
            <w:tcW w:w="1847" w:type="dxa"/>
            <w:shd w:val="clear" w:color="auto" w:fill="A6A6A6" w:themeFill="background1" w:themeFillShade="A6"/>
          </w:tcPr>
          <w:p w:rsidR="00471C62" w:rsidRPr="00471C62" w:rsidRDefault="00471C62" w:rsidP="00471C62">
            <w:pPr>
              <w:rPr>
                <w:bCs/>
                <w:kern w:val="2"/>
                <w:sz w:val="21"/>
                <w:szCs w:val="22"/>
              </w:rPr>
            </w:pPr>
          </w:p>
        </w:tc>
      </w:tr>
      <w:tr w:rsidR="00471C62" w:rsidRPr="00471C62" w:rsidTr="00374E50">
        <w:tc>
          <w:tcPr>
            <w:tcW w:w="1838" w:type="dxa"/>
            <w:shd w:val="clear" w:color="auto" w:fill="FFFFFF" w:themeFill="background1"/>
            <w:vAlign w:val="center"/>
          </w:tcPr>
          <w:p w:rsidR="00471C62" w:rsidRPr="00471C62" w:rsidRDefault="00471C62" w:rsidP="00471C62">
            <w:pPr>
              <w:rPr>
                <w:kern w:val="2"/>
                <w:sz w:val="21"/>
                <w:szCs w:val="22"/>
              </w:rPr>
            </w:pPr>
            <w:r w:rsidRPr="00471C62">
              <w:rPr>
                <w:rFonts w:hint="eastAsia"/>
                <w:kern w:val="2"/>
                <w:sz w:val="21"/>
                <w:szCs w:val="22"/>
              </w:rPr>
              <w:t>rspCode</w:t>
            </w:r>
          </w:p>
        </w:tc>
        <w:tc>
          <w:tcPr>
            <w:tcW w:w="2620" w:type="dxa"/>
            <w:shd w:val="clear" w:color="auto" w:fill="FFFFFF" w:themeFill="background1"/>
          </w:tcPr>
          <w:p w:rsidR="00471C62" w:rsidRPr="00471C62" w:rsidRDefault="00471C62" w:rsidP="00471C62">
            <w:pPr>
              <w:rPr>
                <w:kern w:val="2"/>
                <w:sz w:val="21"/>
                <w:szCs w:val="22"/>
              </w:rPr>
            </w:pPr>
            <w:r w:rsidRPr="00471C62">
              <w:rPr>
                <w:rFonts w:hint="eastAsia"/>
                <w:bCs/>
                <w:kern w:val="2"/>
                <w:sz w:val="21"/>
                <w:szCs w:val="22"/>
              </w:rPr>
              <w:t>返回的状态码</w:t>
            </w:r>
          </w:p>
        </w:tc>
        <w:tc>
          <w:tcPr>
            <w:tcW w:w="2762" w:type="dxa"/>
            <w:gridSpan w:val="2"/>
            <w:shd w:val="clear" w:color="auto" w:fill="FFFFFF" w:themeFill="background1"/>
            <w:vAlign w:val="center"/>
          </w:tcPr>
          <w:p w:rsidR="00471C62" w:rsidRPr="00471C62" w:rsidRDefault="00471C62" w:rsidP="00471C62">
            <w:pPr>
              <w:rPr>
                <w:bCs/>
                <w:kern w:val="2"/>
                <w:sz w:val="21"/>
                <w:szCs w:val="22"/>
              </w:rPr>
            </w:pPr>
            <w:r w:rsidRPr="00471C62">
              <w:rPr>
                <w:rFonts w:hint="eastAsia"/>
                <w:bCs/>
                <w:kern w:val="2"/>
                <w:sz w:val="21"/>
                <w:szCs w:val="22"/>
              </w:rPr>
              <w:t xml:space="preserve">000 </w:t>
            </w:r>
            <w:r w:rsidRPr="00471C62">
              <w:rPr>
                <w:rFonts w:hint="eastAsia"/>
                <w:bCs/>
                <w:kern w:val="2"/>
                <w:sz w:val="21"/>
                <w:szCs w:val="22"/>
              </w:rPr>
              <w:t>为正常返回</w:t>
            </w:r>
            <w:r w:rsidRPr="00471C62">
              <w:rPr>
                <w:rFonts w:hint="eastAsia"/>
                <w:bCs/>
                <w:kern w:val="2"/>
                <w:sz w:val="21"/>
                <w:szCs w:val="22"/>
              </w:rPr>
              <w:t>,</w:t>
            </w:r>
            <w:r w:rsidRPr="00471C62">
              <w:rPr>
                <w:rFonts w:hint="eastAsia"/>
                <w:bCs/>
                <w:kern w:val="2"/>
                <w:sz w:val="21"/>
                <w:szCs w:val="22"/>
              </w:rPr>
              <w:t>其他为异常返回</w:t>
            </w:r>
          </w:p>
        </w:tc>
        <w:tc>
          <w:tcPr>
            <w:tcW w:w="1847" w:type="dxa"/>
            <w:shd w:val="clear" w:color="auto" w:fill="FFFFFF" w:themeFill="background1"/>
            <w:vAlign w:val="center"/>
          </w:tcPr>
          <w:p w:rsidR="00471C62" w:rsidRPr="00471C62" w:rsidRDefault="00471C62" w:rsidP="00471C62">
            <w:pPr>
              <w:rPr>
                <w:kern w:val="2"/>
                <w:sz w:val="21"/>
                <w:szCs w:val="22"/>
              </w:rPr>
            </w:pPr>
          </w:p>
        </w:tc>
      </w:tr>
      <w:tr w:rsidR="00471C62" w:rsidRPr="00471C62" w:rsidTr="00374E50">
        <w:tc>
          <w:tcPr>
            <w:tcW w:w="1838" w:type="dxa"/>
            <w:shd w:val="clear" w:color="auto" w:fill="FFFFFF" w:themeFill="background1"/>
            <w:vAlign w:val="center"/>
          </w:tcPr>
          <w:p w:rsidR="00471C62" w:rsidRPr="00471C62" w:rsidRDefault="00471C62" w:rsidP="00471C62">
            <w:pPr>
              <w:rPr>
                <w:kern w:val="2"/>
                <w:sz w:val="21"/>
                <w:szCs w:val="22"/>
              </w:rPr>
            </w:pPr>
            <w:r w:rsidRPr="00471C62">
              <w:rPr>
                <w:rFonts w:hint="eastAsia"/>
                <w:kern w:val="2"/>
                <w:sz w:val="21"/>
                <w:szCs w:val="22"/>
              </w:rPr>
              <w:t>rspDesc</w:t>
            </w:r>
          </w:p>
        </w:tc>
        <w:tc>
          <w:tcPr>
            <w:tcW w:w="2620" w:type="dxa"/>
            <w:shd w:val="clear" w:color="auto" w:fill="FFFFFF" w:themeFill="background1"/>
          </w:tcPr>
          <w:p w:rsidR="00471C62" w:rsidRPr="00471C62" w:rsidRDefault="00471C62" w:rsidP="00471C62">
            <w:pPr>
              <w:rPr>
                <w:kern w:val="2"/>
                <w:sz w:val="21"/>
                <w:szCs w:val="22"/>
              </w:rPr>
            </w:pPr>
            <w:r w:rsidRPr="00471C62">
              <w:rPr>
                <w:rFonts w:hint="eastAsia"/>
                <w:bCs/>
                <w:kern w:val="2"/>
                <w:sz w:val="21"/>
                <w:szCs w:val="22"/>
              </w:rPr>
              <w:t>返回的状态码</w:t>
            </w:r>
            <w:r w:rsidRPr="00471C62">
              <w:rPr>
                <w:rFonts w:hint="eastAsia"/>
                <w:kern w:val="2"/>
                <w:sz w:val="21"/>
                <w:szCs w:val="22"/>
              </w:rPr>
              <w:t>描述</w:t>
            </w:r>
          </w:p>
        </w:tc>
        <w:tc>
          <w:tcPr>
            <w:tcW w:w="2762" w:type="dxa"/>
            <w:gridSpan w:val="2"/>
            <w:shd w:val="clear" w:color="auto" w:fill="FFFFFF" w:themeFill="background1"/>
            <w:vAlign w:val="center"/>
          </w:tcPr>
          <w:p w:rsidR="00471C62" w:rsidRPr="00471C62" w:rsidRDefault="00471C62" w:rsidP="00471C62">
            <w:pPr>
              <w:rPr>
                <w:bCs/>
                <w:kern w:val="2"/>
                <w:sz w:val="21"/>
                <w:szCs w:val="22"/>
              </w:rPr>
            </w:pPr>
            <w:r w:rsidRPr="00471C62">
              <w:rPr>
                <w:rFonts w:hint="eastAsia"/>
                <w:bCs/>
                <w:kern w:val="2"/>
                <w:sz w:val="21"/>
                <w:szCs w:val="22"/>
              </w:rPr>
              <w:t>异常返回时的异常说明</w:t>
            </w:r>
          </w:p>
        </w:tc>
        <w:tc>
          <w:tcPr>
            <w:tcW w:w="1847" w:type="dxa"/>
            <w:shd w:val="clear" w:color="auto" w:fill="FFFFFF" w:themeFill="background1"/>
            <w:vAlign w:val="center"/>
          </w:tcPr>
          <w:p w:rsidR="00471C62" w:rsidRPr="00471C62" w:rsidRDefault="00471C62" w:rsidP="00471C62">
            <w:pPr>
              <w:rPr>
                <w:kern w:val="2"/>
                <w:sz w:val="21"/>
                <w:szCs w:val="22"/>
              </w:rPr>
            </w:pPr>
          </w:p>
        </w:tc>
      </w:tr>
      <w:tr w:rsidR="006A239C" w:rsidRPr="00471C62" w:rsidTr="00374E50">
        <w:tc>
          <w:tcPr>
            <w:tcW w:w="1838" w:type="dxa"/>
            <w:shd w:val="clear" w:color="auto" w:fill="FFFFFF" w:themeFill="background1"/>
            <w:vAlign w:val="center"/>
          </w:tcPr>
          <w:p w:rsidR="006A239C" w:rsidRPr="00471C62" w:rsidRDefault="006A239C" w:rsidP="00471C62">
            <w:r w:rsidRPr="006A239C">
              <w:rPr>
                <w:bCs/>
              </w:rPr>
              <w:lastRenderedPageBreak/>
              <w:t>total</w:t>
            </w:r>
          </w:p>
        </w:tc>
        <w:tc>
          <w:tcPr>
            <w:tcW w:w="2620" w:type="dxa"/>
            <w:shd w:val="clear" w:color="auto" w:fill="FFFFFF" w:themeFill="background1"/>
          </w:tcPr>
          <w:p w:rsidR="006A239C" w:rsidRPr="00471C62" w:rsidRDefault="006A239C" w:rsidP="00471C62">
            <w:pPr>
              <w:rPr>
                <w:bCs/>
              </w:rPr>
            </w:pPr>
            <w:r>
              <w:rPr>
                <w:rFonts w:hint="eastAsia"/>
                <w:bCs/>
              </w:rPr>
              <w:t>总共数量</w:t>
            </w:r>
          </w:p>
        </w:tc>
        <w:tc>
          <w:tcPr>
            <w:tcW w:w="2762" w:type="dxa"/>
            <w:gridSpan w:val="2"/>
            <w:shd w:val="clear" w:color="auto" w:fill="FFFFFF" w:themeFill="background1"/>
            <w:vAlign w:val="center"/>
          </w:tcPr>
          <w:p w:rsidR="006A239C" w:rsidRPr="00471C62" w:rsidRDefault="006A239C" w:rsidP="00471C62">
            <w:pPr>
              <w:rPr>
                <w:bCs/>
              </w:rPr>
            </w:pPr>
          </w:p>
        </w:tc>
        <w:tc>
          <w:tcPr>
            <w:tcW w:w="1847" w:type="dxa"/>
            <w:shd w:val="clear" w:color="auto" w:fill="FFFFFF" w:themeFill="background1"/>
            <w:vAlign w:val="center"/>
          </w:tcPr>
          <w:p w:rsidR="006A239C" w:rsidRPr="00471C62" w:rsidRDefault="006A239C" w:rsidP="00471C62"/>
        </w:tc>
      </w:tr>
      <w:tr w:rsidR="006A239C" w:rsidRPr="00471C62" w:rsidTr="00374E50">
        <w:tc>
          <w:tcPr>
            <w:tcW w:w="1838" w:type="dxa"/>
            <w:shd w:val="clear" w:color="auto" w:fill="FFFFFF" w:themeFill="background1"/>
            <w:vAlign w:val="center"/>
          </w:tcPr>
          <w:p w:rsidR="006A239C" w:rsidRPr="00471C62" w:rsidRDefault="006A239C" w:rsidP="00471C62">
            <w:r w:rsidRPr="006A239C">
              <w:rPr>
                <w:bCs/>
              </w:rPr>
              <w:t>rows</w:t>
            </w:r>
          </w:p>
        </w:tc>
        <w:tc>
          <w:tcPr>
            <w:tcW w:w="2620" w:type="dxa"/>
            <w:shd w:val="clear" w:color="auto" w:fill="FFFFFF" w:themeFill="background1"/>
          </w:tcPr>
          <w:p w:rsidR="006A239C" w:rsidRPr="00471C62" w:rsidRDefault="006A239C" w:rsidP="00471C62">
            <w:pPr>
              <w:rPr>
                <w:bCs/>
              </w:rPr>
            </w:pPr>
            <w:r>
              <w:rPr>
                <w:rFonts w:hint="eastAsia"/>
                <w:bCs/>
              </w:rPr>
              <w:t>每页总数</w:t>
            </w:r>
          </w:p>
        </w:tc>
        <w:tc>
          <w:tcPr>
            <w:tcW w:w="2762" w:type="dxa"/>
            <w:gridSpan w:val="2"/>
            <w:shd w:val="clear" w:color="auto" w:fill="FFFFFF" w:themeFill="background1"/>
            <w:vAlign w:val="center"/>
          </w:tcPr>
          <w:p w:rsidR="006A239C" w:rsidRPr="00471C62" w:rsidRDefault="006A239C" w:rsidP="00471C62">
            <w:pPr>
              <w:rPr>
                <w:bCs/>
              </w:rPr>
            </w:pPr>
          </w:p>
        </w:tc>
        <w:tc>
          <w:tcPr>
            <w:tcW w:w="1847" w:type="dxa"/>
            <w:shd w:val="clear" w:color="auto" w:fill="FFFFFF" w:themeFill="background1"/>
            <w:vAlign w:val="center"/>
          </w:tcPr>
          <w:p w:rsidR="006A239C" w:rsidRPr="00471C62" w:rsidRDefault="006A239C" w:rsidP="00471C62"/>
        </w:tc>
      </w:tr>
      <w:tr w:rsidR="005668B9" w:rsidRPr="00471C62" w:rsidTr="00374E50">
        <w:tc>
          <w:tcPr>
            <w:tcW w:w="1838" w:type="dxa"/>
            <w:vMerge w:val="restart"/>
            <w:shd w:val="clear" w:color="auto" w:fill="FFFFFF" w:themeFill="background1"/>
            <w:vAlign w:val="center"/>
          </w:tcPr>
          <w:p w:rsidR="005668B9" w:rsidRPr="00471C62" w:rsidRDefault="005668B9" w:rsidP="00471C62">
            <w:r w:rsidRPr="006A239C">
              <w:rPr>
                <w:bCs/>
              </w:rPr>
              <w:t>reserveHelpList</w:t>
            </w:r>
          </w:p>
        </w:tc>
        <w:tc>
          <w:tcPr>
            <w:tcW w:w="2620" w:type="dxa"/>
            <w:shd w:val="clear" w:color="auto" w:fill="FFFFFF" w:themeFill="background1"/>
          </w:tcPr>
          <w:p w:rsidR="005668B9" w:rsidRPr="00471C62" w:rsidRDefault="005668B9" w:rsidP="00471C62">
            <w:pPr>
              <w:rPr>
                <w:bCs/>
              </w:rPr>
            </w:pPr>
            <w:r w:rsidRPr="006A239C">
              <w:rPr>
                <w:bCs/>
              </w:rPr>
              <w:t>type</w:t>
            </w:r>
          </w:p>
        </w:tc>
        <w:tc>
          <w:tcPr>
            <w:tcW w:w="2762" w:type="dxa"/>
            <w:gridSpan w:val="2"/>
            <w:shd w:val="clear" w:color="auto" w:fill="FFFFFF" w:themeFill="background1"/>
            <w:vAlign w:val="center"/>
          </w:tcPr>
          <w:p w:rsidR="005668B9" w:rsidRPr="00471C62" w:rsidRDefault="00894C1F" w:rsidP="00471C62">
            <w:pPr>
              <w:rPr>
                <w:bCs/>
              </w:rPr>
            </w:pPr>
            <w:r>
              <w:rPr>
                <w:rFonts w:hint="eastAsia"/>
                <w:bCs/>
              </w:rPr>
              <w:t>类别</w:t>
            </w:r>
            <w:r>
              <w:rPr>
                <w:rFonts w:hint="eastAsia"/>
                <w:bCs/>
              </w:rPr>
              <w:t xml:space="preserve"> 1</w:t>
            </w:r>
            <w:r>
              <w:rPr>
                <w:rFonts w:hint="eastAsia"/>
                <w:bCs/>
              </w:rPr>
              <w:t>：明捐物；</w:t>
            </w:r>
            <w:r>
              <w:rPr>
                <w:rFonts w:hint="eastAsia"/>
                <w:bCs/>
              </w:rPr>
              <w:t>2</w:t>
            </w:r>
            <w:r>
              <w:rPr>
                <w:rFonts w:hint="eastAsia"/>
                <w:bCs/>
              </w:rPr>
              <w:t>：明捐钱；</w:t>
            </w:r>
            <w:r>
              <w:rPr>
                <w:rFonts w:hint="eastAsia"/>
                <w:bCs/>
              </w:rPr>
              <w:t>3</w:t>
            </w:r>
            <w:r>
              <w:rPr>
                <w:rFonts w:hint="eastAsia"/>
                <w:bCs/>
              </w:rPr>
              <w:t>：盲捐物</w:t>
            </w:r>
          </w:p>
        </w:tc>
        <w:tc>
          <w:tcPr>
            <w:tcW w:w="1847" w:type="dxa"/>
            <w:shd w:val="clear" w:color="auto" w:fill="FFFFFF" w:themeFill="background1"/>
            <w:vAlign w:val="center"/>
          </w:tcPr>
          <w:p w:rsidR="005668B9" w:rsidRPr="00471C62" w:rsidRDefault="005668B9" w:rsidP="00471C62"/>
        </w:tc>
      </w:tr>
      <w:tr w:rsidR="005668B9" w:rsidRPr="00471C62" w:rsidTr="00374E50">
        <w:tc>
          <w:tcPr>
            <w:tcW w:w="1838" w:type="dxa"/>
            <w:vMerge/>
            <w:shd w:val="clear" w:color="auto" w:fill="FFFFFF" w:themeFill="background1"/>
            <w:vAlign w:val="center"/>
          </w:tcPr>
          <w:p w:rsidR="005668B9" w:rsidRPr="00471C62" w:rsidRDefault="005668B9" w:rsidP="00471C62"/>
        </w:tc>
        <w:tc>
          <w:tcPr>
            <w:tcW w:w="2620" w:type="dxa"/>
            <w:shd w:val="clear" w:color="auto" w:fill="FFFFFF" w:themeFill="background1"/>
          </w:tcPr>
          <w:p w:rsidR="005668B9" w:rsidRPr="00471C62" w:rsidRDefault="005668B9" w:rsidP="00471C62">
            <w:pPr>
              <w:rPr>
                <w:bCs/>
              </w:rPr>
            </w:pPr>
            <w:r w:rsidRPr="006A239C">
              <w:rPr>
                <w:bCs/>
              </w:rPr>
              <w:t>id</w:t>
            </w:r>
          </w:p>
        </w:tc>
        <w:tc>
          <w:tcPr>
            <w:tcW w:w="2762" w:type="dxa"/>
            <w:gridSpan w:val="2"/>
            <w:shd w:val="clear" w:color="auto" w:fill="FFFFFF" w:themeFill="background1"/>
            <w:vAlign w:val="center"/>
          </w:tcPr>
          <w:p w:rsidR="005668B9" w:rsidRPr="00471C62" w:rsidRDefault="00894C1F" w:rsidP="00471C62">
            <w:pPr>
              <w:rPr>
                <w:bCs/>
              </w:rPr>
            </w:pPr>
            <w:r>
              <w:rPr>
                <w:rFonts w:hint="eastAsia"/>
                <w:bCs/>
              </w:rPr>
              <w:t>ID</w:t>
            </w:r>
          </w:p>
        </w:tc>
        <w:tc>
          <w:tcPr>
            <w:tcW w:w="1847" w:type="dxa"/>
            <w:shd w:val="clear" w:color="auto" w:fill="FFFFFF" w:themeFill="background1"/>
            <w:vAlign w:val="center"/>
          </w:tcPr>
          <w:p w:rsidR="005668B9" w:rsidRPr="00471C62" w:rsidRDefault="005668B9" w:rsidP="00471C62"/>
        </w:tc>
      </w:tr>
      <w:tr w:rsidR="005668B9" w:rsidRPr="00471C62" w:rsidTr="00374E50">
        <w:tc>
          <w:tcPr>
            <w:tcW w:w="1838" w:type="dxa"/>
            <w:vMerge/>
            <w:shd w:val="clear" w:color="auto" w:fill="FFFFFF" w:themeFill="background1"/>
            <w:vAlign w:val="center"/>
          </w:tcPr>
          <w:p w:rsidR="005668B9" w:rsidRPr="00471C62" w:rsidRDefault="005668B9" w:rsidP="00471C62"/>
        </w:tc>
        <w:tc>
          <w:tcPr>
            <w:tcW w:w="2620" w:type="dxa"/>
            <w:shd w:val="clear" w:color="auto" w:fill="FFFFFF" w:themeFill="background1"/>
          </w:tcPr>
          <w:p w:rsidR="005668B9" w:rsidRPr="00471C62" w:rsidRDefault="005668B9" w:rsidP="00471C62">
            <w:pPr>
              <w:rPr>
                <w:bCs/>
              </w:rPr>
            </w:pPr>
            <w:r w:rsidRPr="006A239C">
              <w:rPr>
                <w:bCs/>
              </w:rPr>
              <w:t>userId</w:t>
            </w:r>
          </w:p>
        </w:tc>
        <w:tc>
          <w:tcPr>
            <w:tcW w:w="2762" w:type="dxa"/>
            <w:gridSpan w:val="2"/>
            <w:shd w:val="clear" w:color="auto" w:fill="FFFFFF" w:themeFill="background1"/>
            <w:vAlign w:val="center"/>
          </w:tcPr>
          <w:p w:rsidR="005668B9" w:rsidRPr="00471C62" w:rsidRDefault="00894C1F" w:rsidP="00471C62">
            <w:pPr>
              <w:rPr>
                <w:bCs/>
              </w:rPr>
            </w:pPr>
            <w:r>
              <w:rPr>
                <w:rFonts w:hint="eastAsia"/>
                <w:bCs/>
              </w:rPr>
              <w:t>用户</w:t>
            </w:r>
            <w:r>
              <w:rPr>
                <w:rFonts w:hint="eastAsia"/>
                <w:bCs/>
              </w:rPr>
              <w:t>ID</w:t>
            </w:r>
          </w:p>
        </w:tc>
        <w:tc>
          <w:tcPr>
            <w:tcW w:w="1847" w:type="dxa"/>
            <w:shd w:val="clear" w:color="auto" w:fill="FFFFFF" w:themeFill="background1"/>
            <w:vAlign w:val="center"/>
          </w:tcPr>
          <w:p w:rsidR="005668B9" w:rsidRPr="00471C62" w:rsidRDefault="005668B9" w:rsidP="00471C62"/>
        </w:tc>
      </w:tr>
      <w:tr w:rsidR="005668B9" w:rsidRPr="00471C62" w:rsidTr="00374E50">
        <w:tc>
          <w:tcPr>
            <w:tcW w:w="1838" w:type="dxa"/>
            <w:vMerge/>
            <w:shd w:val="clear" w:color="auto" w:fill="FFFFFF" w:themeFill="background1"/>
            <w:vAlign w:val="center"/>
          </w:tcPr>
          <w:p w:rsidR="005668B9" w:rsidRPr="00471C62" w:rsidRDefault="005668B9" w:rsidP="00471C62"/>
        </w:tc>
        <w:tc>
          <w:tcPr>
            <w:tcW w:w="2620" w:type="dxa"/>
            <w:shd w:val="clear" w:color="auto" w:fill="FFFFFF" w:themeFill="background1"/>
          </w:tcPr>
          <w:p w:rsidR="005668B9" w:rsidRPr="00471C62" w:rsidRDefault="005668B9" w:rsidP="00471C62">
            <w:pPr>
              <w:rPr>
                <w:bCs/>
              </w:rPr>
            </w:pPr>
            <w:r w:rsidRPr="006A239C">
              <w:rPr>
                <w:bCs/>
              </w:rPr>
              <w:t>nickname</w:t>
            </w:r>
          </w:p>
        </w:tc>
        <w:tc>
          <w:tcPr>
            <w:tcW w:w="2762" w:type="dxa"/>
            <w:gridSpan w:val="2"/>
            <w:shd w:val="clear" w:color="auto" w:fill="FFFFFF" w:themeFill="background1"/>
            <w:vAlign w:val="center"/>
          </w:tcPr>
          <w:p w:rsidR="005668B9" w:rsidRPr="00471C62" w:rsidRDefault="00894C1F" w:rsidP="00471C62">
            <w:pPr>
              <w:rPr>
                <w:bCs/>
              </w:rPr>
            </w:pPr>
            <w:r>
              <w:rPr>
                <w:rFonts w:hint="eastAsia"/>
                <w:bCs/>
              </w:rPr>
              <w:t>昵称</w:t>
            </w:r>
          </w:p>
        </w:tc>
        <w:tc>
          <w:tcPr>
            <w:tcW w:w="1847" w:type="dxa"/>
            <w:shd w:val="clear" w:color="auto" w:fill="FFFFFF" w:themeFill="background1"/>
            <w:vAlign w:val="center"/>
          </w:tcPr>
          <w:p w:rsidR="005668B9" w:rsidRPr="00471C62" w:rsidRDefault="005668B9" w:rsidP="00471C62"/>
        </w:tc>
      </w:tr>
      <w:tr w:rsidR="005668B9" w:rsidRPr="00471C62" w:rsidTr="00374E50">
        <w:tc>
          <w:tcPr>
            <w:tcW w:w="1838" w:type="dxa"/>
            <w:vMerge/>
            <w:shd w:val="clear" w:color="auto" w:fill="FFFFFF" w:themeFill="background1"/>
            <w:vAlign w:val="center"/>
          </w:tcPr>
          <w:p w:rsidR="005668B9" w:rsidRPr="00471C62" w:rsidRDefault="005668B9" w:rsidP="00471C62"/>
        </w:tc>
        <w:tc>
          <w:tcPr>
            <w:tcW w:w="2620" w:type="dxa"/>
            <w:shd w:val="clear" w:color="auto" w:fill="FFFFFF" w:themeFill="background1"/>
          </w:tcPr>
          <w:p w:rsidR="005668B9" w:rsidRPr="00471C62" w:rsidRDefault="005668B9" w:rsidP="00471C62">
            <w:pPr>
              <w:rPr>
                <w:bCs/>
              </w:rPr>
            </w:pPr>
            <w:r w:rsidRPr="006A239C">
              <w:rPr>
                <w:bCs/>
              </w:rPr>
              <w:t>loginname</w:t>
            </w:r>
          </w:p>
        </w:tc>
        <w:tc>
          <w:tcPr>
            <w:tcW w:w="2762" w:type="dxa"/>
            <w:gridSpan w:val="2"/>
            <w:shd w:val="clear" w:color="auto" w:fill="FFFFFF" w:themeFill="background1"/>
            <w:vAlign w:val="center"/>
          </w:tcPr>
          <w:p w:rsidR="005668B9" w:rsidRPr="00471C62" w:rsidRDefault="00894C1F" w:rsidP="00471C62">
            <w:pPr>
              <w:rPr>
                <w:bCs/>
              </w:rPr>
            </w:pPr>
            <w:r>
              <w:rPr>
                <w:rFonts w:hint="eastAsia"/>
                <w:bCs/>
              </w:rPr>
              <w:t>登录名称</w:t>
            </w:r>
          </w:p>
        </w:tc>
        <w:tc>
          <w:tcPr>
            <w:tcW w:w="1847" w:type="dxa"/>
            <w:shd w:val="clear" w:color="auto" w:fill="FFFFFF" w:themeFill="background1"/>
            <w:vAlign w:val="center"/>
          </w:tcPr>
          <w:p w:rsidR="005668B9" w:rsidRPr="00471C62" w:rsidRDefault="005668B9" w:rsidP="00471C62"/>
        </w:tc>
      </w:tr>
      <w:tr w:rsidR="005668B9" w:rsidRPr="00471C62" w:rsidTr="00374E50">
        <w:tc>
          <w:tcPr>
            <w:tcW w:w="1838" w:type="dxa"/>
            <w:vMerge/>
            <w:shd w:val="clear" w:color="auto" w:fill="FFFFFF" w:themeFill="background1"/>
            <w:vAlign w:val="center"/>
          </w:tcPr>
          <w:p w:rsidR="005668B9" w:rsidRPr="00471C62" w:rsidRDefault="005668B9" w:rsidP="00471C62"/>
        </w:tc>
        <w:tc>
          <w:tcPr>
            <w:tcW w:w="2620" w:type="dxa"/>
            <w:shd w:val="clear" w:color="auto" w:fill="FFFFFF" w:themeFill="background1"/>
          </w:tcPr>
          <w:p w:rsidR="005668B9" w:rsidRPr="00471C62" w:rsidRDefault="005668B9" w:rsidP="00471C62">
            <w:pPr>
              <w:rPr>
                <w:bCs/>
              </w:rPr>
            </w:pPr>
            <w:r w:rsidRPr="005668B9">
              <w:rPr>
                <w:bCs/>
              </w:rPr>
              <w:t>phId</w:t>
            </w:r>
          </w:p>
        </w:tc>
        <w:tc>
          <w:tcPr>
            <w:tcW w:w="2762" w:type="dxa"/>
            <w:gridSpan w:val="2"/>
            <w:shd w:val="clear" w:color="auto" w:fill="FFFFFF" w:themeFill="background1"/>
            <w:vAlign w:val="center"/>
          </w:tcPr>
          <w:p w:rsidR="005668B9" w:rsidRPr="00471C62" w:rsidRDefault="00894C1F" w:rsidP="00471C62">
            <w:pPr>
              <w:rPr>
                <w:bCs/>
              </w:rPr>
            </w:pPr>
            <w:r>
              <w:rPr>
                <w:rFonts w:hint="eastAsia"/>
                <w:bCs/>
              </w:rPr>
              <w:t>发布</w:t>
            </w:r>
          </w:p>
        </w:tc>
        <w:tc>
          <w:tcPr>
            <w:tcW w:w="1847" w:type="dxa"/>
            <w:shd w:val="clear" w:color="auto" w:fill="FFFFFF" w:themeFill="background1"/>
            <w:vAlign w:val="center"/>
          </w:tcPr>
          <w:p w:rsidR="005668B9" w:rsidRPr="00471C62" w:rsidRDefault="005668B9" w:rsidP="00471C62"/>
        </w:tc>
      </w:tr>
      <w:tr w:rsidR="005668B9" w:rsidRPr="00471C62" w:rsidTr="00374E50">
        <w:tc>
          <w:tcPr>
            <w:tcW w:w="1838" w:type="dxa"/>
            <w:vMerge/>
            <w:shd w:val="clear" w:color="auto" w:fill="FFFFFF" w:themeFill="background1"/>
            <w:vAlign w:val="center"/>
          </w:tcPr>
          <w:p w:rsidR="005668B9" w:rsidRPr="00471C62" w:rsidRDefault="005668B9" w:rsidP="00471C62"/>
        </w:tc>
        <w:tc>
          <w:tcPr>
            <w:tcW w:w="2620" w:type="dxa"/>
            <w:shd w:val="clear" w:color="auto" w:fill="FFFFFF" w:themeFill="background1"/>
          </w:tcPr>
          <w:p w:rsidR="005668B9" w:rsidRPr="00471C62" w:rsidRDefault="005668B9" w:rsidP="00471C62">
            <w:pPr>
              <w:rPr>
                <w:bCs/>
              </w:rPr>
            </w:pPr>
            <w:r w:rsidRPr="005668B9">
              <w:rPr>
                <w:bCs/>
              </w:rPr>
              <w:t>applyStatus</w:t>
            </w:r>
          </w:p>
        </w:tc>
        <w:tc>
          <w:tcPr>
            <w:tcW w:w="2762" w:type="dxa"/>
            <w:gridSpan w:val="2"/>
            <w:shd w:val="clear" w:color="auto" w:fill="FFFFFF" w:themeFill="background1"/>
            <w:vAlign w:val="center"/>
          </w:tcPr>
          <w:p w:rsidR="005668B9" w:rsidRPr="00471C62" w:rsidRDefault="00894C1F" w:rsidP="00471C62">
            <w:pPr>
              <w:rPr>
                <w:bCs/>
              </w:rPr>
            </w:pPr>
            <w:r>
              <w:rPr>
                <w:rFonts w:ascii="Consolas" w:hAnsi="Consolas" w:cs="Consolas" w:hint="eastAsia"/>
                <w:bCs/>
                <w:szCs w:val="21"/>
              </w:rPr>
              <w:t>捐赠状态（</w:t>
            </w:r>
            <w:r w:rsidRPr="00997098">
              <w:rPr>
                <w:rFonts w:ascii="Consolas" w:hAnsi="Consolas" w:cs="Consolas" w:hint="eastAsia"/>
                <w:bCs/>
                <w:szCs w:val="21"/>
              </w:rPr>
              <w:t>0</w:t>
            </w:r>
            <w:r w:rsidRPr="00997098">
              <w:rPr>
                <w:rFonts w:ascii="Consolas" w:hAnsi="Consolas" w:cs="Consolas" w:hint="eastAsia"/>
                <w:bCs/>
                <w:szCs w:val="21"/>
              </w:rPr>
              <w:t>：未有人捐赠，</w:t>
            </w:r>
            <w:r w:rsidRPr="00997098">
              <w:rPr>
                <w:rFonts w:ascii="Consolas" w:hAnsi="Consolas" w:cs="Consolas" w:hint="eastAsia"/>
                <w:bCs/>
                <w:szCs w:val="21"/>
              </w:rPr>
              <w:t>1</w:t>
            </w:r>
            <w:r w:rsidRPr="00997098">
              <w:rPr>
                <w:rFonts w:ascii="Consolas" w:hAnsi="Consolas" w:cs="Consolas" w:hint="eastAsia"/>
                <w:bCs/>
                <w:szCs w:val="21"/>
              </w:rPr>
              <w:t>：已有人捐赠</w:t>
            </w:r>
            <w:r>
              <w:rPr>
                <w:rFonts w:ascii="Consolas" w:hAnsi="Consolas" w:cs="Consolas" w:hint="eastAsia"/>
                <w:bCs/>
                <w:szCs w:val="21"/>
              </w:rPr>
              <w:t>）</w:t>
            </w:r>
          </w:p>
        </w:tc>
        <w:tc>
          <w:tcPr>
            <w:tcW w:w="1847" w:type="dxa"/>
            <w:shd w:val="clear" w:color="auto" w:fill="FFFFFF" w:themeFill="background1"/>
            <w:vAlign w:val="center"/>
          </w:tcPr>
          <w:p w:rsidR="005668B9" w:rsidRPr="00471C62" w:rsidRDefault="005668B9" w:rsidP="00471C62"/>
        </w:tc>
      </w:tr>
      <w:tr w:rsidR="005668B9" w:rsidRPr="00471C62" w:rsidTr="00374E50">
        <w:tc>
          <w:tcPr>
            <w:tcW w:w="1838" w:type="dxa"/>
            <w:vMerge/>
            <w:shd w:val="clear" w:color="auto" w:fill="FFFFFF" w:themeFill="background1"/>
            <w:vAlign w:val="center"/>
          </w:tcPr>
          <w:p w:rsidR="005668B9" w:rsidRPr="00471C62" w:rsidRDefault="005668B9" w:rsidP="00471C62"/>
        </w:tc>
        <w:tc>
          <w:tcPr>
            <w:tcW w:w="2620" w:type="dxa"/>
            <w:shd w:val="clear" w:color="auto" w:fill="FFFFFF" w:themeFill="background1"/>
          </w:tcPr>
          <w:p w:rsidR="005668B9" w:rsidRPr="00471C62" w:rsidRDefault="005668B9" w:rsidP="00471C62">
            <w:pPr>
              <w:rPr>
                <w:bCs/>
              </w:rPr>
            </w:pPr>
            <w:r w:rsidRPr="005668B9">
              <w:rPr>
                <w:rFonts w:hint="eastAsia"/>
                <w:bCs/>
              </w:rPr>
              <w:t>itemsName</w:t>
            </w:r>
          </w:p>
        </w:tc>
        <w:tc>
          <w:tcPr>
            <w:tcW w:w="2762" w:type="dxa"/>
            <w:gridSpan w:val="2"/>
            <w:shd w:val="clear" w:color="auto" w:fill="FFFFFF" w:themeFill="background1"/>
            <w:vAlign w:val="center"/>
          </w:tcPr>
          <w:p w:rsidR="005668B9" w:rsidRPr="00471C62" w:rsidRDefault="00894C1F" w:rsidP="00471C62">
            <w:pPr>
              <w:rPr>
                <w:bCs/>
              </w:rPr>
            </w:pPr>
            <w:r>
              <w:rPr>
                <w:rFonts w:hint="eastAsia"/>
                <w:bCs/>
              </w:rPr>
              <w:t>物品名称</w:t>
            </w:r>
          </w:p>
        </w:tc>
        <w:tc>
          <w:tcPr>
            <w:tcW w:w="1847" w:type="dxa"/>
            <w:shd w:val="clear" w:color="auto" w:fill="FFFFFF" w:themeFill="background1"/>
            <w:vAlign w:val="center"/>
          </w:tcPr>
          <w:p w:rsidR="005668B9" w:rsidRPr="00471C62" w:rsidRDefault="005668B9" w:rsidP="00471C62"/>
        </w:tc>
      </w:tr>
      <w:tr w:rsidR="005668B9" w:rsidRPr="00471C62" w:rsidTr="00374E50">
        <w:tc>
          <w:tcPr>
            <w:tcW w:w="1838" w:type="dxa"/>
            <w:vMerge/>
            <w:shd w:val="clear" w:color="auto" w:fill="FFFFFF" w:themeFill="background1"/>
            <w:vAlign w:val="center"/>
          </w:tcPr>
          <w:p w:rsidR="005668B9" w:rsidRPr="00471C62" w:rsidRDefault="005668B9" w:rsidP="00471C62"/>
        </w:tc>
        <w:tc>
          <w:tcPr>
            <w:tcW w:w="2620" w:type="dxa"/>
            <w:shd w:val="clear" w:color="auto" w:fill="FFFFFF" w:themeFill="background1"/>
          </w:tcPr>
          <w:p w:rsidR="005668B9" w:rsidRPr="00471C62" w:rsidRDefault="005668B9" w:rsidP="00471C62">
            <w:pPr>
              <w:rPr>
                <w:bCs/>
              </w:rPr>
            </w:pPr>
            <w:r w:rsidRPr="005668B9">
              <w:rPr>
                <w:rFonts w:hint="eastAsia"/>
                <w:bCs/>
              </w:rPr>
              <w:t>itemsDesc</w:t>
            </w:r>
          </w:p>
        </w:tc>
        <w:tc>
          <w:tcPr>
            <w:tcW w:w="2762" w:type="dxa"/>
            <w:gridSpan w:val="2"/>
            <w:shd w:val="clear" w:color="auto" w:fill="FFFFFF" w:themeFill="background1"/>
            <w:vAlign w:val="center"/>
          </w:tcPr>
          <w:p w:rsidR="005668B9" w:rsidRPr="00471C62" w:rsidRDefault="00894C1F" w:rsidP="00471C62">
            <w:pPr>
              <w:rPr>
                <w:bCs/>
              </w:rPr>
            </w:pPr>
            <w:r>
              <w:rPr>
                <w:rFonts w:hint="eastAsia"/>
                <w:bCs/>
              </w:rPr>
              <w:t>物品描述</w:t>
            </w:r>
          </w:p>
        </w:tc>
        <w:tc>
          <w:tcPr>
            <w:tcW w:w="1847" w:type="dxa"/>
            <w:shd w:val="clear" w:color="auto" w:fill="FFFFFF" w:themeFill="background1"/>
            <w:vAlign w:val="center"/>
          </w:tcPr>
          <w:p w:rsidR="005668B9" w:rsidRPr="00471C62" w:rsidRDefault="005668B9" w:rsidP="00471C62"/>
        </w:tc>
      </w:tr>
      <w:tr w:rsidR="005668B9" w:rsidRPr="00471C62" w:rsidTr="00374E50">
        <w:tc>
          <w:tcPr>
            <w:tcW w:w="1838" w:type="dxa"/>
            <w:vMerge/>
            <w:shd w:val="clear" w:color="auto" w:fill="FFFFFF" w:themeFill="background1"/>
            <w:vAlign w:val="center"/>
          </w:tcPr>
          <w:p w:rsidR="005668B9" w:rsidRPr="00471C62" w:rsidRDefault="005668B9" w:rsidP="00471C62"/>
        </w:tc>
        <w:tc>
          <w:tcPr>
            <w:tcW w:w="2620" w:type="dxa"/>
            <w:shd w:val="clear" w:color="auto" w:fill="FFFFFF" w:themeFill="background1"/>
          </w:tcPr>
          <w:p w:rsidR="005668B9" w:rsidRPr="00471C62" w:rsidRDefault="005668B9" w:rsidP="00471C62">
            <w:pPr>
              <w:rPr>
                <w:bCs/>
              </w:rPr>
            </w:pPr>
            <w:r w:rsidRPr="005668B9">
              <w:rPr>
                <w:rFonts w:hint="eastAsia"/>
                <w:bCs/>
              </w:rPr>
              <w:t>captionName</w:t>
            </w:r>
          </w:p>
        </w:tc>
        <w:tc>
          <w:tcPr>
            <w:tcW w:w="2762" w:type="dxa"/>
            <w:gridSpan w:val="2"/>
            <w:shd w:val="clear" w:color="auto" w:fill="FFFFFF" w:themeFill="background1"/>
            <w:vAlign w:val="center"/>
          </w:tcPr>
          <w:p w:rsidR="005668B9" w:rsidRPr="00471C62" w:rsidRDefault="00894C1F" w:rsidP="00471C62">
            <w:pPr>
              <w:rPr>
                <w:bCs/>
              </w:rPr>
            </w:pPr>
            <w:r>
              <w:rPr>
                <w:rFonts w:hint="eastAsia"/>
                <w:bCs/>
              </w:rPr>
              <w:t>区县名称</w:t>
            </w:r>
          </w:p>
        </w:tc>
        <w:tc>
          <w:tcPr>
            <w:tcW w:w="1847" w:type="dxa"/>
            <w:shd w:val="clear" w:color="auto" w:fill="FFFFFF" w:themeFill="background1"/>
            <w:vAlign w:val="center"/>
          </w:tcPr>
          <w:p w:rsidR="005668B9" w:rsidRPr="00471C62" w:rsidRDefault="005668B9" w:rsidP="00471C62"/>
        </w:tc>
      </w:tr>
      <w:tr w:rsidR="005668B9" w:rsidRPr="00471C62" w:rsidTr="00374E50">
        <w:tc>
          <w:tcPr>
            <w:tcW w:w="1838" w:type="dxa"/>
            <w:vMerge/>
            <w:shd w:val="clear" w:color="auto" w:fill="FFFFFF" w:themeFill="background1"/>
            <w:vAlign w:val="center"/>
          </w:tcPr>
          <w:p w:rsidR="005668B9" w:rsidRPr="00471C62" w:rsidRDefault="005668B9" w:rsidP="00471C62"/>
        </w:tc>
        <w:tc>
          <w:tcPr>
            <w:tcW w:w="2620" w:type="dxa"/>
            <w:shd w:val="clear" w:color="auto" w:fill="FFFFFF" w:themeFill="background1"/>
          </w:tcPr>
          <w:p w:rsidR="005668B9" w:rsidRPr="005668B9" w:rsidRDefault="005668B9" w:rsidP="00471C62">
            <w:pPr>
              <w:rPr>
                <w:bCs/>
              </w:rPr>
            </w:pPr>
            <w:r w:rsidRPr="005668B9">
              <w:rPr>
                <w:bCs/>
              </w:rPr>
              <w:t>picurl</w:t>
            </w:r>
          </w:p>
        </w:tc>
        <w:tc>
          <w:tcPr>
            <w:tcW w:w="2762" w:type="dxa"/>
            <w:gridSpan w:val="2"/>
            <w:shd w:val="clear" w:color="auto" w:fill="FFFFFF" w:themeFill="background1"/>
            <w:vAlign w:val="center"/>
          </w:tcPr>
          <w:p w:rsidR="005668B9" w:rsidRPr="00471C62" w:rsidRDefault="00894C1F" w:rsidP="00471C62">
            <w:pPr>
              <w:rPr>
                <w:bCs/>
              </w:rPr>
            </w:pPr>
            <w:r>
              <w:rPr>
                <w:rFonts w:hint="eastAsia"/>
                <w:bCs/>
              </w:rPr>
              <w:t>图片</w:t>
            </w:r>
          </w:p>
        </w:tc>
        <w:tc>
          <w:tcPr>
            <w:tcW w:w="1847" w:type="dxa"/>
            <w:shd w:val="clear" w:color="auto" w:fill="FFFFFF" w:themeFill="background1"/>
            <w:vAlign w:val="center"/>
          </w:tcPr>
          <w:p w:rsidR="005668B9" w:rsidRPr="00471C62" w:rsidRDefault="005668B9" w:rsidP="00471C62"/>
        </w:tc>
      </w:tr>
      <w:tr w:rsidR="005668B9" w:rsidRPr="00471C62" w:rsidTr="00374E50">
        <w:tc>
          <w:tcPr>
            <w:tcW w:w="1838" w:type="dxa"/>
            <w:vMerge/>
            <w:shd w:val="clear" w:color="auto" w:fill="FFFFFF" w:themeFill="background1"/>
            <w:vAlign w:val="center"/>
          </w:tcPr>
          <w:p w:rsidR="005668B9" w:rsidRPr="00471C62" w:rsidRDefault="005668B9" w:rsidP="00471C62"/>
        </w:tc>
        <w:tc>
          <w:tcPr>
            <w:tcW w:w="2620" w:type="dxa"/>
            <w:shd w:val="clear" w:color="auto" w:fill="FFFFFF" w:themeFill="background1"/>
          </w:tcPr>
          <w:p w:rsidR="005668B9" w:rsidRPr="005668B9" w:rsidRDefault="005668B9" w:rsidP="00471C62">
            <w:pPr>
              <w:rPr>
                <w:bCs/>
              </w:rPr>
            </w:pPr>
            <w:r w:rsidRPr="005668B9">
              <w:rPr>
                <w:rFonts w:hint="eastAsia"/>
                <w:bCs/>
              </w:rPr>
              <w:t>reason</w:t>
            </w:r>
          </w:p>
        </w:tc>
        <w:tc>
          <w:tcPr>
            <w:tcW w:w="2762" w:type="dxa"/>
            <w:gridSpan w:val="2"/>
            <w:shd w:val="clear" w:color="auto" w:fill="FFFFFF" w:themeFill="background1"/>
            <w:vAlign w:val="center"/>
          </w:tcPr>
          <w:p w:rsidR="005668B9" w:rsidRPr="00471C62" w:rsidRDefault="00894C1F" w:rsidP="00471C62">
            <w:pPr>
              <w:rPr>
                <w:bCs/>
              </w:rPr>
            </w:pPr>
            <w:r>
              <w:rPr>
                <w:rFonts w:hint="eastAsia"/>
                <w:bCs/>
              </w:rPr>
              <w:t>原因</w:t>
            </w:r>
          </w:p>
        </w:tc>
        <w:tc>
          <w:tcPr>
            <w:tcW w:w="1847" w:type="dxa"/>
            <w:shd w:val="clear" w:color="auto" w:fill="FFFFFF" w:themeFill="background1"/>
            <w:vAlign w:val="center"/>
          </w:tcPr>
          <w:p w:rsidR="005668B9" w:rsidRPr="00471C62" w:rsidRDefault="005668B9" w:rsidP="00471C62"/>
        </w:tc>
      </w:tr>
      <w:tr w:rsidR="005668B9" w:rsidRPr="00471C62" w:rsidTr="00374E50">
        <w:tc>
          <w:tcPr>
            <w:tcW w:w="1838" w:type="dxa"/>
            <w:vMerge/>
            <w:shd w:val="clear" w:color="auto" w:fill="FFFFFF" w:themeFill="background1"/>
            <w:vAlign w:val="center"/>
          </w:tcPr>
          <w:p w:rsidR="005668B9" w:rsidRPr="00471C62" w:rsidRDefault="005668B9" w:rsidP="00471C62"/>
        </w:tc>
        <w:tc>
          <w:tcPr>
            <w:tcW w:w="2620" w:type="dxa"/>
            <w:shd w:val="clear" w:color="auto" w:fill="FFFFFF" w:themeFill="background1"/>
          </w:tcPr>
          <w:p w:rsidR="005668B9" w:rsidRPr="00471C62" w:rsidRDefault="005668B9" w:rsidP="00471C62">
            <w:pPr>
              <w:rPr>
                <w:bCs/>
              </w:rPr>
            </w:pPr>
            <w:r w:rsidRPr="005668B9">
              <w:rPr>
                <w:bCs/>
              </w:rPr>
              <w:t>publishTime</w:t>
            </w:r>
          </w:p>
        </w:tc>
        <w:tc>
          <w:tcPr>
            <w:tcW w:w="2762" w:type="dxa"/>
            <w:gridSpan w:val="2"/>
            <w:shd w:val="clear" w:color="auto" w:fill="FFFFFF" w:themeFill="background1"/>
            <w:vAlign w:val="center"/>
          </w:tcPr>
          <w:p w:rsidR="005668B9" w:rsidRPr="00471C62" w:rsidRDefault="00894C1F" w:rsidP="00471C62">
            <w:pPr>
              <w:rPr>
                <w:bCs/>
              </w:rPr>
            </w:pPr>
            <w:r>
              <w:rPr>
                <w:rFonts w:hint="eastAsia"/>
                <w:bCs/>
              </w:rPr>
              <w:t>发布时间</w:t>
            </w:r>
          </w:p>
        </w:tc>
        <w:tc>
          <w:tcPr>
            <w:tcW w:w="1847" w:type="dxa"/>
            <w:shd w:val="clear" w:color="auto" w:fill="FFFFFF" w:themeFill="background1"/>
            <w:vAlign w:val="center"/>
          </w:tcPr>
          <w:p w:rsidR="005668B9" w:rsidRPr="00471C62" w:rsidRDefault="005668B9" w:rsidP="00471C62"/>
        </w:tc>
      </w:tr>
      <w:tr w:rsidR="005668B9" w:rsidRPr="00471C62" w:rsidTr="00374E50">
        <w:tc>
          <w:tcPr>
            <w:tcW w:w="1838" w:type="dxa"/>
            <w:vMerge/>
            <w:shd w:val="clear" w:color="auto" w:fill="FFFFFF" w:themeFill="background1"/>
            <w:vAlign w:val="center"/>
          </w:tcPr>
          <w:p w:rsidR="005668B9" w:rsidRPr="00471C62" w:rsidRDefault="005668B9" w:rsidP="00471C62"/>
        </w:tc>
        <w:tc>
          <w:tcPr>
            <w:tcW w:w="2620" w:type="dxa"/>
            <w:shd w:val="clear" w:color="auto" w:fill="FFFFFF" w:themeFill="background1"/>
          </w:tcPr>
          <w:p w:rsidR="005668B9" w:rsidRPr="005668B9" w:rsidRDefault="005668B9" w:rsidP="00471C62">
            <w:pPr>
              <w:rPr>
                <w:bCs/>
              </w:rPr>
            </w:pPr>
            <w:r w:rsidRPr="005668B9">
              <w:rPr>
                <w:rFonts w:hint="eastAsia"/>
                <w:bCs/>
              </w:rPr>
              <w:t>itName</w:t>
            </w:r>
          </w:p>
        </w:tc>
        <w:tc>
          <w:tcPr>
            <w:tcW w:w="2762" w:type="dxa"/>
            <w:gridSpan w:val="2"/>
            <w:shd w:val="clear" w:color="auto" w:fill="FFFFFF" w:themeFill="background1"/>
            <w:vAlign w:val="center"/>
          </w:tcPr>
          <w:p w:rsidR="005668B9" w:rsidRPr="00471C62" w:rsidRDefault="00894C1F" w:rsidP="00471C62">
            <w:pPr>
              <w:rPr>
                <w:bCs/>
              </w:rPr>
            </w:pPr>
            <w:r>
              <w:rPr>
                <w:rFonts w:hint="eastAsia"/>
                <w:bCs/>
              </w:rPr>
              <w:t>类别名称</w:t>
            </w:r>
          </w:p>
        </w:tc>
        <w:tc>
          <w:tcPr>
            <w:tcW w:w="1847" w:type="dxa"/>
            <w:shd w:val="clear" w:color="auto" w:fill="FFFFFF" w:themeFill="background1"/>
            <w:vAlign w:val="center"/>
          </w:tcPr>
          <w:p w:rsidR="005668B9" w:rsidRPr="00471C62" w:rsidRDefault="005668B9" w:rsidP="00471C62"/>
        </w:tc>
      </w:tr>
      <w:tr w:rsidR="00471C62" w:rsidRPr="00471C62" w:rsidTr="00374E50">
        <w:tc>
          <w:tcPr>
            <w:tcW w:w="1838" w:type="dxa"/>
            <w:shd w:val="clear" w:color="auto" w:fill="A6A6A6" w:themeFill="background1" w:themeFillShade="A6"/>
            <w:vAlign w:val="center"/>
          </w:tcPr>
          <w:p w:rsidR="00471C62" w:rsidRPr="00471C62" w:rsidRDefault="00471C62" w:rsidP="00471C62">
            <w:pPr>
              <w:rPr>
                <w:kern w:val="2"/>
                <w:sz w:val="21"/>
                <w:szCs w:val="22"/>
              </w:rPr>
            </w:pPr>
            <w:r w:rsidRPr="00471C62">
              <w:rPr>
                <w:kern w:val="2"/>
                <w:sz w:val="21"/>
                <w:szCs w:val="22"/>
              </w:rPr>
              <w:t>返回码示例：</w:t>
            </w:r>
          </w:p>
        </w:tc>
        <w:tc>
          <w:tcPr>
            <w:tcW w:w="7229" w:type="dxa"/>
            <w:gridSpan w:val="4"/>
            <w:shd w:val="clear" w:color="auto" w:fill="FFFFFF" w:themeFill="background1"/>
            <w:vAlign w:val="center"/>
          </w:tcPr>
          <w:p w:rsidR="006A239C" w:rsidRPr="006A239C" w:rsidRDefault="006A239C" w:rsidP="006A239C">
            <w:pPr>
              <w:rPr>
                <w:bCs/>
                <w:kern w:val="2"/>
                <w:sz w:val="21"/>
                <w:szCs w:val="22"/>
              </w:rPr>
            </w:pPr>
            <w:r w:rsidRPr="006A239C">
              <w:rPr>
                <w:bCs/>
                <w:kern w:val="2"/>
                <w:sz w:val="21"/>
                <w:szCs w:val="22"/>
              </w:rPr>
              <w:t>jQuery111305066788056417406_1491530443007({</w:t>
            </w:r>
          </w:p>
          <w:p w:rsidR="006A239C" w:rsidRPr="006A239C" w:rsidRDefault="006A239C" w:rsidP="006A239C">
            <w:pPr>
              <w:rPr>
                <w:bCs/>
                <w:kern w:val="2"/>
                <w:sz w:val="21"/>
                <w:szCs w:val="22"/>
              </w:rPr>
            </w:pPr>
            <w:r w:rsidRPr="006A239C">
              <w:rPr>
                <w:bCs/>
                <w:kern w:val="2"/>
                <w:sz w:val="21"/>
                <w:szCs w:val="22"/>
              </w:rPr>
              <w:t xml:space="preserve">    "rspCode": "000",</w:t>
            </w:r>
          </w:p>
          <w:p w:rsidR="006A239C" w:rsidRPr="006A239C" w:rsidRDefault="006A239C" w:rsidP="006A239C">
            <w:pPr>
              <w:rPr>
                <w:bCs/>
                <w:kern w:val="2"/>
                <w:sz w:val="21"/>
                <w:szCs w:val="22"/>
              </w:rPr>
            </w:pPr>
            <w:r w:rsidRPr="006A239C">
              <w:rPr>
                <w:rFonts w:hint="eastAsia"/>
                <w:bCs/>
                <w:kern w:val="2"/>
                <w:sz w:val="21"/>
                <w:szCs w:val="22"/>
              </w:rPr>
              <w:t xml:space="preserve">    "rspDesc": "</w:t>
            </w:r>
            <w:r w:rsidRPr="006A239C">
              <w:rPr>
                <w:rFonts w:hint="eastAsia"/>
                <w:bCs/>
                <w:kern w:val="2"/>
                <w:sz w:val="21"/>
                <w:szCs w:val="22"/>
              </w:rPr>
              <w:t>成功</w:t>
            </w:r>
            <w:r w:rsidRPr="006A239C">
              <w:rPr>
                <w:rFonts w:hint="eastAsia"/>
                <w:bCs/>
                <w:kern w:val="2"/>
                <w:sz w:val="21"/>
                <w:szCs w:val="22"/>
              </w:rPr>
              <w:t>",</w:t>
            </w:r>
          </w:p>
          <w:p w:rsidR="006A239C" w:rsidRPr="006A239C" w:rsidRDefault="006A239C" w:rsidP="006A239C">
            <w:pPr>
              <w:rPr>
                <w:bCs/>
                <w:kern w:val="2"/>
                <w:sz w:val="21"/>
                <w:szCs w:val="22"/>
              </w:rPr>
            </w:pPr>
            <w:r w:rsidRPr="006A239C">
              <w:rPr>
                <w:bCs/>
                <w:kern w:val="2"/>
                <w:sz w:val="21"/>
                <w:szCs w:val="22"/>
              </w:rPr>
              <w:t xml:space="preserve">    "total": 2,</w:t>
            </w:r>
          </w:p>
          <w:p w:rsidR="006A239C" w:rsidRPr="006A239C" w:rsidRDefault="006A239C" w:rsidP="006A239C">
            <w:pPr>
              <w:rPr>
                <w:bCs/>
                <w:kern w:val="2"/>
                <w:sz w:val="21"/>
                <w:szCs w:val="22"/>
              </w:rPr>
            </w:pPr>
            <w:r w:rsidRPr="006A239C">
              <w:rPr>
                <w:bCs/>
                <w:kern w:val="2"/>
                <w:sz w:val="21"/>
                <w:szCs w:val="22"/>
              </w:rPr>
              <w:t xml:space="preserve">    "rows": 100,</w:t>
            </w:r>
          </w:p>
          <w:p w:rsidR="006A239C" w:rsidRPr="006A239C" w:rsidRDefault="006A239C" w:rsidP="006A239C">
            <w:pPr>
              <w:rPr>
                <w:bCs/>
                <w:kern w:val="2"/>
                <w:sz w:val="21"/>
                <w:szCs w:val="22"/>
              </w:rPr>
            </w:pPr>
            <w:r w:rsidRPr="006A239C">
              <w:rPr>
                <w:bCs/>
                <w:kern w:val="2"/>
                <w:sz w:val="21"/>
                <w:szCs w:val="22"/>
              </w:rPr>
              <w:t xml:space="preserve">    "reserveHelpList": [</w:t>
            </w:r>
          </w:p>
          <w:p w:rsidR="006A239C" w:rsidRPr="006A239C" w:rsidRDefault="006A239C" w:rsidP="006A239C">
            <w:pPr>
              <w:rPr>
                <w:bCs/>
                <w:kern w:val="2"/>
                <w:sz w:val="21"/>
                <w:szCs w:val="22"/>
              </w:rPr>
            </w:pPr>
            <w:r w:rsidRPr="006A239C">
              <w:rPr>
                <w:bCs/>
                <w:kern w:val="2"/>
                <w:sz w:val="21"/>
                <w:szCs w:val="22"/>
              </w:rPr>
              <w:t xml:space="preserve">        {</w:t>
            </w:r>
          </w:p>
          <w:p w:rsidR="006A239C" w:rsidRPr="006A239C" w:rsidRDefault="006A239C" w:rsidP="006A239C">
            <w:pPr>
              <w:rPr>
                <w:bCs/>
                <w:kern w:val="2"/>
                <w:sz w:val="21"/>
                <w:szCs w:val="22"/>
              </w:rPr>
            </w:pPr>
            <w:r w:rsidRPr="006A239C">
              <w:rPr>
                <w:bCs/>
                <w:kern w:val="2"/>
                <w:sz w:val="21"/>
                <w:szCs w:val="22"/>
              </w:rPr>
              <w:t xml:space="preserve">            "type": 1,</w:t>
            </w:r>
          </w:p>
          <w:p w:rsidR="006A239C" w:rsidRPr="006A239C" w:rsidRDefault="006A239C" w:rsidP="006A239C">
            <w:pPr>
              <w:rPr>
                <w:bCs/>
                <w:kern w:val="2"/>
                <w:sz w:val="21"/>
                <w:szCs w:val="22"/>
              </w:rPr>
            </w:pPr>
            <w:r w:rsidRPr="006A239C">
              <w:rPr>
                <w:bCs/>
                <w:kern w:val="2"/>
                <w:sz w:val="21"/>
                <w:szCs w:val="22"/>
              </w:rPr>
              <w:t xml:space="preserve">            "id": 1340,</w:t>
            </w:r>
          </w:p>
          <w:p w:rsidR="006A239C" w:rsidRPr="006A239C" w:rsidRDefault="006A239C" w:rsidP="006A239C">
            <w:pPr>
              <w:rPr>
                <w:bCs/>
                <w:kern w:val="2"/>
                <w:sz w:val="21"/>
                <w:szCs w:val="22"/>
              </w:rPr>
            </w:pPr>
            <w:r w:rsidRPr="006A239C">
              <w:rPr>
                <w:bCs/>
                <w:kern w:val="2"/>
                <w:sz w:val="21"/>
                <w:szCs w:val="22"/>
              </w:rPr>
              <w:t xml:space="preserve">            "userId": "663809",</w:t>
            </w:r>
          </w:p>
          <w:p w:rsidR="006A239C" w:rsidRPr="006A239C" w:rsidRDefault="006A239C" w:rsidP="006A239C">
            <w:pPr>
              <w:rPr>
                <w:bCs/>
                <w:kern w:val="2"/>
                <w:sz w:val="21"/>
                <w:szCs w:val="22"/>
              </w:rPr>
            </w:pPr>
            <w:r w:rsidRPr="006A239C">
              <w:rPr>
                <w:bCs/>
                <w:kern w:val="2"/>
                <w:sz w:val="21"/>
                <w:szCs w:val="22"/>
              </w:rPr>
              <w:t xml:space="preserve">            "nickname": "SZL",</w:t>
            </w:r>
          </w:p>
          <w:p w:rsidR="006A239C" w:rsidRPr="006A239C" w:rsidRDefault="006A239C" w:rsidP="006A239C">
            <w:pPr>
              <w:rPr>
                <w:bCs/>
                <w:kern w:val="2"/>
                <w:sz w:val="21"/>
                <w:szCs w:val="22"/>
              </w:rPr>
            </w:pPr>
            <w:r w:rsidRPr="006A239C">
              <w:rPr>
                <w:bCs/>
                <w:kern w:val="2"/>
                <w:sz w:val="21"/>
                <w:szCs w:val="22"/>
              </w:rPr>
              <w:t xml:space="preserve">            "loginname": "18300000003",</w:t>
            </w:r>
          </w:p>
          <w:p w:rsidR="006A239C" w:rsidRPr="006A239C" w:rsidRDefault="006A239C" w:rsidP="006A239C">
            <w:pPr>
              <w:rPr>
                <w:bCs/>
                <w:kern w:val="2"/>
                <w:sz w:val="21"/>
                <w:szCs w:val="22"/>
              </w:rPr>
            </w:pPr>
            <w:r w:rsidRPr="006A239C">
              <w:rPr>
                <w:bCs/>
                <w:kern w:val="2"/>
                <w:sz w:val="21"/>
                <w:szCs w:val="22"/>
              </w:rPr>
              <w:t xml:space="preserve">            "phId": 15480,</w:t>
            </w:r>
          </w:p>
          <w:p w:rsidR="006A239C" w:rsidRPr="006A239C" w:rsidRDefault="006A239C" w:rsidP="006A239C">
            <w:pPr>
              <w:rPr>
                <w:bCs/>
                <w:kern w:val="2"/>
                <w:sz w:val="21"/>
                <w:szCs w:val="22"/>
              </w:rPr>
            </w:pPr>
            <w:r w:rsidRPr="006A239C">
              <w:rPr>
                <w:bCs/>
                <w:kern w:val="2"/>
                <w:sz w:val="21"/>
                <w:szCs w:val="22"/>
              </w:rPr>
              <w:t xml:space="preserve">            "applyStatus": 0,</w:t>
            </w:r>
          </w:p>
          <w:p w:rsidR="006A239C" w:rsidRPr="006A239C" w:rsidRDefault="006A239C" w:rsidP="006A239C">
            <w:pPr>
              <w:rPr>
                <w:bCs/>
                <w:kern w:val="2"/>
                <w:sz w:val="21"/>
                <w:szCs w:val="22"/>
              </w:rPr>
            </w:pPr>
            <w:r w:rsidRPr="006A239C">
              <w:rPr>
                <w:rFonts w:hint="eastAsia"/>
                <w:bCs/>
                <w:kern w:val="2"/>
                <w:sz w:val="21"/>
                <w:szCs w:val="22"/>
              </w:rPr>
              <w:t xml:space="preserve">            "itemsName": "</w:t>
            </w:r>
            <w:r w:rsidRPr="006A239C">
              <w:rPr>
                <w:rFonts w:hint="eastAsia"/>
                <w:bCs/>
                <w:kern w:val="2"/>
                <w:sz w:val="21"/>
                <w:szCs w:val="22"/>
              </w:rPr>
              <w:t>笔记本电脑</w:t>
            </w:r>
            <w:r w:rsidRPr="006A239C">
              <w:rPr>
                <w:rFonts w:hint="eastAsia"/>
                <w:bCs/>
                <w:kern w:val="2"/>
                <w:sz w:val="21"/>
                <w:szCs w:val="22"/>
              </w:rPr>
              <w:t>",</w:t>
            </w:r>
          </w:p>
          <w:p w:rsidR="006A239C" w:rsidRPr="006A239C" w:rsidRDefault="006A239C" w:rsidP="006A239C">
            <w:pPr>
              <w:rPr>
                <w:bCs/>
                <w:kern w:val="2"/>
                <w:sz w:val="21"/>
                <w:szCs w:val="22"/>
              </w:rPr>
            </w:pPr>
            <w:r w:rsidRPr="006A239C">
              <w:rPr>
                <w:rFonts w:hint="eastAsia"/>
                <w:bCs/>
                <w:kern w:val="2"/>
                <w:sz w:val="21"/>
                <w:szCs w:val="22"/>
              </w:rPr>
              <w:t xml:space="preserve">            "itemsDesc": "</w:t>
            </w:r>
            <w:r w:rsidRPr="006A239C">
              <w:rPr>
                <w:rFonts w:hint="eastAsia"/>
                <w:bCs/>
                <w:kern w:val="2"/>
                <w:sz w:val="21"/>
                <w:szCs w:val="22"/>
              </w:rPr>
              <w:t>想要一台电脑，不需要全新，配置不要求很高</w:t>
            </w:r>
            <w:r w:rsidRPr="006A239C">
              <w:rPr>
                <w:rFonts w:hint="eastAsia"/>
                <w:bCs/>
                <w:kern w:val="2"/>
                <w:sz w:val="21"/>
                <w:szCs w:val="22"/>
              </w:rPr>
              <w:t>",</w:t>
            </w:r>
          </w:p>
          <w:p w:rsidR="006A239C" w:rsidRPr="006A239C" w:rsidRDefault="006A239C" w:rsidP="006A239C">
            <w:pPr>
              <w:rPr>
                <w:bCs/>
                <w:kern w:val="2"/>
                <w:sz w:val="21"/>
                <w:szCs w:val="22"/>
              </w:rPr>
            </w:pPr>
            <w:r w:rsidRPr="006A239C">
              <w:rPr>
                <w:rFonts w:hint="eastAsia"/>
                <w:bCs/>
                <w:kern w:val="2"/>
                <w:sz w:val="21"/>
                <w:szCs w:val="22"/>
              </w:rPr>
              <w:t xml:space="preserve">            "captionName": "</w:t>
            </w:r>
            <w:r w:rsidRPr="006A239C">
              <w:rPr>
                <w:rFonts w:hint="eastAsia"/>
                <w:bCs/>
                <w:kern w:val="2"/>
                <w:sz w:val="21"/>
                <w:szCs w:val="22"/>
              </w:rPr>
              <w:t>茶陵县</w:t>
            </w:r>
            <w:r w:rsidRPr="006A239C">
              <w:rPr>
                <w:rFonts w:hint="eastAsia"/>
                <w:bCs/>
                <w:kern w:val="2"/>
                <w:sz w:val="21"/>
                <w:szCs w:val="22"/>
              </w:rPr>
              <w:t>",</w:t>
            </w:r>
          </w:p>
          <w:p w:rsidR="006A239C" w:rsidRPr="006A239C" w:rsidRDefault="006A239C" w:rsidP="006A239C">
            <w:pPr>
              <w:rPr>
                <w:bCs/>
                <w:kern w:val="2"/>
                <w:sz w:val="21"/>
                <w:szCs w:val="22"/>
              </w:rPr>
            </w:pPr>
            <w:r w:rsidRPr="006A239C">
              <w:rPr>
                <w:bCs/>
                <w:kern w:val="2"/>
                <w:sz w:val="21"/>
                <w:szCs w:val="22"/>
              </w:rPr>
              <w:t xml:space="preserve">            "picurl": "bbs1075289876.jpg,bbs1075304836.jpg,bbs1075315651.jpg",</w:t>
            </w:r>
          </w:p>
          <w:p w:rsidR="006A239C" w:rsidRPr="006A239C" w:rsidRDefault="006A239C" w:rsidP="006A239C">
            <w:pPr>
              <w:rPr>
                <w:bCs/>
                <w:kern w:val="2"/>
                <w:sz w:val="21"/>
                <w:szCs w:val="22"/>
              </w:rPr>
            </w:pPr>
            <w:r w:rsidRPr="006A239C">
              <w:rPr>
                <w:rFonts w:hint="eastAsia"/>
                <w:bCs/>
                <w:kern w:val="2"/>
                <w:sz w:val="21"/>
                <w:szCs w:val="22"/>
              </w:rPr>
              <w:t xml:space="preserve">            "reason": "</w:t>
            </w:r>
            <w:r w:rsidRPr="006A239C">
              <w:rPr>
                <w:rFonts w:hint="eastAsia"/>
                <w:bCs/>
                <w:kern w:val="2"/>
                <w:sz w:val="21"/>
                <w:szCs w:val="22"/>
              </w:rPr>
              <w:t>从小到大，从小学到高中，学到了很多课本上的理论知识，高中毕业后，由于家里贫穷，上不起大学，直接外出打工了，工作的几年间，干的都是卖力气的活儿，手里仅有的余钱全部贴补家里，家中还有一个</w:t>
            </w:r>
            <w:r w:rsidRPr="006A239C">
              <w:rPr>
                <w:rFonts w:hint="eastAsia"/>
                <w:bCs/>
                <w:kern w:val="2"/>
                <w:sz w:val="21"/>
                <w:szCs w:val="22"/>
              </w:rPr>
              <w:t>16</w:t>
            </w:r>
            <w:r w:rsidRPr="006A239C">
              <w:rPr>
                <w:rFonts w:hint="eastAsia"/>
                <w:bCs/>
                <w:kern w:val="2"/>
                <w:sz w:val="21"/>
                <w:szCs w:val="22"/>
              </w:rPr>
              <w:t>岁正在上学的弟弟，为了以后弟弟能有很好的学习环境，更好的生活，我希望好心人可以送给我一个二手的笔记本电脑，谢谢大家！</w:t>
            </w:r>
            <w:r w:rsidRPr="006A239C">
              <w:rPr>
                <w:rFonts w:hint="eastAsia"/>
                <w:bCs/>
                <w:kern w:val="2"/>
                <w:sz w:val="21"/>
                <w:szCs w:val="22"/>
              </w:rPr>
              <w:t>",</w:t>
            </w:r>
          </w:p>
          <w:p w:rsidR="006A239C" w:rsidRPr="006A239C" w:rsidRDefault="006A239C" w:rsidP="006A239C">
            <w:pPr>
              <w:rPr>
                <w:bCs/>
                <w:kern w:val="2"/>
                <w:sz w:val="21"/>
                <w:szCs w:val="22"/>
              </w:rPr>
            </w:pPr>
            <w:r w:rsidRPr="006A239C">
              <w:rPr>
                <w:bCs/>
                <w:kern w:val="2"/>
                <w:sz w:val="21"/>
                <w:szCs w:val="22"/>
              </w:rPr>
              <w:t xml:space="preserve">            "publishTime": "2017-04-06 05:49:53",</w:t>
            </w:r>
          </w:p>
          <w:p w:rsidR="006A239C" w:rsidRPr="006A239C" w:rsidRDefault="006A239C" w:rsidP="006A239C">
            <w:pPr>
              <w:rPr>
                <w:bCs/>
                <w:kern w:val="2"/>
                <w:sz w:val="21"/>
                <w:szCs w:val="22"/>
              </w:rPr>
            </w:pPr>
            <w:r w:rsidRPr="006A239C">
              <w:rPr>
                <w:rFonts w:hint="eastAsia"/>
                <w:bCs/>
                <w:kern w:val="2"/>
                <w:sz w:val="21"/>
                <w:szCs w:val="22"/>
              </w:rPr>
              <w:t xml:space="preserve">            "itName": "</w:t>
            </w:r>
            <w:r w:rsidRPr="006A239C">
              <w:rPr>
                <w:rFonts w:hint="eastAsia"/>
                <w:bCs/>
                <w:kern w:val="2"/>
                <w:sz w:val="21"/>
                <w:szCs w:val="22"/>
              </w:rPr>
              <w:t>数码</w:t>
            </w:r>
            <w:r w:rsidRPr="006A239C">
              <w:rPr>
                <w:rFonts w:hint="eastAsia"/>
                <w:bCs/>
                <w:kern w:val="2"/>
                <w:sz w:val="21"/>
                <w:szCs w:val="22"/>
              </w:rPr>
              <w:t>"</w:t>
            </w:r>
          </w:p>
          <w:p w:rsidR="006A239C" w:rsidRPr="006A239C" w:rsidRDefault="006A239C" w:rsidP="005668B9">
            <w:pPr>
              <w:rPr>
                <w:bCs/>
                <w:kern w:val="2"/>
                <w:sz w:val="21"/>
                <w:szCs w:val="22"/>
              </w:rPr>
            </w:pPr>
            <w:r w:rsidRPr="006A239C">
              <w:rPr>
                <w:bCs/>
                <w:kern w:val="2"/>
                <w:sz w:val="21"/>
                <w:szCs w:val="22"/>
              </w:rPr>
              <w:lastRenderedPageBreak/>
              <w:t xml:space="preserve">        }</w:t>
            </w:r>
          </w:p>
          <w:p w:rsidR="006A239C" w:rsidRPr="006A239C" w:rsidRDefault="006A239C" w:rsidP="006A239C">
            <w:pPr>
              <w:rPr>
                <w:bCs/>
                <w:kern w:val="2"/>
                <w:sz w:val="21"/>
                <w:szCs w:val="22"/>
              </w:rPr>
            </w:pPr>
            <w:r w:rsidRPr="006A239C">
              <w:rPr>
                <w:bCs/>
                <w:kern w:val="2"/>
                <w:sz w:val="21"/>
                <w:szCs w:val="22"/>
              </w:rPr>
              <w:t xml:space="preserve">    ]</w:t>
            </w:r>
          </w:p>
          <w:p w:rsidR="00471C62" w:rsidRPr="00471C62" w:rsidRDefault="006A239C" w:rsidP="006A239C">
            <w:pPr>
              <w:rPr>
                <w:bCs/>
                <w:kern w:val="2"/>
                <w:sz w:val="21"/>
                <w:szCs w:val="22"/>
              </w:rPr>
            </w:pPr>
            <w:r w:rsidRPr="006A239C">
              <w:rPr>
                <w:bCs/>
                <w:kern w:val="2"/>
                <w:sz w:val="21"/>
                <w:szCs w:val="22"/>
              </w:rPr>
              <w:t>})</w:t>
            </w:r>
          </w:p>
        </w:tc>
      </w:tr>
    </w:tbl>
    <w:p w:rsidR="006A239C" w:rsidRPr="006A239C" w:rsidRDefault="00473BAA" w:rsidP="006A239C">
      <w:pPr>
        <w:pStyle w:val="6"/>
      </w:pPr>
      <w:r>
        <w:rPr>
          <w:rFonts w:hint="eastAsia"/>
        </w:rPr>
        <w:lastRenderedPageBreak/>
        <w:t>1.1.3.1.2</w:t>
      </w:r>
      <w:r w:rsidR="006A239C" w:rsidRPr="006A239C">
        <w:t xml:space="preserve"> </w:t>
      </w:r>
      <w:r w:rsidR="0087279C">
        <w:rPr>
          <w:rFonts w:hint="eastAsia"/>
        </w:rPr>
        <w:t>钱</w:t>
      </w:r>
      <w:r w:rsidR="006A239C" w:rsidRPr="006A239C">
        <w:t>收藏列表</w:t>
      </w:r>
    </w:p>
    <w:p w:rsidR="006A239C" w:rsidRPr="006A239C" w:rsidRDefault="006A239C" w:rsidP="006A239C">
      <w:pPr>
        <w:rPr>
          <w:b/>
          <w:bCs/>
        </w:rPr>
      </w:pPr>
    </w:p>
    <w:tbl>
      <w:tblPr>
        <w:tblStyle w:val="a7"/>
        <w:tblW w:w="9067" w:type="dxa"/>
        <w:tblLayout w:type="fixed"/>
        <w:tblLook w:val="04A0" w:firstRow="1" w:lastRow="0" w:firstColumn="1" w:lastColumn="0" w:noHBand="0" w:noVBand="1"/>
      </w:tblPr>
      <w:tblGrid>
        <w:gridCol w:w="1838"/>
        <w:gridCol w:w="2620"/>
        <w:gridCol w:w="35"/>
        <w:gridCol w:w="2727"/>
        <w:gridCol w:w="1847"/>
      </w:tblGrid>
      <w:tr w:rsidR="006A239C" w:rsidRPr="006A239C" w:rsidTr="00374E50">
        <w:tc>
          <w:tcPr>
            <w:tcW w:w="1838" w:type="dxa"/>
            <w:vAlign w:val="center"/>
          </w:tcPr>
          <w:p w:rsidR="006A239C" w:rsidRPr="006A239C" w:rsidRDefault="006A239C" w:rsidP="006A239C">
            <w:pPr>
              <w:rPr>
                <w:bCs/>
                <w:kern w:val="2"/>
                <w:sz w:val="21"/>
                <w:szCs w:val="22"/>
              </w:rPr>
            </w:pPr>
            <w:r w:rsidRPr="006A239C">
              <w:rPr>
                <w:bCs/>
                <w:kern w:val="2"/>
                <w:sz w:val="21"/>
                <w:szCs w:val="22"/>
              </w:rPr>
              <w:t>接口标识：</w:t>
            </w:r>
          </w:p>
        </w:tc>
        <w:tc>
          <w:tcPr>
            <w:tcW w:w="2655" w:type="dxa"/>
            <w:gridSpan w:val="2"/>
            <w:vAlign w:val="center"/>
          </w:tcPr>
          <w:p w:rsidR="006A239C" w:rsidRPr="006A239C" w:rsidRDefault="005668B9" w:rsidP="006A239C">
            <w:pPr>
              <w:rPr>
                <w:bCs/>
                <w:kern w:val="2"/>
                <w:sz w:val="21"/>
                <w:szCs w:val="22"/>
              </w:rPr>
            </w:pPr>
            <w:r w:rsidRPr="005668B9">
              <w:rPr>
                <w:bCs/>
                <w:kern w:val="2"/>
                <w:sz w:val="21"/>
                <w:szCs w:val="22"/>
              </w:rPr>
              <w:t>reserveMoneyList</w:t>
            </w:r>
          </w:p>
        </w:tc>
        <w:tc>
          <w:tcPr>
            <w:tcW w:w="2727" w:type="dxa"/>
          </w:tcPr>
          <w:p w:rsidR="006A239C" w:rsidRPr="006A239C" w:rsidRDefault="006A239C" w:rsidP="006A239C">
            <w:pPr>
              <w:rPr>
                <w:kern w:val="2"/>
                <w:sz w:val="21"/>
                <w:szCs w:val="22"/>
              </w:rPr>
            </w:pPr>
          </w:p>
        </w:tc>
        <w:tc>
          <w:tcPr>
            <w:tcW w:w="1847" w:type="dxa"/>
          </w:tcPr>
          <w:p w:rsidR="006A239C" w:rsidRPr="006A239C" w:rsidRDefault="006A239C" w:rsidP="006A239C">
            <w:pPr>
              <w:rPr>
                <w:kern w:val="2"/>
                <w:sz w:val="21"/>
                <w:szCs w:val="22"/>
              </w:rPr>
            </w:pPr>
          </w:p>
        </w:tc>
      </w:tr>
      <w:tr w:rsidR="006A239C" w:rsidRPr="006A239C" w:rsidTr="00374E50">
        <w:tc>
          <w:tcPr>
            <w:tcW w:w="1838" w:type="dxa"/>
            <w:shd w:val="clear" w:color="auto" w:fill="A6A6A6" w:themeFill="background1" w:themeFillShade="A6"/>
            <w:vAlign w:val="center"/>
          </w:tcPr>
          <w:p w:rsidR="006A239C" w:rsidRPr="006A239C" w:rsidRDefault="006A239C" w:rsidP="006A239C">
            <w:pPr>
              <w:rPr>
                <w:bCs/>
                <w:kern w:val="2"/>
                <w:sz w:val="21"/>
                <w:szCs w:val="22"/>
              </w:rPr>
            </w:pPr>
            <w:r w:rsidRPr="006A239C">
              <w:rPr>
                <w:bCs/>
                <w:kern w:val="2"/>
                <w:sz w:val="21"/>
                <w:szCs w:val="22"/>
              </w:rPr>
              <w:t>参数</w:t>
            </w:r>
            <w:r w:rsidRPr="006A239C">
              <w:rPr>
                <w:rFonts w:hint="eastAsia"/>
                <w:bCs/>
                <w:kern w:val="2"/>
                <w:sz w:val="21"/>
                <w:szCs w:val="22"/>
              </w:rPr>
              <w:t>marked</w:t>
            </w:r>
            <w:r w:rsidRPr="006A239C">
              <w:rPr>
                <w:rFonts w:hint="eastAsia"/>
                <w:bCs/>
                <w:kern w:val="2"/>
                <w:sz w:val="21"/>
                <w:szCs w:val="22"/>
              </w:rPr>
              <w:t>：</w:t>
            </w:r>
          </w:p>
        </w:tc>
        <w:tc>
          <w:tcPr>
            <w:tcW w:w="2655" w:type="dxa"/>
            <w:gridSpan w:val="2"/>
            <w:vAlign w:val="center"/>
          </w:tcPr>
          <w:p w:rsidR="006A239C" w:rsidRPr="006A239C" w:rsidRDefault="005668B9" w:rsidP="006A239C">
            <w:pPr>
              <w:rPr>
                <w:bCs/>
                <w:kern w:val="2"/>
                <w:sz w:val="21"/>
                <w:szCs w:val="22"/>
              </w:rPr>
            </w:pPr>
            <w:r w:rsidRPr="005668B9">
              <w:rPr>
                <w:bCs/>
                <w:kern w:val="2"/>
                <w:sz w:val="21"/>
                <w:szCs w:val="22"/>
              </w:rPr>
              <w:t>reserveMoneyList</w:t>
            </w:r>
          </w:p>
        </w:tc>
        <w:tc>
          <w:tcPr>
            <w:tcW w:w="2727" w:type="dxa"/>
          </w:tcPr>
          <w:p w:rsidR="006A239C" w:rsidRPr="006A239C" w:rsidRDefault="006A239C" w:rsidP="006A239C">
            <w:pPr>
              <w:rPr>
                <w:bCs/>
                <w:kern w:val="2"/>
                <w:sz w:val="21"/>
                <w:szCs w:val="22"/>
              </w:rPr>
            </w:pPr>
          </w:p>
        </w:tc>
        <w:tc>
          <w:tcPr>
            <w:tcW w:w="1847" w:type="dxa"/>
          </w:tcPr>
          <w:p w:rsidR="006A239C" w:rsidRPr="006A239C" w:rsidRDefault="006A239C" w:rsidP="006A239C">
            <w:pPr>
              <w:rPr>
                <w:bCs/>
                <w:kern w:val="2"/>
                <w:sz w:val="21"/>
                <w:szCs w:val="22"/>
              </w:rPr>
            </w:pPr>
          </w:p>
        </w:tc>
      </w:tr>
      <w:tr w:rsidR="006A239C" w:rsidRPr="006A239C" w:rsidTr="00374E50">
        <w:tc>
          <w:tcPr>
            <w:tcW w:w="1838" w:type="dxa"/>
            <w:shd w:val="clear" w:color="auto" w:fill="A6A6A6" w:themeFill="background1" w:themeFillShade="A6"/>
            <w:vAlign w:val="center"/>
          </w:tcPr>
          <w:p w:rsidR="006A239C" w:rsidRPr="006A239C" w:rsidRDefault="006A239C" w:rsidP="006A239C">
            <w:pPr>
              <w:rPr>
                <w:bCs/>
                <w:kern w:val="2"/>
                <w:sz w:val="21"/>
                <w:szCs w:val="22"/>
              </w:rPr>
            </w:pPr>
            <w:r w:rsidRPr="006A239C">
              <w:rPr>
                <w:bCs/>
                <w:kern w:val="2"/>
                <w:sz w:val="21"/>
                <w:szCs w:val="22"/>
              </w:rPr>
              <w:t>字段名</w:t>
            </w:r>
          </w:p>
        </w:tc>
        <w:tc>
          <w:tcPr>
            <w:tcW w:w="2655" w:type="dxa"/>
            <w:gridSpan w:val="2"/>
            <w:shd w:val="clear" w:color="auto" w:fill="A6A6A6" w:themeFill="background1" w:themeFillShade="A6"/>
            <w:vAlign w:val="center"/>
          </w:tcPr>
          <w:p w:rsidR="006A239C" w:rsidRPr="006A239C" w:rsidRDefault="006A239C" w:rsidP="006A239C">
            <w:pPr>
              <w:rPr>
                <w:bCs/>
                <w:kern w:val="2"/>
                <w:sz w:val="21"/>
                <w:szCs w:val="22"/>
              </w:rPr>
            </w:pPr>
            <w:r w:rsidRPr="006A239C">
              <w:rPr>
                <w:bCs/>
                <w:kern w:val="2"/>
                <w:sz w:val="21"/>
                <w:szCs w:val="22"/>
              </w:rPr>
              <w:t>说明</w:t>
            </w:r>
          </w:p>
        </w:tc>
        <w:tc>
          <w:tcPr>
            <w:tcW w:w="2727" w:type="dxa"/>
            <w:shd w:val="clear" w:color="auto" w:fill="A6A6A6" w:themeFill="background1" w:themeFillShade="A6"/>
          </w:tcPr>
          <w:p w:rsidR="006A239C" w:rsidRPr="006A239C" w:rsidRDefault="006A239C" w:rsidP="006A239C">
            <w:pPr>
              <w:rPr>
                <w:bCs/>
                <w:kern w:val="2"/>
                <w:sz w:val="21"/>
                <w:szCs w:val="22"/>
              </w:rPr>
            </w:pPr>
            <w:r w:rsidRPr="006A239C">
              <w:rPr>
                <w:bCs/>
                <w:kern w:val="2"/>
                <w:sz w:val="21"/>
                <w:szCs w:val="22"/>
              </w:rPr>
              <w:t>备注</w:t>
            </w:r>
          </w:p>
        </w:tc>
        <w:tc>
          <w:tcPr>
            <w:tcW w:w="1847" w:type="dxa"/>
            <w:shd w:val="clear" w:color="auto" w:fill="A6A6A6" w:themeFill="background1" w:themeFillShade="A6"/>
          </w:tcPr>
          <w:p w:rsidR="006A239C" w:rsidRPr="006A239C" w:rsidRDefault="006A239C" w:rsidP="006A239C">
            <w:pPr>
              <w:rPr>
                <w:bCs/>
                <w:kern w:val="2"/>
                <w:sz w:val="21"/>
                <w:szCs w:val="22"/>
              </w:rPr>
            </w:pPr>
            <w:r w:rsidRPr="006A239C">
              <w:rPr>
                <w:rFonts w:hint="eastAsia"/>
                <w:bCs/>
                <w:kern w:val="2"/>
                <w:sz w:val="21"/>
                <w:szCs w:val="22"/>
              </w:rPr>
              <w:t>是否必填项</w:t>
            </w:r>
          </w:p>
        </w:tc>
      </w:tr>
      <w:tr w:rsidR="006A239C" w:rsidRPr="006A239C" w:rsidTr="00374E50">
        <w:trPr>
          <w:trHeight w:val="405"/>
        </w:trPr>
        <w:tc>
          <w:tcPr>
            <w:tcW w:w="1838" w:type="dxa"/>
            <w:vAlign w:val="center"/>
          </w:tcPr>
          <w:p w:rsidR="006A239C" w:rsidRPr="006A239C" w:rsidRDefault="006A239C" w:rsidP="006A239C">
            <w:pPr>
              <w:rPr>
                <w:bCs/>
                <w:kern w:val="2"/>
                <w:sz w:val="21"/>
                <w:szCs w:val="22"/>
              </w:rPr>
            </w:pPr>
            <w:r w:rsidRPr="006A239C">
              <w:rPr>
                <w:b/>
                <w:bCs/>
                <w:kern w:val="2"/>
                <w:sz w:val="21"/>
                <w:szCs w:val="22"/>
              </w:rPr>
              <w:t>userId</w:t>
            </w:r>
          </w:p>
        </w:tc>
        <w:tc>
          <w:tcPr>
            <w:tcW w:w="2655" w:type="dxa"/>
            <w:gridSpan w:val="2"/>
          </w:tcPr>
          <w:p w:rsidR="006A239C" w:rsidRPr="006A239C" w:rsidRDefault="006A239C" w:rsidP="006A239C">
            <w:pPr>
              <w:rPr>
                <w:bCs/>
                <w:kern w:val="2"/>
                <w:sz w:val="21"/>
                <w:szCs w:val="22"/>
              </w:rPr>
            </w:pPr>
            <w:r w:rsidRPr="006A239C">
              <w:rPr>
                <w:rFonts w:hint="eastAsia"/>
                <w:bCs/>
                <w:kern w:val="2"/>
                <w:sz w:val="21"/>
                <w:szCs w:val="22"/>
              </w:rPr>
              <w:t>用户</w:t>
            </w:r>
            <w:r w:rsidRPr="006A239C">
              <w:rPr>
                <w:rFonts w:hint="eastAsia"/>
                <w:bCs/>
                <w:kern w:val="2"/>
                <w:sz w:val="21"/>
                <w:szCs w:val="22"/>
              </w:rPr>
              <w:t>id</w:t>
            </w:r>
          </w:p>
        </w:tc>
        <w:tc>
          <w:tcPr>
            <w:tcW w:w="2727" w:type="dxa"/>
            <w:vAlign w:val="center"/>
          </w:tcPr>
          <w:p w:rsidR="006A239C" w:rsidRPr="006A239C" w:rsidRDefault="006A239C" w:rsidP="006A239C">
            <w:pPr>
              <w:rPr>
                <w:kern w:val="2"/>
                <w:sz w:val="21"/>
                <w:szCs w:val="22"/>
              </w:rPr>
            </w:pPr>
          </w:p>
        </w:tc>
        <w:tc>
          <w:tcPr>
            <w:tcW w:w="1847" w:type="dxa"/>
            <w:vAlign w:val="center"/>
          </w:tcPr>
          <w:p w:rsidR="006A239C" w:rsidRPr="006A239C" w:rsidRDefault="006A239C" w:rsidP="006A239C">
            <w:pPr>
              <w:rPr>
                <w:bCs/>
                <w:kern w:val="2"/>
                <w:sz w:val="21"/>
                <w:szCs w:val="22"/>
              </w:rPr>
            </w:pPr>
            <w:r w:rsidRPr="006A239C">
              <w:rPr>
                <w:rFonts w:hint="eastAsia"/>
                <w:bCs/>
                <w:kern w:val="2"/>
                <w:sz w:val="21"/>
                <w:szCs w:val="22"/>
              </w:rPr>
              <w:t>是</w:t>
            </w:r>
          </w:p>
        </w:tc>
      </w:tr>
      <w:tr w:rsidR="006A239C" w:rsidRPr="006A239C" w:rsidTr="00374E50">
        <w:trPr>
          <w:trHeight w:val="405"/>
        </w:trPr>
        <w:tc>
          <w:tcPr>
            <w:tcW w:w="1838" w:type="dxa"/>
            <w:vAlign w:val="center"/>
          </w:tcPr>
          <w:p w:rsidR="006A239C" w:rsidRPr="006A239C" w:rsidRDefault="006A239C" w:rsidP="006A239C">
            <w:pPr>
              <w:rPr>
                <w:bCs/>
                <w:kern w:val="2"/>
                <w:sz w:val="21"/>
                <w:szCs w:val="22"/>
              </w:rPr>
            </w:pPr>
            <w:r w:rsidRPr="006A239C">
              <w:rPr>
                <w:b/>
                <w:bCs/>
                <w:kern w:val="2"/>
                <w:sz w:val="21"/>
                <w:szCs w:val="22"/>
              </w:rPr>
              <w:t>pageNow</w:t>
            </w:r>
          </w:p>
        </w:tc>
        <w:tc>
          <w:tcPr>
            <w:tcW w:w="2655" w:type="dxa"/>
            <w:gridSpan w:val="2"/>
          </w:tcPr>
          <w:p w:rsidR="006A239C" w:rsidRPr="006A239C" w:rsidRDefault="006A239C" w:rsidP="006A239C">
            <w:pPr>
              <w:rPr>
                <w:bCs/>
                <w:kern w:val="2"/>
                <w:sz w:val="21"/>
                <w:szCs w:val="22"/>
              </w:rPr>
            </w:pPr>
            <w:r w:rsidRPr="006A239C">
              <w:rPr>
                <w:rFonts w:hint="eastAsia"/>
                <w:bCs/>
                <w:kern w:val="2"/>
                <w:sz w:val="21"/>
                <w:szCs w:val="22"/>
              </w:rPr>
              <w:t>当前页码</w:t>
            </w:r>
          </w:p>
        </w:tc>
        <w:tc>
          <w:tcPr>
            <w:tcW w:w="2727" w:type="dxa"/>
            <w:vAlign w:val="center"/>
          </w:tcPr>
          <w:p w:rsidR="006A239C" w:rsidRPr="006A239C" w:rsidRDefault="006A239C" w:rsidP="006A239C">
            <w:pPr>
              <w:rPr>
                <w:kern w:val="2"/>
                <w:sz w:val="21"/>
                <w:szCs w:val="22"/>
              </w:rPr>
            </w:pPr>
          </w:p>
        </w:tc>
        <w:tc>
          <w:tcPr>
            <w:tcW w:w="1847" w:type="dxa"/>
            <w:vAlign w:val="center"/>
          </w:tcPr>
          <w:p w:rsidR="006A239C" w:rsidRPr="006A239C" w:rsidRDefault="006A239C" w:rsidP="006A239C">
            <w:pPr>
              <w:rPr>
                <w:bCs/>
                <w:kern w:val="2"/>
                <w:sz w:val="21"/>
                <w:szCs w:val="22"/>
              </w:rPr>
            </w:pPr>
            <w:r w:rsidRPr="006A239C">
              <w:rPr>
                <w:rFonts w:hint="eastAsia"/>
                <w:bCs/>
                <w:kern w:val="2"/>
                <w:sz w:val="21"/>
                <w:szCs w:val="22"/>
              </w:rPr>
              <w:t>是</w:t>
            </w:r>
          </w:p>
        </w:tc>
      </w:tr>
      <w:tr w:rsidR="006A239C" w:rsidRPr="006A239C" w:rsidTr="00374E50">
        <w:trPr>
          <w:trHeight w:val="405"/>
        </w:trPr>
        <w:tc>
          <w:tcPr>
            <w:tcW w:w="1838" w:type="dxa"/>
            <w:vAlign w:val="center"/>
          </w:tcPr>
          <w:p w:rsidR="006A239C" w:rsidRPr="006A239C" w:rsidRDefault="006A239C" w:rsidP="006A239C">
            <w:pPr>
              <w:rPr>
                <w:b/>
                <w:bCs/>
                <w:kern w:val="2"/>
                <w:sz w:val="21"/>
                <w:szCs w:val="22"/>
              </w:rPr>
            </w:pPr>
            <w:r w:rsidRPr="006A239C">
              <w:rPr>
                <w:b/>
                <w:bCs/>
                <w:kern w:val="2"/>
                <w:sz w:val="21"/>
                <w:szCs w:val="22"/>
              </w:rPr>
              <w:t>pageCount</w:t>
            </w:r>
          </w:p>
        </w:tc>
        <w:tc>
          <w:tcPr>
            <w:tcW w:w="2655" w:type="dxa"/>
            <w:gridSpan w:val="2"/>
          </w:tcPr>
          <w:p w:rsidR="006A239C" w:rsidRPr="006A239C" w:rsidRDefault="006A239C" w:rsidP="006A239C">
            <w:pPr>
              <w:rPr>
                <w:bCs/>
                <w:kern w:val="2"/>
                <w:sz w:val="21"/>
                <w:szCs w:val="22"/>
              </w:rPr>
            </w:pPr>
            <w:r w:rsidRPr="006A239C">
              <w:rPr>
                <w:rFonts w:hint="eastAsia"/>
                <w:bCs/>
                <w:kern w:val="2"/>
                <w:sz w:val="21"/>
                <w:szCs w:val="22"/>
              </w:rPr>
              <w:t>每页查询总数</w:t>
            </w:r>
          </w:p>
        </w:tc>
        <w:tc>
          <w:tcPr>
            <w:tcW w:w="2727" w:type="dxa"/>
            <w:vAlign w:val="center"/>
          </w:tcPr>
          <w:p w:rsidR="006A239C" w:rsidRPr="006A239C" w:rsidRDefault="006A239C" w:rsidP="006A239C">
            <w:pPr>
              <w:rPr>
                <w:kern w:val="2"/>
                <w:sz w:val="21"/>
                <w:szCs w:val="22"/>
              </w:rPr>
            </w:pPr>
          </w:p>
        </w:tc>
        <w:tc>
          <w:tcPr>
            <w:tcW w:w="1847" w:type="dxa"/>
            <w:vAlign w:val="center"/>
          </w:tcPr>
          <w:p w:rsidR="006A239C" w:rsidRPr="006A239C" w:rsidRDefault="006A239C" w:rsidP="006A239C">
            <w:pPr>
              <w:rPr>
                <w:bCs/>
                <w:kern w:val="2"/>
                <w:sz w:val="21"/>
                <w:szCs w:val="22"/>
              </w:rPr>
            </w:pPr>
          </w:p>
        </w:tc>
      </w:tr>
      <w:tr w:rsidR="006A239C" w:rsidRPr="006A239C" w:rsidTr="00374E50">
        <w:trPr>
          <w:trHeight w:val="405"/>
        </w:trPr>
        <w:tc>
          <w:tcPr>
            <w:tcW w:w="1838" w:type="dxa"/>
            <w:vAlign w:val="center"/>
          </w:tcPr>
          <w:p w:rsidR="006A239C" w:rsidRPr="006A239C" w:rsidRDefault="006A239C" w:rsidP="006A239C">
            <w:pPr>
              <w:rPr>
                <w:b/>
                <w:bCs/>
                <w:kern w:val="2"/>
                <w:sz w:val="21"/>
                <w:szCs w:val="22"/>
              </w:rPr>
            </w:pPr>
            <w:r w:rsidRPr="006A239C">
              <w:rPr>
                <w:b/>
                <w:bCs/>
                <w:kern w:val="2"/>
                <w:sz w:val="21"/>
                <w:szCs w:val="22"/>
              </w:rPr>
              <w:t>type</w:t>
            </w:r>
          </w:p>
        </w:tc>
        <w:tc>
          <w:tcPr>
            <w:tcW w:w="2655" w:type="dxa"/>
            <w:gridSpan w:val="2"/>
          </w:tcPr>
          <w:p w:rsidR="006A239C" w:rsidRPr="006A239C" w:rsidRDefault="00C50784" w:rsidP="006A239C">
            <w:pPr>
              <w:rPr>
                <w:bCs/>
                <w:kern w:val="2"/>
                <w:sz w:val="21"/>
                <w:szCs w:val="22"/>
              </w:rPr>
            </w:pPr>
            <w:r w:rsidRPr="00C50784">
              <w:rPr>
                <w:rFonts w:hint="eastAsia"/>
                <w:bCs/>
                <w:kern w:val="2"/>
                <w:sz w:val="21"/>
                <w:szCs w:val="22"/>
              </w:rPr>
              <w:t>1</w:t>
            </w:r>
            <w:r w:rsidRPr="00C50784">
              <w:rPr>
                <w:rFonts w:hint="eastAsia"/>
                <w:bCs/>
                <w:kern w:val="2"/>
                <w:sz w:val="21"/>
                <w:szCs w:val="22"/>
              </w:rPr>
              <w:t>：物收藏，</w:t>
            </w:r>
            <w:r w:rsidRPr="00C50784">
              <w:rPr>
                <w:rFonts w:hint="eastAsia"/>
                <w:bCs/>
                <w:kern w:val="2"/>
                <w:sz w:val="21"/>
                <w:szCs w:val="22"/>
              </w:rPr>
              <w:t>2</w:t>
            </w:r>
            <w:r w:rsidRPr="00C50784">
              <w:rPr>
                <w:rFonts w:hint="eastAsia"/>
                <w:bCs/>
                <w:kern w:val="2"/>
                <w:sz w:val="21"/>
                <w:szCs w:val="22"/>
              </w:rPr>
              <w:t>：钱收藏，</w:t>
            </w:r>
            <w:r w:rsidRPr="00C50784">
              <w:rPr>
                <w:rFonts w:hint="eastAsia"/>
                <w:bCs/>
                <w:kern w:val="2"/>
                <w:sz w:val="21"/>
                <w:szCs w:val="22"/>
              </w:rPr>
              <w:t>3</w:t>
            </w:r>
            <w:r w:rsidRPr="00C50784">
              <w:rPr>
                <w:rFonts w:hint="eastAsia"/>
                <w:bCs/>
                <w:kern w:val="2"/>
                <w:sz w:val="21"/>
                <w:szCs w:val="22"/>
              </w:rPr>
              <w:t>：爱心捐赠收藏</w:t>
            </w:r>
          </w:p>
        </w:tc>
        <w:tc>
          <w:tcPr>
            <w:tcW w:w="2727" w:type="dxa"/>
            <w:vAlign w:val="center"/>
          </w:tcPr>
          <w:p w:rsidR="006A239C" w:rsidRPr="006A239C" w:rsidRDefault="006A239C" w:rsidP="006A239C">
            <w:pPr>
              <w:rPr>
                <w:kern w:val="2"/>
                <w:sz w:val="21"/>
                <w:szCs w:val="22"/>
              </w:rPr>
            </w:pPr>
          </w:p>
        </w:tc>
        <w:tc>
          <w:tcPr>
            <w:tcW w:w="1847" w:type="dxa"/>
            <w:vAlign w:val="center"/>
          </w:tcPr>
          <w:p w:rsidR="006A239C" w:rsidRPr="006A239C" w:rsidRDefault="006A239C" w:rsidP="006A239C">
            <w:pPr>
              <w:rPr>
                <w:bCs/>
                <w:kern w:val="2"/>
                <w:sz w:val="21"/>
                <w:szCs w:val="22"/>
              </w:rPr>
            </w:pPr>
          </w:p>
        </w:tc>
      </w:tr>
      <w:tr w:rsidR="006A239C" w:rsidRPr="006A239C" w:rsidTr="00374E50">
        <w:tc>
          <w:tcPr>
            <w:tcW w:w="1838" w:type="dxa"/>
            <w:shd w:val="clear" w:color="auto" w:fill="A6A6A6" w:themeFill="background1" w:themeFillShade="A6"/>
            <w:vAlign w:val="center"/>
          </w:tcPr>
          <w:p w:rsidR="006A239C" w:rsidRPr="006A239C" w:rsidRDefault="006A239C" w:rsidP="006A239C">
            <w:pPr>
              <w:rPr>
                <w:bCs/>
                <w:kern w:val="2"/>
                <w:sz w:val="21"/>
                <w:szCs w:val="22"/>
              </w:rPr>
            </w:pPr>
            <w:r w:rsidRPr="006A239C">
              <w:rPr>
                <w:rFonts w:hint="eastAsia"/>
                <w:kern w:val="2"/>
                <w:sz w:val="21"/>
                <w:szCs w:val="22"/>
              </w:rPr>
              <w:t>参数</w:t>
            </w:r>
            <w:r w:rsidRPr="006A239C">
              <w:rPr>
                <w:kern w:val="2"/>
                <w:sz w:val="21"/>
                <w:szCs w:val="22"/>
              </w:rPr>
              <w:t>jsonStr</w:t>
            </w:r>
            <w:r w:rsidRPr="006A239C">
              <w:rPr>
                <w:rFonts w:hint="eastAsia"/>
                <w:kern w:val="2"/>
                <w:sz w:val="21"/>
                <w:szCs w:val="22"/>
              </w:rPr>
              <w:t>：</w:t>
            </w:r>
          </w:p>
        </w:tc>
        <w:tc>
          <w:tcPr>
            <w:tcW w:w="7229" w:type="dxa"/>
            <w:gridSpan w:val="4"/>
            <w:vAlign w:val="center"/>
          </w:tcPr>
          <w:p w:rsidR="00E435EA" w:rsidRPr="00E435EA" w:rsidRDefault="00E435EA" w:rsidP="00E435EA">
            <w:pPr>
              <w:rPr>
                <w:b/>
                <w:bCs/>
                <w:kern w:val="2"/>
                <w:sz w:val="21"/>
                <w:szCs w:val="22"/>
              </w:rPr>
            </w:pPr>
            <w:r w:rsidRPr="00E435EA">
              <w:rPr>
                <w:b/>
                <w:bCs/>
                <w:kern w:val="2"/>
                <w:sz w:val="21"/>
                <w:szCs w:val="22"/>
              </w:rPr>
              <w:t>{</w:t>
            </w:r>
          </w:p>
          <w:p w:rsidR="00E435EA" w:rsidRPr="00E435EA" w:rsidRDefault="00E435EA" w:rsidP="00E435EA">
            <w:pPr>
              <w:rPr>
                <w:b/>
                <w:bCs/>
                <w:kern w:val="2"/>
                <w:sz w:val="21"/>
                <w:szCs w:val="22"/>
              </w:rPr>
            </w:pPr>
            <w:r w:rsidRPr="00E435EA">
              <w:rPr>
                <w:b/>
                <w:bCs/>
                <w:kern w:val="2"/>
                <w:sz w:val="21"/>
                <w:szCs w:val="22"/>
              </w:rPr>
              <w:t xml:space="preserve">    "userId": "663809",</w:t>
            </w:r>
          </w:p>
          <w:p w:rsidR="00E435EA" w:rsidRPr="00E435EA" w:rsidRDefault="00E435EA" w:rsidP="00E435EA">
            <w:pPr>
              <w:rPr>
                <w:b/>
                <w:bCs/>
                <w:kern w:val="2"/>
                <w:sz w:val="21"/>
                <w:szCs w:val="22"/>
              </w:rPr>
            </w:pPr>
            <w:r w:rsidRPr="00E435EA">
              <w:rPr>
                <w:b/>
                <w:bCs/>
                <w:kern w:val="2"/>
                <w:sz w:val="21"/>
                <w:szCs w:val="22"/>
              </w:rPr>
              <w:t xml:space="preserve">    "pageNow": 1,</w:t>
            </w:r>
          </w:p>
          <w:p w:rsidR="00E435EA" w:rsidRPr="00E435EA" w:rsidRDefault="00E435EA" w:rsidP="00E435EA">
            <w:pPr>
              <w:rPr>
                <w:b/>
                <w:bCs/>
                <w:kern w:val="2"/>
                <w:sz w:val="21"/>
                <w:szCs w:val="22"/>
              </w:rPr>
            </w:pPr>
            <w:r w:rsidRPr="00E435EA">
              <w:rPr>
                <w:b/>
                <w:bCs/>
                <w:kern w:val="2"/>
                <w:sz w:val="21"/>
                <w:szCs w:val="22"/>
              </w:rPr>
              <w:t xml:space="preserve">    "pageCount": 100,</w:t>
            </w:r>
          </w:p>
          <w:p w:rsidR="00E435EA" w:rsidRPr="00E435EA" w:rsidRDefault="00E435EA" w:rsidP="00E435EA">
            <w:pPr>
              <w:rPr>
                <w:b/>
                <w:bCs/>
                <w:kern w:val="2"/>
                <w:sz w:val="21"/>
                <w:szCs w:val="22"/>
              </w:rPr>
            </w:pPr>
            <w:r w:rsidRPr="00E435EA">
              <w:rPr>
                <w:b/>
                <w:bCs/>
                <w:kern w:val="2"/>
                <w:sz w:val="21"/>
                <w:szCs w:val="22"/>
              </w:rPr>
              <w:t xml:space="preserve">    "type": 2</w:t>
            </w:r>
          </w:p>
          <w:p w:rsidR="006A239C" w:rsidRPr="006A239C" w:rsidRDefault="00E435EA" w:rsidP="00E435EA">
            <w:pPr>
              <w:rPr>
                <w:b/>
                <w:kern w:val="2"/>
                <w:sz w:val="21"/>
                <w:szCs w:val="22"/>
              </w:rPr>
            </w:pPr>
            <w:r w:rsidRPr="00E435EA">
              <w:rPr>
                <w:b/>
                <w:bCs/>
                <w:kern w:val="2"/>
                <w:sz w:val="21"/>
                <w:szCs w:val="22"/>
              </w:rPr>
              <w:t>}</w:t>
            </w:r>
          </w:p>
        </w:tc>
      </w:tr>
      <w:tr w:rsidR="006A239C" w:rsidRPr="006A239C" w:rsidTr="00374E50">
        <w:tc>
          <w:tcPr>
            <w:tcW w:w="1838" w:type="dxa"/>
            <w:shd w:val="clear" w:color="auto" w:fill="A6A6A6" w:themeFill="background1" w:themeFillShade="A6"/>
            <w:vAlign w:val="center"/>
          </w:tcPr>
          <w:p w:rsidR="006A239C" w:rsidRPr="006A239C" w:rsidRDefault="006A239C" w:rsidP="006A239C">
            <w:pPr>
              <w:rPr>
                <w:kern w:val="2"/>
                <w:sz w:val="21"/>
                <w:szCs w:val="22"/>
                <w:u w:val="single"/>
              </w:rPr>
            </w:pPr>
            <w:r w:rsidRPr="006A239C">
              <w:rPr>
                <w:rFonts w:hint="eastAsia"/>
                <w:kern w:val="2"/>
                <w:sz w:val="21"/>
                <w:szCs w:val="22"/>
                <w:u w:val="single"/>
              </w:rPr>
              <w:t>后台返回码</w:t>
            </w:r>
          </w:p>
        </w:tc>
        <w:tc>
          <w:tcPr>
            <w:tcW w:w="2620" w:type="dxa"/>
            <w:shd w:val="clear" w:color="auto" w:fill="A6A6A6" w:themeFill="background1" w:themeFillShade="A6"/>
            <w:vAlign w:val="center"/>
          </w:tcPr>
          <w:p w:rsidR="006A239C" w:rsidRPr="006A239C" w:rsidRDefault="006A239C" w:rsidP="006A239C">
            <w:pPr>
              <w:rPr>
                <w:bCs/>
                <w:kern w:val="2"/>
                <w:sz w:val="21"/>
                <w:szCs w:val="22"/>
              </w:rPr>
            </w:pPr>
          </w:p>
        </w:tc>
        <w:tc>
          <w:tcPr>
            <w:tcW w:w="2762" w:type="dxa"/>
            <w:gridSpan w:val="2"/>
            <w:shd w:val="clear" w:color="auto" w:fill="A6A6A6" w:themeFill="background1" w:themeFillShade="A6"/>
          </w:tcPr>
          <w:p w:rsidR="006A239C" w:rsidRPr="006A239C" w:rsidRDefault="006A239C" w:rsidP="006A239C">
            <w:pPr>
              <w:rPr>
                <w:bCs/>
                <w:kern w:val="2"/>
                <w:sz w:val="21"/>
                <w:szCs w:val="22"/>
              </w:rPr>
            </w:pPr>
          </w:p>
        </w:tc>
        <w:tc>
          <w:tcPr>
            <w:tcW w:w="1847" w:type="dxa"/>
            <w:shd w:val="clear" w:color="auto" w:fill="A6A6A6" w:themeFill="background1" w:themeFillShade="A6"/>
          </w:tcPr>
          <w:p w:rsidR="006A239C" w:rsidRPr="006A239C" w:rsidRDefault="006A239C" w:rsidP="006A239C">
            <w:pPr>
              <w:rPr>
                <w:bCs/>
                <w:kern w:val="2"/>
                <w:sz w:val="21"/>
                <w:szCs w:val="22"/>
              </w:rPr>
            </w:pPr>
          </w:p>
        </w:tc>
      </w:tr>
      <w:tr w:rsidR="006A239C" w:rsidRPr="006A239C" w:rsidTr="00374E50">
        <w:tc>
          <w:tcPr>
            <w:tcW w:w="1838" w:type="dxa"/>
            <w:shd w:val="clear" w:color="auto" w:fill="FFFFFF" w:themeFill="background1"/>
            <w:vAlign w:val="center"/>
          </w:tcPr>
          <w:p w:rsidR="006A239C" w:rsidRPr="006A239C" w:rsidRDefault="006A239C" w:rsidP="006A239C">
            <w:pPr>
              <w:rPr>
                <w:kern w:val="2"/>
                <w:sz w:val="21"/>
                <w:szCs w:val="22"/>
              </w:rPr>
            </w:pPr>
            <w:r w:rsidRPr="006A239C">
              <w:rPr>
                <w:rFonts w:hint="eastAsia"/>
                <w:kern w:val="2"/>
                <w:sz w:val="21"/>
                <w:szCs w:val="22"/>
              </w:rPr>
              <w:t>rspCode</w:t>
            </w:r>
          </w:p>
        </w:tc>
        <w:tc>
          <w:tcPr>
            <w:tcW w:w="2620" w:type="dxa"/>
            <w:shd w:val="clear" w:color="auto" w:fill="FFFFFF" w:themeFill="background1"/>
          </w:tcPr>
          <w:p w:rsidR="006A239C" w:rsidRPr="006A239C" w:rsidRDefault="006A239C" w:rsidP="006A239C">
            <w:pPr>
              <w:rPr>
                <w:kern w:val="2"/>
                <w:sz w:val="21"/>
                <w:szCs w:val="22"/>
              </w:rPr>
            </w:pPr>
            <w:r w:rsidRPr="006A239C">
              <w:rPr>
                <w:rFonts w:hint="eastAsia"/>
                <w:bCs/>
                <w:kern w:val="2"/>
                <w:sz w:val="21"/>
                <w:szCs w:val="22"/>
              </w:rPr>
              <w:t>返回的状态码</w:t>
            </w:r>
          </w:p>
        </w:tc>
        <w:tc>
          <w:tcPr>
            <w:tcW w:w="2762" w:type="dxa"/>
            <w:gridSpan w:val="2"/>
            <w:shd w:val="clear" w:color="auto" w:fill="FFFFFF" w:themeFill="background1"/>
            <w:vAlign w:val="center"/>
          </w:tcPr>
          <w:p w:rsidR="006A239C" w:rsidRPr="006A239C" w:rsidRDefault="006A239C" w:rsidP="006A239C">
            <w:pPr>
              <w:rPr>
                <w:bCs/>
                <w:kern w:val="2"/>
                <w:sz w:val="21"/>
                <w:szCs w:val="22"/>
              </w:rPr>
            </w:pPr>
            <w:r w:rsidRPr="006A239C">
              <w:rPr>
                <w:rFonts w:hint="eastAsia"/>
                <w:bCs/>
                <w:kern w:val="2"/>
                <w:sz w:val="21"/>
                <w:szCs w:val="22"/>
              </w:rPr>
              <w:t xml:space="preserve">000 </w:t>
            </w:r>
            <w:r w:rsidRPr="006A239C">
              <w:rPr>
                <w:rFonts w:hint="eastAsia"/>
                <w:bCs/>
                <w:kern w:val="2"/>
                <w:sz w:val="21"/>
                <w:szCs w:val="22"/>
              </w:rPr>
              <w:t>为正常返回</w:t>
            </w:r>
            <w:r w:rsidRPr="006A239C">
              <w:rPr>
                <w:rFonts w:hint="eastAsia"/>
                <w:bCs/>
                <w:kern w:val="2"/>
                <w:sz w:val="21"/>
                <w:szCs w:val="22"/>
              </w:rPr>
              <w:t>,</w:t>
            </w:r>
            <w:r w:rsidRPr="006A239C">
              <w:rPr>
                <w:rFonts w:hint="eastAsia"/>
                <w:bCs/>
                <w:kern w:val="2"/>
                <w:sz w:val="21"/>
                <w:szCs w:val="22"/>
              </w:rPr>
              <w:t>其他为异常返回</w:t>
            </w:r>
          </w:p>
        </w:tc>
        <w:tc>
          <w:tcPr>
            <w:tcW w:w="1847" w:type="dxa"/>
            <w:shd w:val="clear" w:color="auto" w:fill="FFFFFF" w:themeFill="background1"/>
            <w:vAlign w:val="center"/>
          </w:tcPr>
          <w:p w:rsidR="006A239C" w:rsidRPr="006A239C" w:rsidRDefault="006A239C" w:rsidP="006A239C">
            <w:pPr>
              <w:rPr>
                <w:kern w:val="2"/>
                <w:sz w:val="21"/>
                <w:szCs w:val="22"/>
              </w:rPr>
            </w:pPr>
          </w:p>
        </w:tc>
      </w:tr>
      <w:tr w:rsidR="006A239C" w:rsidRPr="006A239C" w:rsidTr="00374E50">
        <w:tc>
          <w:tcPr>
            <w:tcW w:w="1838" w:type="dxa"/>
            <w:shd w:val="clear" w:color="auto" w:fill="FFFFFF" w:themeFill="background1"/>
            <w:vAlign w:val="center"/>
          </w:tcPr>
          <w:p w:rsidR="006A239C" w:rsidRPr="006A239C" w:rsidRDefault="006A239C" w:rsidP="006A239C">
            <w:pPr>
              <w:rPr>
                <w:kern w:val="2"/>
                <w:sz w:val="21"/>
                <w:szCs w:val="22"/>
              </w:rPr>
            </w:pPr>
            <w:r w:rsidRPr="006A239C">
              <w:rPr>
                <w:rFonts w:hint="eastAsia"/>
                <w:kern w:val="2"/>
                <w:sz w:val="21"/>
                <w:szCs w:val="22"/>
              </w:rPr>
              <w:t>rspDesc</w:t>
            </w:r>
          </w:p>
        </w:tc>
        <w:tc>
          <w:tcPr>
            <w:tcW w:w="2620" w:type="dxa"/>
            <w:shd w:val="clear" w:color="auto" w:fill="FFFFFF" w:themeFill="background1"/>
          </w:tcPr>
          <w:p w:rsidR="006A239C" w:rsidRPr="006A239C" w:rsidRDefault="006A239C" w:rsidP="006A239C">
            <w:pPr>
              <w:rPr>
                <w:kern w:val="2"/>
                <w:sz w:val="21"/>
                <w:szCs w:val="22"/>
              </w:rPr>
            </w:pPr>
            <w:r w:rsidRPr="006A239C">
              <w:rPr>
                <w:rFonts w:hint="eastAsia"/>
                <w:bCs/>
                <w:kern w:val="2"/>
                <w:sz w:val="21"/>
                <w:szCs w:val="22"/>
              </w:rPr>
              <w:t>返回的状态码</w:t>
            </w:r>
            <w:r w:rsidRPr="006A239C">
              <w:rPr>
                <w:rFonts w:hint="eastAsia"/>
                <w:kern w:val="2"/>
                <w:sz w:val="21"/>
                <w:szCs w:val="22"/>
              </w:rPr>
              <w:t>描述</w:t>
            </w:r>
          </w:p>
        </w:tc>
        <w:tc>
          <w:tcPr>
            <w:tcW w:w="2762" w:type="dxa"/>
            <w:gridSpan w:val="2"/>
            <w:shd w:val="clear" w:color="auto" w:fill="FFFFFF" w:themeFill="background1"/>
            <w:vAlign w:val="center"/>
          </w:tcPr>
          <w:p w:rsidR="006A239C" w:rsidRPr="006A239C" w:rsidRDefault="006A239C" w:rsidP="006A239C">
            <w:pPr>
              <w:rPr>
                <w:bCs/>
                <w:kern w:val="2"/>
                <w:sz w:val="21"/>
                <w:szCs w:val="22"/>
              </w:rPr>
            </w:pPr>
            <w:r w:rsidRPr="006A239C">
              <w:rPr>
                <w:rFonts w:hint="eastAsia"/>
                <w:bCs/>
                <w:kern w:val="2"/>
                <w:sz w:val="21"/>
                <w:szCs w:val="22"/>
              </w:rPr>
              <w:t>异常返回时的异常说明</w:t>
            </w:r>
          </w:p>
        </w:tc>
        <w:tc>
          <w:tcPr>
            <w:tcW w:w="1847" w:type="dxa"/>
            <w:shd w:val="clear" w:color="auto" w:fill="FFFFFF" w:themeFill="background1"/>
            <w:vAlign w:val="center"/>
          </w:tcPr>
          <w:p w:rsidR="006A239C" w:rsidRPr="006A239C" w:rsidRDefault="006A239C" w:rsidP="006A239C">
            <w:pPr>
              <w:rPr>
                <w:kern w:val="2"/>
                <w:sz w:val="21"/>
                <w:szCs w:val="22"/>
              </w:rPr>
            </w:pPr>
          </w:p>
        </w:tc>
      </w:tr>
      <w:tr w:rsidR="006A239C" w:rsidRPr="006A239C" w:rsidTr="00374E50">
        <w:tc>
          <w:tcPr>
            <w:tcW w:w="1838" w:type="dxa"/>
            <w:shd w:val="clear" w:color="auto" w:fill="FFFFFF" w:themeFill="background1"/>
            <w:vAlign w:val="center"/>
          </w:tcPr>
          <w:p w:rsidR="006A239C" w:rsidRPr="006A239C" w:rsidRDefault="006A239C" w:rsidP="006A239C">
            <w:pPr>
              <w:rPr>
                <w:kern w:val="2"/>
                <w:sz w:val="21"/>
                <w:szCs w:val="22"/>
              </w:rPr>
            </w:pPr>
            <w:r w:rsidRPr="006A239C">
              <w:rPr>
                <w:bCs/>
                <w:kern w:val="2"/>
                <w:sz w:val="21"/>
                <w:szCs w:val="22"/>
              </w:rPr>
              <w:t>total</w:t>
            </w:r>
          </w:p>
        </w:tc>
        <w:tc>
          <w:tcPr>
            <w:tcW w:w="2620" w:type="dxa"/>
            <w:shd w:val="clear" w:color="auto" w:fill="FFFFFF" w:themeFill="background1"/>
          </w:tcPr>
          <w:p w:rsidR="006A239C" w:rsidRPr="006A239C" w:rsidRDefault="006A239C" w:rsidP="006A239C">
            <w:pPr>
              <w:rPr>
                <w:bCs/>
                <w:kern w:val="2"/>
                <w:sz w:val="21"/>
                <w:szCs w:val="22"/>
              </w:rPr>
            </w:pPr>
            <w:r w:rsidRPr="006A239C">
              <w:rPr>
                <w:rFonts w:hint="eastAsia"/>
                <w:bCs/>
                <w:kern w:val="2"/>
                <w:sz w:val="21"/>
                <w:szCs w:val="22"/>
              </w:rPr>
              <w:t>总共数量</w:t>
            </w:r>
          </w:p>
        </w:tc>
        <w:tc>
          <w:tcPr>
            <w:tcW w:w="2762" w:type="dxa"/>
            <w:gridSpan w:val="2"/>
            <w:shd w:val="clear" w:color="auto" w:fill="FFFFFF" w:themeFill="background1"/>
            <w:vAlign w:val="center"/>
          </w:tcPr>
          <w:p w:rsidR="006A239C" w:rsidRPr="006A239C" w:rsidRDefault="006A239C" w:rsidP="006A239C">
            <w:pPr>
              <w:rPr>
                <w:bCs/>
                <w:kern w:val="2"/>
                <w:sz w:val="21"/>
                <w:szCs w:val="22"/>
              </w:rPr>
            </w:pPr>
          </w:p>
        </w:tc>
        <w:tc>
          <w:tcPr>
            <w:tcW w:w="1847" w:type="dxa"/>
            <w:shd w:val="clear" w:color="auto" w:fill="FFFFFF" w:themeFill="background1"/>
            <w:vAlign w:val="center"/>
          </w:tcPr>
          <w:p w:rsidR="006A239C" w:rsidRPr="006A239C" w:rsidRDefault="006A239C" w:rsidP="006A239C">
            <w:pPr>
              <w:rPr>
                <w:kern w:val="2"/>
                <w:sz w:val="21"/>
                <w:szCs w:val="22"/>
              </w:rPr>
            </w:pPr>
          </w:p>
        </w:tc>
      </w:tr>
      <w:tr w:rsidR="006A239C" w:rsidRPr="006A239C" w:rsidTr="00374E50">
        <w:tc>
          <w:tcPr>
            <w:tcW w:w="1838" w:type="dxa"/>
            <w:shd w:val="clear" w:color="auto" w:fill="FFFFFF" w:themeFill="background1"/>
            <w:vAlign w:val="center"/>
          </w:tcPr>
          <w:p w:rsidR="006A239C" w:rsidRPr="006A239C" w:rsidRDefault="006A239C" w:rsidP="006A239C">
            <w:pPr>
              <w:rPr>
                <w:kern w:val="2"/>
                <w:sz w:val="21"/>
                <w:szCs w:val="22"/>
              </w:rPr>
            </w:pPr>
            <w:r w:rsidRPr="006A239C">
              <w:rPr>
                <w:bCs/>
                <w:kern w:val="2"/>
                <w:sz w:val="21"/>
                <w:szCs w:val="22"/>
              </w:rPr>
              <w:t>rows</w:t>
            </w:r>
          </w:p>
        </w:tc>
        <w:tc>
          <w:tcPr>
            <w:tcW w:w="2620" w:type="dxa"/>
            <w:shd w:val="clear" w:color="auto" w:fill="FFFFFF" w:themeFill="background1"/>
          </w:tcPr>
          <w:p w:rsidR="006A239C" w:rsidRPr="006A239C" w:rsidRDefault="006A239C" w:rsidP="006A239C">
            <w:pPr>
              <w:rPr>
                <w:bCs/>
                <w:kern w:val="2"/>
                <w:sz w:val="21"/>
                <w:szCs w:val="22"/>
              </w:rPr>
            </w:pPr>
            <w:r w:rsidRPr="006A239C">
              <w:rPr>
                <w:rFonts w:hint="eastAsia"/>
                <w:bCs/>
                <w:kern w:val="2"/>
                <w:sz w:val="21"/>
                <w:szCs w:val="22"/>
              </w:rPr>
              <w:t>每页总数</w:t>
            </w:r>
          </w:p>
        </w:tc>
        <w:tc>
          <w:tcPr>
            <w:tcW w:w="2762" w:type="dxa"/>
            <w:gridSpan w:val="2"/>
            <w:shd w:val="clear" w:color="auto" w:fill="FFFFFF" w:themeFill="background1"/>
            <w:vAlign w:val="center"/>
          </w:tcPr>
          <w:p w:rsidR="006A239C" w:rsidRPr="006A239C" w:rsidRDefault="006A239C" w:rsidP="006A239C">
            <w:pPr>
              <w:rPr>
                <w:bCs/>
                <w:kern w:val="2"/>
                <w:sz w:val="21"/>
                <w:szCs w:val="22"/>
              </w:rPr>
            </w:pPr>
          </w:p>
        </w:tc>
        <w:tc>
          <w:tcPr>
            <w:tcW w:w="1847" w:type="dxa"/>
            <w:shd w:val="clear" w:color="auto" w:fill="FFFFFF" w:themeFill="background1"/>
            <w:vAlign w:val="center"/>
          </w:tcPr>
          <w:p w:rsidR="006A239C" w:rsidRPr="006A239C" w:rsidRDefault="006A239C" w:rsidP="006A239C">
            <w:pPr>
              <w:rPr>
                <w:kern w:val="2"/>
                <w:sz w:val="21"/>
                <w:szCs w:val="22"/>
              </w:rPr>
            </w:pPr>
          </w:p>
        </w:tc>
      </w:tr>
      <w:tr w:rsidR="00831AE6" w:rsidRPr="006A239C" w:rsidTr="00374E50">
        <w:tc>
          <w:tcPr>
            <w:tcW w:w="1838" w:type="dxa"/>
            <w:vMerge w:val="restart"/>
            <w:shd w:val="clear" w:color="auto" w:fill="FFFFFF" w:themeFill="background1"/>
            <w:vAlign w:val="center"/>
          </w:tcPr>
          <w:p w:rsidR="00831AE6" w:rsidRPr="006A239C" w:rsidRDefault="00831AE6" w:rsidP="006A239C">
            <w:pPr>
              <w:rPr>
                <w:kern w:val="2"/>
                <w:sz w:val="21"/>
                <w:szCs w:val="22"/>
              </w:rPr>
            </w:pPr>
            <w:r w:rsidRPr="00831AE6">
              <w:rPr>
                <w:bCs/>
                <w:kern w:val="2"/>
                <w:sz w:val="21"/>
                <w:szCs w:val="22"/>
              </w:rPr>
              <w:t>reserveMoneyList</w:t>
            </w:r>
          </w:p>
        </w:tc>
        <w:tc>
          <w:tcPr>
            <w:tcW w:w="2620" w:type="dxa"/>
            <w:shd w:val="clear" w:color="auto" w:fill="FFFFFF" w:themeFill="background1"/>
          </w:tcPr>
          <w:p w:rsidR="00831AE6" w:rsidRPr="006A239C" w:rsidRDefault="00831AE6" w:rsidP="006A239C">
            <w:pPr>
              <w:rPr>
                <w:bCs/>
                <w:kern w:val="2"/>
                <w:sz w:val="21"/>
                <w:szCs w:val="22"/>
              </w:rPr>
            </w:pPr>
            <w:r w:rsidRPr="006A239C">
              <w:rPr>
                <w:bCs/>
                <w:kern w:val="2"/>
                <w:sz w:val="21"/>
                <w:szCs w:val="22"/>
              </w:rPr>
              <w:t>type</w:t>
            </w:r>
          </w:p>
        </w:tc>
        <w:tc>
          <w:tcPr>
            <w:tcW w:w="2762" w:type="dxa"/>
            <w:gridSpan w:val="2"/>
            <w:shd w:val="clear" w:color="auto" w:fill="FFFFFF" w:themeFill="background1"/>
            <w:vAlign w:val="center"/>
          </w:tcPr>
          <w:p w:rsidR="00831AE6" w:rsidRPr="006A239C" w:rsidRDefault="00F8465A" w:rsidP="006A239C">
            <w:pPr>
              <w:rPr>
                <w:bCs/>
                <w:kern w:val="2"/>
                <w:sz w:val="21"/>
                <w:szCs w:val="22"/>
              </w:rPr>
            </w:pPr>
            <w:r>
              <w:rPr>
                <w:rFonts w:hint="eastAsia"/>
                <w:bCs/>
              </w:rPr>
              <w:t>类别</w:t>
            </w:r>
            <w:r>
              <w:rPr>
                <w:rFonts w:hint="eastAsia"/>
                <w:bCs/>
              </w:rPr>
              <w:t xml:space="preserve"> 1</w:t>
            </w:r>
            <w:r>
              <w:rPr>
                <w:rFonts w:hint="eastAsia"/>
                <w:bCs/>
              </w:rPr>
              <w:t>：明捐物；</w:t>
            </w:r>
            <w:r>
              <w:rPr>
                <w:rFonts w:hint="eastAsia"/>
                <w:bCs/>
              </w:rPr>
              <w:t>2</w:t>
            </w:r>
            <w:r>
              <w:rPr>
                <w:rFonts w:hint="eastAsia"/>
                <w:bCs/>
              </w:rPr>
              <w:t>：明捐钱；</w:t>
            </w:r>
            <w:r>
              <w:rPr>
                <w:rFonts w:hint="eastAsia"/>
                <w:bCs/>
              </w:rPr>
              <w:t>3</w:t>
            </w:r>
            <w:r>
              <w:rPr>
                <w:rFonts w:hint="eastAsia"/>
                <w:bCs/>
              </w:rPr>
              <w:t>：盲捐物</w:t>
            </w:r>
          </w:p>
        </w:tc>
        <w:tc>
          <w:tcPr>
            <w:tcW w:w="1847" w:type="dxa"/>
            <w:shd w:val="clear" w:color="auto" w:fill="FFFFFF" w:themeFill="background1"/>
            <w:vAlign w:val="center"/>
          </w:tcPr>
          <w:p w:rsidR="00831AE6" w:rsidRPr="006A239C" w:rsidRDefault="00831AE6" w:rsidP="006A239C">
            <w:pPr>
              <w:rPr>
                <w:kern w:val="2"/>
                <w:sz w:val="21"/>
                <w:szCs w:val="22"/>
              </w:rPr>
            </w:pPr>
          </w:p>
        </w:tc>
      </w:tr>
      <w:tr w:rsidR="00831AE6" w:rsidRPr="006A239C" w:rsidTr="00374E50">
        <w:tc>
          <w:tcPr>
            <w:tcW w:w="1838" w:type="dxa"/>
            <w:vMerge/>
            <w:shd w:val="clear" w:color="auto" w:fill="FFFFFF" w:themeFill="background1"/>
            <w:vAlign w:val="center"/>
          </w:tcPr>
          <w:p w:rsidR="00831AE6" w:rsidRPr="006A239C" w:rsidRDefault="00831AE6" w:rsidP="006A239C">
            <w:pPr>
              <w:rPr>
                <w:kern w:val="2"/>
                <w:sz w:val="21"/>
                <w:szCs w:val="22"/>
              </w:rPr>
            </w:pPr>
          </w:p>
        </w:tc>
        <w:tc>
          <w:tcPr>
            <w:tcW w:w="2620" w:type="dxa"/>
            <w:shd w:val="clear" w:color="auto" w:fill="FFFFFF" w:themeFill="background1"/>
          </w:tcPr>
          <w:p w:rsidR="00831AE6" w:rsidRPr="006A239C" w:rsidRDefault="00831AE6" w:rsidP="006A239C">
            <w:pPr>
              <w:rPr>
                <w:bCs/>
                <w:kern w:val="2"/>
                <w:sz w:val="21"/>
                <w:szCs w:val="22"/>
              </w:rPr>
            </w:pPr>
            <w:r w:rsidRPr="006A239C">
              <w:rPr>
                <w:bCs/>
                <w:kern w:val="2"/>
                <w:sz w:val="21"/>
                <w:szCs w:val="22"/>
              </w:rPr>
              <w:t>id</w:t>
            </w:r>
          </w:p>
        </w:tc>
        <w:tc>
          <w:tcPr>
            <w:tcW w:w="2762" w:type="dxa"/>
            <w:gridSpan w:val="2"/>
            <w:shd w:val="clear" w:color="auto" w:fill="FFFFFF" w:themeFill="background1"/>
            <w:vAlign w:val="center"/>
          </w:tcPr>
          <w:p w:rsidR="00831AE6" w:rsidRPr="006A239C" w:rsidRDefault="00F8465A" w:rsidP="006A239C">
            <w:pPr>
              <w:rPr>
                <w:bCs/>
                <w:kern w:val="2"/>
                <w:sz w:val="21"/>
                <w:szCs w:val="22"/>
              </w:rPr>
            </w:pPr>
            <w:r>
              <w:rPr>
                <w:rFonts w:hint="eastAsia"/>
                <w:bCs/>
                <w:kern w:val="2"/>
                <w:sz w:val="21"/>
                <w:szCs w:val="22"/>
              </w:rPr>
              <w:t>ID</w:t>
            </w:r>
          </w:p>
        </w:tc>
        <w:tc>
          <w:tcPr>
            <w:tcW w:w="1847" w:type="dxa"/>
            <w:shd w:val="clear" w:color="auto" w:fill="FFFFFF" w:themeFill="background1"/>
            <w:vAlign w:val="center"/>
          </w:tcPr>
          <w:p w:rsidR="00831AE6" w:rsidRPr="006A239C" w:rsidRDefault="00831AE6" w:rsidP="006A239C">
            <w:pPr>
              <w:rPr>
                <w:kern w:val="2"/>
                <w:sz w:val="21"/>
                <w:szCs w:val="22"/>
              </w:rPr>
            </w:pPr>
          </w:p>
        </w:tc>
      </w:tr>
      <w:tr w:rsidR="00831AE6" w:rsidRPr="006A239C" w:rsidTr="00374E50">
        <w:tc>
          <w:tcPr>
            <w:tcW w:w="1838" w:type="dxa"/>
            <w:vMerge/>
            <w:shd w:val="clear" w:color="auto" w:fill="FFFFFF" w:themeFill="background1"/>
            <w:vAlign w:val="center"/>
          </w:tcPr>
          <w:p w:rsidR="00831AE6" w:rsidRPr="006A239C" w:rsidRDefault="00831AE6" w:rsidP="006A239C">
            <w:pPr>
              <w:rPr>
                <w:kern w:val="2"/>
                <w:sz w:val="21"/>
                <w:szCs w:val="22"/>
              </w:rPr>
            </w:pPr>
          </w:p>
        </w:tc>
        <w:tc>
          <w:tcPr>
            <w:tcW w:w="2620" w:type="dxa"/>
            <w:shd w:val="clear" w:color="auto" w:fill="FFFFFF" w:themeFill="background1"/>
          </w:tcPr>
          <w:p w:rsidR="00831AE6" w:rsidRPr="006A239C" w:rsidRDefault="00831AE6" w:rsidP="006A239C">
            <w:pPr>
              <w:rPr>
                <w:bCs/>
                <w:kern w:val="2"/>
                <w:sz w:val="21"/>
                <w:szCs w:val="22"/>
              </w:rPr>
            </w:pPr>
            <w:r w:rsidRPr="006A239C">
              <w:rPr>
                <w:bCs/>
                <w:kern w:val="2"/>
                <w:sz w:val="21"/>
                <w:szCs w:val="22"/>
              </w:rPr>
              <w:t>userId</w:t>
            </w:r>
          </w:p>
        </w:tc>
        <w:tc>
          <w:tcPr>
            <w:tcW w:w="2762" w:type="dxa"/>
            <w:gridSpan w:val="2"/>
            <w:shd w:val="clear" w:color="auto" w:fill="FFFFFF" w:themeFill="background1"/>
            <w:vAlign w:val="center"/>
          </w:tcPr>
          <w:p w:rsidR="00831AE6" w:rsidRPr="006A239C" w:rsidRDefault="00F8465A" w:rsidP="006A239C">
            <w:pPr>
              <w:rPr>
                <w:bCs/>
                <w:kern w:val="2"/>
                <w:sz w:val="21"/>
                <w:szCs w:val="22"/>
              </w:rPr>
            </w:pPr>
            <w:r>
              <w:rPr>
                <w:rFonts w:hint="eastAsia"/>
                <w:bCs/>
                <w:kern w:val="2"/>
                <w:sz w:val="21"/>
                <w:szCs w:val="22"/>
              </w:rPr>
              <w:t>用户</w:t>
            </w:r>
            <w:r>
              <w:rPr>
                <w:rFonts w:hint="eastAsia"/>
                <w:bCs/>
                <w:kern w:val="2"/>
                <w:sz w:val="21"/>
                <w:szCs w:val="22"/>
              </w:rPr>
              <w:t>ID</w:t>
            </w:r>
          </w:p>
        </w:tc>
        <w:tc>
          <w:tcPr>
            <w:tcW w:w="1847" w:type="dxa"/>
            <w:shd w:val="clear" w:color="auto" w:fill="FFFFFF" w:themeFill="background1"/>
            <w:vAlign w:val="center"/>
          </w:tcPr>
          <w:p w:rsidR="00831AE6" w:rsidRPr="006A239C" w:rsidRDefault="00831AE6" w:rsidP="006A239C">
            <w:pPr>
              <w:rPr>
                <w:kern w:val="2"/>
                <w:sz w:val="21"/>
                <w:szCs w:val="22"/>
              </w:rPr>
            </w:pPr>
          </w:p>
        </w:tc>
      </w:tr>
      <w:tr w:rsidR="00831AE6" w:rsidRPr="006A239C" w:rsidTr="00374E50">
        <w:tc>
          <w:tcPr>
            <w:tcW w:w="1838" w:type="dxa"/>
            <w:vMerge/>
            <w:shd w:val="clear" w:color="auto" w:fill="FFFFFF" w:themeFill="background1"/>
            <w:vAlign w:val="center"/>
          </w:tcPr>
          <w:p w:rsidR="00831AE6" w:rsidRPr="006A239C" w:rsidRDefault="00831AE6" w:rsidP="006A239C">
            <w:pPr>
              <w:rPr>
                <w:kern w:val="2"/>
                <w:sz w:val="21"/>
                <w:szCs w:val="22"/>
              </w:rPr>
            </w:pPr>
          </w:p>
        </w:tc>
        <w:tc>
          <w:tcPr>
            <w:tcW w:w="2620" w:type="dxa"/>
            <w:shd w:val="clear" w:color="auto" w:fill="FFFFFF" w:themeFill="background1"/>
          </w:tcPr>
          <w:p w:rsidR="00831AE6" w:rsidRPr="006A239C" w:rsidRDefault="00831AE6" w:rsidP="006A239C">
            <w:pPr>
              <w:rPr>
                <w:bCs/>
                <w:kern w:val="2"/>
                <w:sz w:val="21"/>
                <w:szCs w:val="22"/>
              </w:rPr>
            </w:pPr>
            <w:r w:rsidRPr="006A239C">
              <w:rPr>
                <w:bCs/>
                <w:kern w:val="2"/>
                <w:sz w:val="21"/>
                <w:szCs w:val="22"/>
              </w:rPr>
              <w:t>nickname</w:t>
            </w:r>
          </w:p>
        </w:tc>
        <w:tc>
          <w:tcPr>
            <w:tcW w:w="2762" w:type="dxa"/>
            <w:gridSpan w:val="2"/>
            <w:shd w:val="clear" w:color="auto" w:fill="FFFFFF" w:themeFill="background1"/>
            <w:vAlign w:val="center"/>
          </w:tcPr>
          <w:p w:rsidR="00831AE6" w:rsidRPr="006A239C" w:rsidRDefault="00F8465A" w:rsidP="006A239C">
            <w:pPr>
              <w:rPr>
                <w:bCs/>
                <w:kern w:val="2"/>
                <w:sz w:val="21"/>
                <w:szCs w:val="22"/>
              </w:rPr>
            </w:pPr>
            <w:r>
              <w:rPr>
                <w:rFonts w:hint="eastAsia"/>
                <w:bCs/>
                <w:kern w:val="2"/>
                <w:sz w:val="21"/>
                <w:szCs w:val="22"/>
              </w:rPr>
              <w:t>昵称</w:t>
            </w:r>
          </w:p>
        </w:tc>
        <w:tc>
          <w:tcPr>
            <w:tcW w:w="1847" w:type="dxa"/>
            <w:shd w:val="clear" w:color="auto" w:fill="FFFFFF" w:themeFill="background1"/>
            <w:vAlign w:val="center"/>
          </w:tcPr>
          <w:p w:rsidR="00831AE6" w:rsidRPr="006A239C" w:rsidRDefault="00831AE6" w:rsidP="006A239C">
            <w:pPr>
              <w:rPr>
                <w:kern w:val="2"/>
                <w:sz w:val="21"/>
                <w:szCs w:val="22"/>
              </w:rPr>
            </w:pPr>
          </w:p>
        </w:tc>
      </w:tr>
      <w:tr w:rsidR="00831AE6" w:rsidRPr="006A239C" w:rsidTr="00374E50">
        <w:tc>
          <w:tcPr>
            <w:tcW w:w="1838" w:type="dxa"/>
            <w:vMerge/>
            <w:shd w:val="clear" w:color="auto" w:fill="FFFFFF" w:themeFill="background1"/>
            <w:vAlign w:val="center"/>
          </w:tcPr>
          <w:p w:rsidR="00831AE6" w:rsidRPr="006A239C" w:rsidRDefault="00831AE6" w:rsidP="006A239C">
            <w:pPr>
              <w:rPr>
                <w:kern w:val="2"/>
                <w:sz w:val="21"/>
                <w:szCs w:val="22"/>
              </w:rPr>
            </w:pPr>
          </w:p>
        </w:tc>
        <w:tc>
          <w:tcPr>
            <w:tcW w:w="2620" w:type="dxa"/>
            <w:shd w:val="clear" w:color="auto" w:fill="FFFFFF" w:themeFill="background1"/>
          </w:tcPr>
          <w:p w:rsidR="00831AE6" w:rsidRPr="006A239C" w:rsidRDefault="00831AE6" w:rsidP="006A239C">
            <w:pPr>
              <w:rPr>
                <w:bCs/>
                <w:kern w:val="2"/>
                <w:sz w:val="21"/>
                <w:szCs w:val="22"/>
              </w:rPr>
            </w:pPr>
            <w:r w:rsidRPr="006A239C">
              <w:rPr>
                <w:bCs/>
                <w:kern w:val="2"/>
                <w:sz w:val="21"/>
                <w:szCs w:val="22"/>
              </w:rPr>
              <w:t>loginname</w:t>
            </w:r>
          </w:p>
        </w:tc>
        <w:tc>
          <w:tcPr>
            <w:tcW w:w="2762" w:type="dxa"/>
            <w:gridSpan w:val="2"/>
            <w:shd w:val="clear" w:color="auto" w:fill="FFFFFF" w:themeFill="background1"/>
            <w:vAlign w:val="center"/>
          </w:tcPr>
          <w:p w:rsidR="00831AE6" w:rsidRPr="006A239C" w:rsidRDefault="00F8465A" w:rsidP="006A239C">
            <w:pPr>
              <w:rPr>
                <w:bCs/>
                <w:kern w:val="2"/>
                <w:sz w:val="21"/>
                <w:szCs w:val="22"/>
              </w:rPr>
            </w:pPr>
            <w:r>
              <w:rPr>
                <w:rFonts w:hint="eastAsia"/>
                <w:bCs/>
                <w:kern w:val="2"/>
                <w:sz w:val="21"/>
                <w:szCs w:val="22"/>
              </w:rPr>
              <w:t>登录名称</w:t>
            </w:r>
          </w:p>
        </w:tc>
        <w:tc>
          <w:tcPr>
            <w:tcW w:w="1847" w:type="dxa"/>
            <w:shd w:val="clear" w:color="auto" w:fill="FFFFFF" w:themeFill="background1"/>
            <w:vAlign w:val="center"/>
          </w:tcPr>
          <w:p w:rsidR="00831AE6" w:rsidRPr="006A239C" w:rsidRDefault="00831AE6" w:rsidP="006A239C">
            <w:pPr>
              <w:rPr>
                <w:kern w:val="2"/>
                <w:sz w:val="21"/>
                <w:szCs w:val="22"/>
              </w:rPr>
            </w:pPr>
          </w:p>
        </w:tc>
      </w:tr>
      <w:tr w:rsidR="00831AE6" w:rsidRPr="006A239C" w:rsidTr="00374E50">
        <w:tc>
          <w:tcPr>
            <w:tcW w:w="1838" w:type="dxa"/>
            <w:vMerge/>
            <w:shd w:val="clear" w:color="auto" w:fill="FFFFFF" w:themeFill="background1"/>
            <w:vAlign w:val="center"/>
          </w:tcPr>
          <w:p w:rsidR="00831AE6" w:rsidRPr="006A239C" w:rsidRDefault="00831AE6" w:rsidP="006A239C">
            <w:pPr>
              <w:rPr>
                <w:kern w:val="2"/>
                <w:sz w:val="21"/>
                <w:szCs w:val="22"/>
              </w:rPr>
            </w:pPr>
          </w:p>
        </w:tc>
        <w:tc>
          <w:tcPr>
            <w:tcW w:w="2620" w:type="dxa"/>
            <w:shd w:val="clear" w:color="auto" w:fill="FFFFFF" w:themeFill="background1"/>
          </w:tcPr>
          <w:p w:rsidR="00831AE6" w:rsidRPr="006A239C" w:rsidRDefault="00831AE6" w:rsidP="006A239C">
            <w:pPr>
              <w:rPr>
                <w:bCs/>
                <w:kern w:val="2"/>
                <w:sz w:val="21"/>
                <w:szCs w:val="22"/>
              </w:rPr>
            </w:pPr>
            <w:r>
              <w:rPr>
                <w:bCs/>
                <w:kern w:val="2"/>
                <w:sz w:val="21"/>
                <w:szCs w:val="22"/>
              </w:rPr>
              <w:t>phid</w:t>
            </w:r>
          </w:p>
        </w:tc>
        <w:tc>
          <w:tcPr>
            <w:tcW w:w="2762" w:type="dxa"/>
            <w:gridSpan w:val="2"/>
            <w:shd w:val="clear" w:color="auto" w:fill="FFFFFF" w:themeFill="background1"/>
            <w:vAlign w:val="center"/>
          </w:tcPr>
          <w:p w:rsidR="00831AE6" w:rsidRPr="006A239C" w:rsidRDefault="00F8465A" w:rsidP="006A239C">
            <w:pPr>
              <w:rPr>
                <w:bCs/>
                <w:kern w:val="2"/>
                <w:sz w:val="21"/>
                <w:szCs w:val="22"/>
              </w:rPr>
            </w:pPr>
            <w:r>
              <w:rPr>
                <w:rFonts w:hint="eastAsia"/>
                <w:bCs/>
                <w:kern w:val="2"/>
                <w:sz w:val="21"/>
                <w:szCs w:val="22"/>
              </w:rPr>
              <w:t>发布</w:t>
            </w:r>
            <w:r>
              <w:rPr>
                <w:rFonts w:hint="eastAsia"/>
                <w:bCs/>
                <w:kern w:val="2"/>
                <w:sz w:val="21"/>
                <w:szCs w:val="22"/>
              </w:rPr>
              <w:t>ID</w:t>
            </w:r>
          </w:p>
        </w:tc>
        <w:tc>
          <w:tcPr>
            <w:tcW w:w="1847" w:type="dxa"/>
            <w:shd w:val="clear" w:color="auto" w:fill="FFFFFF" w:themeFill="background1"/>
            <w:vAlign w:val="center"/>
          </w:tcPr>
          <w:p w:rsidR="00831AE6" w:rsidRPr="006A239C" w:rsidRDefault="00831AE6" w:rsidP="006A239C">
            <w:pPr>
              <w:rPr>
                <w:kern w:val="2"/>
                <w:sz w:val="21"/>
                <w:szCs w:val="22"/>
              </w:rPr>
            </w:pPr>
          </w:p>
        </w:tc>
      </w:tr>
      <w:tr w:rsidR="00831AE6" w:rsidRPr="006A239C" w:rsidTr="00374E50">
        <w:tc>
          <w:tcPr>
            <w:tcW w:w="1838" w:type="dxa"/>
            <w:vMerge/>
            <w:shd w:val="clear" w:color="auto" w:fill="FFFFFF" w:themeFill="background1"/>
            <w:vAlign w:val="center"/>
          </w:tcPr>
          <w:p w:rsidR="00831AE6" w:rsidRPr="006A239C" w:rsidRDefault="00831AE6" w:rsidP="006A239C">
            <w:pPr>
              <w:rPr>
                <w:kern w:val="2"/>
                <w:sz w:val="21"/>
                <w:szCs w:val="22"/>
              </w:rPr>
            </w:pPr>
          </w:p>
        </w:tc>
        <w:tc>
          <w:tcPr>
            <w:tcW w:w="2620" w:type="dxa"/>
            <w:shd w:val="clear" w:color="auto" w:fill="FFFFFF" w:themeFill="background1"/>
          </w:tcPr>
          <w:p w:rsidR="00831AE6" w:rsidRPr="006A239C" w:rsidRDefault="00831AE6" w:rsidP="006A239C">
            <w:pPr>
              <w:rPr>
                <w:bCs/>
                <w:kern w:val="2"/>
                <w:sz w:val="21"/>
                <w:szCs w:val="22"/>
              </w:rPr>
            </w:pPr>
            <w:r w:rsidRPr="00831AE6">
              <w:rPr>
                <w:rFonts w:hint="eastAsia"/>
                <w:bCs/>
                <w:kern w:val="2"/>
                <w:sz w:val="21"/>
                <w:szCs w:val="22"/>
              </w:rPr>
              <w:t>itemsName</w:t>
            </w:r>
          </w:p>
        </w:tc>
        <w:tc>
          <w:tcPr>
            <w:tcW w:w="2762" w:type="dxa"/>
            <w:gridSpan w:val="2"/>
            <w:shd w:val="clear" w:color="auto" w:fill="FFFFFF" w:themeFill="background1"/>
            <w:vAlign w:val="center"/>
          </w:tcPr>
          <w:p w:rsidR="00831AE6" w:rsidRPr="006A239C" w:rsidRDefault="00F8465A" w:rsidP="006A239C">
            <w:pPr>
              <w:rPr>
                <w:bCs/>
                <w:kern w:val="2"/>
                <w:sz w:val="21"/>
                <w:szCs w:val="22"/>
              </w:rPr>
            </w:pPr>
            <w:r>
              <w:rPr>
                <w:rFonts w:hint="eastAsia"/>
                <w:bCs/>
                <w:kern w:val="2"/>
                <w:sz w:val="21"/>
                <w:szCs w:val="22"/>
              </w:rPr>
              <w:t>物品名称</w:t>
            </w:r>
          </w:p>
        </w:tc>
        <w:tc>
          <w:tcPr>
            <w:tcW w:w="1847" w:type="dxa"/>
            <w:shd w:val="clear" w:color="auto" w:fill="FFFFFF" w:themeFill="background1"/>
            <w:vAlign w:val="center"/>
          </w:tcPr>
          <w:p w:rsidR="00831AE6" w:rsidRPr="006A239C" w:rsidRDefault="00831AE6" w:rsidP="006A239C">
            <w:pPr>
              <w:rPr>
                <w:kern w:val="2"/>
                <w:sz w:val="21"/>
                <w:szCs w:val="22"/>
              </w:rPr>
            </w:pPr>
          </w:p>
        </w:tc>
      </w:tr>
      <w:tr w:rsidR="00831AE6" w:rsidRPr="006A239C" w:rsidTr="00374E50">
        <w:tc>
          <w:tcPr>
            <w:tcW w:w="1838" w:type="dxa"/>
            <w:vMerge/>
            <w:shd w:val="clear" w:color="auto" w:fill="FFFFFF" w:themeFill="background1"/>
            <w:vAlign w:val="center"/>
          </w:tcPr>
          <w:p w:rsidR="00831AE6" w:rsidRPr="006A239C" w:rsidRDefault="00831AE6" w:rsidP="006A239C"/>
        </w:tc>
        <w:tc>
          <w:tcPr>
            <w:tcW w:w="2620" w:type="dxa"/>
            <w:shd w:val="clear" w:color="auto" w:fill="FFFFFF" w:themeFill="background1"/>
          </w:tcPr>
          <w:p w:rsidR="00831AE6" w:rsidRPr="006A239C" w:rsidRDefault="00831AE6" w:rsidP="006A239C">
            <w:pPr>
              <w:rPr>
                <w:bCs/>
              </w:rPr>
            </w:pPr>
            <w:r w:rsidRPr="00831AE6">
              <w:rPr>
                <w:bCs/>
              </w:rPr>
              <w:t>itemsDesc</w:t>
            </w:r>
          </w:p>
        </w:tc>
        <w:tc>
          <w:tcPr>
            <w:tcW w:w="2762" w:type="dxa"/>
            <w:gridSpan w:val="2"/>
            <w:shd w:val="clear" w:color="auto" w:fill="FFFFFF" w:themeFill="background1"/>
            <w:vAlign w:val="center"/>
          </w:tcPr>
          <w:p w:rsidR="00831AE6" w:rsidRPr="006A239C" w:rsidRDefault="00F8465A" w:rsidP="006A239C">
            <w:pPr>
              <w:rPr>
                <w:bCs/>
              </w:rPr>
            </w:pPr>
            <w:r>
              <w:rPr>
                <w:rFonts w:hint="eastAsia"/>
                <w:bCs/>
              </w:rPr>
              <w:t>物品描述</w:t>
            </w:r>
          </w:p>
        </w:tc>
        <w:tc>
          <w:tcPr>
            <w:tcW w:w="1847" w:type="dxa"/>
            <w:shd w:val="clear" w:color="auto" w:fill="FFFFFF" w:themeFill="background1"/>
            <w:vAlign w:val="center"/>
          </w:tcPr>
          <w:p w:rsidR="00831AE6" w:rsidRPr="006A239C" w:rsidRDefault="00831AE6" w:rsidP="006A239C"/>
        </w:tc>
      </w:tr>
      <w:tr w:rsidR="00831AE6" w:rsidRPr="006A239C" w:rsidTr="00374E50">
        <w:tc>
          <w:tcPr>
            <w:tcW w:w="1838" w:type="dxa"/>
            <w:vMerge/>
            <w:shd w:val="clear" w:color="auto" w:fill="FFFFFF" w:themeFill="background1"/>
            <w:vAlign w:val="center"/>
          </w:tcPr>
          <w:p w:rsidR="00831AE6" w:rsidRPr="006A239C" w:rsidRDefault="00831AE6" w:rsidP="006A239C"/>
        </w:tc>
        <w:tc>
          <w:tcPr>
            <w:tcW w:w="2620" w:type="dxa"/>
            <w:shd w:val="clear" w:color="auto" w:fill="FFFFFF" w:themeFill="background1"/>
          </w:tcPr>
          <w:p w:rsidR="00831AE6" w:rsidRPr="00831AE6" w:rsidRDefault="00831AE6" w:rsidP="006A239C">
            <w:pPr>
              <w:rPr>
                <w:bCs/>
              </w:rPr>
            </w:pPr>
            <w:r w:rsidRPr="00831AE6">
              <w:rPr>
                <w:bCs/>
              </w:rPr>
              <w:t>getMoney</w:t>
            </w:r>
          </w:p>
        </w:tc>
        <w:tc>
          <w:tcPr>
            <w:tcW w:w="2762" w:type="dxa"/>
            <w:gridSpan w:val="2"/>
            <w:shd w:val="clear" w:color="auto" w:fill="FFFFFF" w:themeFill="background1"/>
            <w:vAlign w:val="center"/>
          </w:tcPr>
          <w:p w:rsidR="00831AE6" w:rsidRPr="006A239C" w:rsidRDefault="00F8465A" w:rsidP="006A239C">
            <w:pPr>
              <w:rPr>
                <w:bCs/>
              </w:rPr>
            </w:pPr>
            <w:r>
              <w:rPr>
                <w:rFonts w:hint="eastAsia"/>
                <w:bCs/>
              </w:rPr>
              <w:t>需求金额</w:t>
            </w:r>
          </w:p>
        </w:tc>
        <w:tc>
          <w:tcPr>
            <w:tcW w:w="1847" w:type="dxa"/>
            <w:shd w:val="clear" w:color="auto" w:fill="FFFFFF" w:themeFill="background1"/>
            <w:vAlign w:val="center"/>
          </w:tcPr>
          <w:p w:rsidR="00831AE6" w:rsidRPr="006A239C" w:rsidRDefault="00831AE6" w:rsidP="006A239C"/>
        </w:tc>
      </w:tr>
      <w:tr w:rsidR="00831AE6" w:rsidRPr="006A239C" w:rsidTr="00374E50">
        <w:tc>
          <w:tcPr>
            <w:tcW w:w="1838" w:type="dxa"/>
            <w:vMerge/>
            <w:shd w:val="clear" w:color="auto" w:fill="FFFFFF" w:themeFill="background1"/>
            <w:vAlign w:val="center"/>
          </w:tcPr>
          <w:p w:rsidR="00831AE6" w:rsidRPr="006A239C" w:rsidRDefault="00831AE6" w:rsidP="006A239C"/>
        </w:tc>
        <w:tc>
          <w:tcPr>
            <w:tcW w:w="2620" w:type="dxa"/>
            <w:shd w:val="clear" w:color="auto" w:fill="FFFFFF" w:themeFill="background1"/>
          </w:tcPr>
          <w:p w:rsidR="00831AE6" w:rsidRPr="00831AE6" w:rsidRDefault="00831AE6" w:rsidP="006A239C">
            <w:pPr>
              <w:rPr>
                <w:bCs/>
              </w:rPr>
            </w:pPr>
            <w:r w:rsidRPr="00831AE6">
              <w:rPr>
                <w:bCs/>
              </w:rPr>
              <w:t>moneyCount</w:t>
            </w:r>
          </w:p>
        </w:tc>
        <w:tc>
          <w:tcPr>
            <w:tcW w:w="2762" w:type="dxa"/>
            <w:gridSpan w:val="2"/>
            <w:shd w:val="clear" w:color="auto" w:fill="FFFFFF" w:themeFill="background1"/>
            <w:vAlign w:val="center"/>
          </w:tcPr>
          <w:p w:rsidR="00831AE6" w:rsidRPr="006A239C" w:rsidRDefault="00F8465A" w:rsidP="006A239C">
            <w:pPr>
              <w:rPr>
                <w:bCs/>
              </w:rPr>
            </w:pPr>
            <w:r>
              <w:rPr>
                <w:rFonts w:hint="eastAsia"/>
                <w:bCs/>
              </w:rPr>
              <w:t>已筹金额</w:t>
            </w:r>
          </w:p>
        </w:tc>
        <w:tc>
          <w:tcPr>
            <w:tcW w:w="1847" w:type="dxa"/>
            <w:shd w:val="clear" w:color="auto" w:fill="FFFFFF" w:themeFill="background1"/>
            <w:vAlign w:val="center"/>
          </w:tcPr>
          <w:p w:rsidR="00831AE6" w:rsidRPr="006A239C" w:rsidRDefault="00831AE6" w:rsidP="006A239C"/>
        </w:tc>
      </w:tr>
      <w:tr w:rsidR="00831AE6" w:rsidRPr="006A239C" w:rsidTr="00374E50">
        <w:tc>
          <w:tcPr>
            <w:tcW w:w="1838" w:type="dxa"/>
            <w:vMerge/>
            <w:shd w:val="clear" w:color="auto" w:fill="FFFFFF" w:themeFill="background1"/>
            <w:vAlign w:val="center"/>
          </w:tcPr>
          <w:p w:rsidR="00831AE6" w:rsidRPr="006A239C" w:rsidRDefault="00831AE6" w:rsidP="006A239C"/>
        </w:tc>
        <w:tc>
          <w:tcPr>
            <w:tcW w:w="2620" w:type="dxa"/>
            <w:shd w:val="clear" w:color="auto" w:fill="FFFFFF" w:themeFill="background1"/>
          </w:tcPr>
          <w:p w:rsidR="00831AE6" w:rsidRPr="00831AE6" w:rsidRDefault="00831AE6" w:rsidP="006A239C">
            <w:pPr>
              <w:rPr>
                <w:bCs/>
              </w:rPr>
            </w:pPr>
            <w:r w:rsidRPr="00831AE6">
              <w:rPr>
                <w:bCs/>
              </w:rPr>
              <w:t>beginTime</w:t>
            </w:r>
          </w:p>
        </w:tc>
        <w:tc>
          <w:tcPr>
            <w:tcW w:w="2762" w:type="dxa"/>
            <w:gridSpan w:val="2"/>
            <w:shd w:val="clear" w:color="auto" w:fill="FFFFFF" w:themeFill="background1"/>
            <w:vAlign w:val="center"/>
          </w:tcPr>
          <w:p w:rsidR="00831AE6" w:rsidRPr="006A239C" w:rsidRDefault="0048157C" w:rsidP="006A239C">
            <w:pPr>
              <w:rPr>
                <w:bCs/>
              </w:rPr>
            </w:pPr>
            <w:r>
              <w:rPr>
                <w:rFonts w:hint="eastAsia"/>
                <w:bCs/>
              </w:rPr>
              <w:t>开始时间</w:t>
            </w:r>
          </w:p>
        </w:tc>
        <w:tc>
          <w:tcPr>
            <w:tcW w:w="1847" w:type="dxa"/>
            <w:shd w:val="clear" w:color="auto" w:fill="FFFFFF" w:themeFill="background1"/>
            <w:vAlign w:val="center"/>
          </w:tcPr>
          <w:p w:rsidR="00831AE6" w:rsidRPr="006A239C" w:rsidRDefault="00831AE6" w:rsidP="006A239C"/>
        </w:tc>
      </w:tr>
      <w:tr w:rsidR="00831AE6" w:rsidRPr="006A239C" w:rsidTr="00374E50">
        <w:tc>
          <w:tcPr>
            <w:tcW w:w="1838" w:type="dxa"/>
            <w:vMerge/>
            <w:shd w:val="clear" w:color="auto" w:fill="FFFFFF" w:themeFill="background1"/>
            <w:vAlign w:val="center"/>
          </w:tcPr>
          <w:p w:rsidR="00831AE6" w:rsidRPr="006A239C" w:rsidRDefault="00831AE6" w:rsidP="006A239C"/>
        </w:tc>
        <w:tc>
          <w:tcPr>
            <w:tcW w:w="2620" w:type="dxa"/>
            <w:shd w:val="clear" w:color="auto" w:fill="FFFFFF" w:themeFill="background1"/>
          </w:tcPr>
          <w:p w:rsidR="00831AE6" w:rsidRPr="00831AE6" w:rsidRDefault="00831AE6" w:rsidP="006A239C">
            <w:pPr>
              <w:rPr>
                <w:bCs/>
              </w:rPr>
            </w:pPr>
            <w:r w:rsidRPr="00831AE6">
              <w:rPr>
                <w:rFonts w:hint="eastAsia"/>
                <w:bCs/>
              </w:rPr>
              <w:t>captionName</w:t>
            </w:r>
          </w:p>
        </w:tc>
        <w:tc>
          <w:tcPr>
            <w:tcW w:w="2762" w:type="dxa"/>
            <w:gridSpan w:val="2"/>
            <w:shd w:val="clear" w:color="auto" w:fill="FFFFFF" w:themeFill="background1"/>
            <w:vAlign w:val="center"/>
          </w:tcPr>
          <w:p w:rsidR="00831AE6" w:rsidRPr="006A239C" w:rsidRDefault="0048157C" w:rsidP="006A239C">
            <w:pPr>
              <w:rPr>
                <w:bCs/>
              </w:rPr>
            </w:pPr>
            <w:r>
              <w:rPr>
                <w:rFonts w:hint="eastAsia"/>
                <w:bCs/>
              </w:rPr>
              <w:t>地域名称</w:t>
            </w:r>
          </w:p>
        </w:tc>
        <w:tc>
          <w:tcPr>
            <w:tcW w:w="1847" w:type="dxa"/>
            <w:shd w:val="clear" w:color="auto" w:fill="FFFFFF" w:themeFill="background1"/>
            <w:vAlign w:val="center"/>
          </w:tcPr>
          <w:p w:rsidR="00831AE6" w:rsidRPr="006A239C" w:rsidRDefault="00831AE6" w:rsidP="006A239C"/>
        </w:tc>
      </w:tr>
      <w:tr w:rsidR="00831AE6" w:rsidRPr="006A239C" w:rsidTr="00374E50">
        <w:tc>
          <w:tcPr>
            <w:tcW w:w="1838" w:type="dxa"/>
            <w:vMerge/>
            <w:shd w:val="clear" w:color="auto" w:fill="FFFFFF" w:themeFill="background1"/>
            <w:vAlign w:val="center"/>
          </w:tcPr>
          <w:p w:rsidR="00831AE6" w:rsidRPr="006A239C" w:rsidRDefault="00831AE6" w:rsidP="006A239C"/>
        </w:tc>
        <w:tc>
          <w:tcPr>
            <w:tcW w:w="2620" w:type="dxa"/>
            <w:shd w:val="clear" w:color="auto" w:fill="FFFFFF" w:themeFill="background1"/>
          </w:tcPr>
          <w:p w:rsidR="00831AE6" w:rsidRPr="00831AE6" w:rsidRDefault="00831AE6" w:rsidP="006A239C">
            <w:pPr>
              <w:rPr>
                <w:bCs/>
              </w:rPr>
            </w:pPr>
            <w:r w:rsidRPr="00831AE6">
              <w:rPr>
                <w:bCs/>
              </w:rPr>
              <w:t>picurl</w:t>
            </w:r>
          </w:p>
        </w:tc>
        <w:tc>
          <w:tcPr>
            <w:tcW w:w="2762" w:type="dxa"/>
            <w:gridSpan w:val="2"/>
            <w:shd w:val="clear" w:color="auto" w:fill="FFFFFF" w:themeFill="background1"/>
            <w:vAlign w:val="center"/>
          </w:tcPr>
          <w:p w:rsidR="00831AE6" w:rsidRPr="006A239C" w:rsidRDefault="00F8465A" w:rsidP="006A239C">
            <w:pPr>
              <w:rPr>
                <w:bCs/>
              </w:rPr>
            </w:pPr>
            <w:r>
              <w:rPr>
                <w:rFonts w:hint="eastAsia"/>
                <w:bCs/>
              </w:rPr>
              <w:t>图片</w:t>
            </w:r>
          </w:p>
        </w:tc>
        <w:tc>
          <w:tcPr>
            <w:tcW w:w="1847" w:type="dxa"/>
            <w:shd w:val="clear" w:color="auto" w:fill="FFFFFF" w:themeFill="background1"/>
            <w:vAlign w:val="center"/>
          </w:tcPr>
          <w:p w:rsidR="00831AE6" w:rsidRPr="006A239C" w:rsidRDefault="00831AE6" w:rsidP="006A239C"/>
        </w:tc>
      </w:tr>
      <w:tr w:rsidR="00831AE6" w:rsidRPr="006A239C" w:rsidTr="00374E50">
        <w:tc>
          <w:tcPr>
            <w:tcW w:w="1838" w:type="dxa"/>
            <w:vMerge/>
            <w:shd w:val="clear" w:color="auto" w:fill="FFFFFF" w:themeFill="background1"/>
            <w:vAlign w:val="center"/>
          </w:tcPr>
          <w:p w:rsidR="00831AE6" w:rsidRPr="006A239C" w:rsidRDefault="00831AE6" w:rsidP="006A239C"/>
        </w:tc>
        <w:tc>
          <w:tcPr>
            <w:tcW w:w="2620" w:type="dxa"/>
            <w:shd w:val="clear" w:color="auto" w:fill="FFFFFF" w:themeFill="background1"/>
          </w:tcPr>
          <w:p w:rsidR="00831AE6" w:rsidRPr="00831AE6" w:rsidRDefault="00831AE6" w:rsidP="006A239C">
            <w:pPr>
              <w:rPr>
                <w:bCs/>
              </w:rPr>
            </w:pPr>
            <w:r w:rsidRPr="00831AE6">
              <w:rPr>
                <w:rFonts w:hint="eastAsia"/>
                <w:bCs/>
              </w:rPr>
              <w:t>reason</w:t>
            </w:r>
          </w:p>
        </w:tc>
        <w:tc>
          <w:tcPr>
            <w:tcW w:w="2762" w:type="dxa"/>
            <w:gridSpan w:val="2"/>
            <w:shd w:val="clear" w:color="auto" w:fill="FFFFFF" w:themeFill="background1"/>
            <w:vAlign w:val="center"/>
          </w:tcPr>
          <w:p w:rsidR="00831AE6" w:rsidRPr="006A239C" w:rsidRDefault="00F8465A" w:rsidP="006A239C">
            <w:pPr>
              <w:rPr>
                <w:bCs/>
              </w:rPr>
            </w:pPr>
            <w:r>
              <w:rPr>
                <w:rFonts w:hint="eastAsia"/>
                <w:bCs/>
              </w:rPr>
              <w:t>理由</w:t>
            </w:r>
          </w:p>
        </w:tc>
        <w:tc>
          <w:tcPr>
            <w:tcW w:w="1847" w:type="dxa"/>
            <w:shd w:val="clear" w:color="auto" w:fill="FFFFFF" w:themeFill="background1"/>
            <w:vAlign w:val="center"/>
          </w:tcPr>
          <w:p w:rsidR="00831AE6" w:rsidRPr="006A239C" w:rsidRDefault="00831AE6" w:rsidP="006A239C"/>
        </w:tc>
      </w:tr>
      <w:tr w:rsidR="00831AE6" w:rsidRPr="006A239C" w:rsidTr="00374E50">
        <w:tc>
          <w:tcPr>
            <w:tcW w:w="1838" w:type="dxa"/>
            <w:vMerge/>
            <w:shd w:val="clear" w:color="auto" w:fill="FFFFFF" w:themeFill="background1"/>
            <w:vAlign w:val="center"/>
          </w:tcPr>
          <w:p w:rsidR="00831AE6" w:rsidRPr="006A239C" w:rsidRDefault="00831AE6" w:rsidP="006A239C"/>
        </w:tc>
        <w:tc>
          <w:tcPr>
            <w:tcW w:w="2620" w:type="dxa"/>
            <w:shd w:val="clear" w:color="auto" w:fill="FFFFFF" w:themeFill="background1"/>
          </w:tcPr>
          <w:p w:rsidR="00831AE6" w:rsidRPr="00831AE6" w:rsidRDefault="00831AE6" w:rsidP="006A239C">
            <w:pPr>
              <w:rPr>
                <w:bCs/>
              </w:rPr>
            </w:pPr>
            <w:r w:rsidRPr="00831AE6">
              <w:rPr>
                <w:bCs/>
              </w:rPr>
              <w:t>finishTime</w:t>
            </w:r>
          </w:p>
        </w:tc>
        <w:tc>
          <w:tcPr>
            <w:tcW w:w="2762" w:type="dxa"/>
            <w:gridSpan w:val="2"/>
            <w:shd w:val="clear" w:color="auto" w:fill="FFFFFF" w:themeFill="background1"/>
            <w:vAlign w:val="center"/>
          </w:tcPr>
          <w:p w:rsidR="00831AE6" w:rsidRPr="006A239C" w:rsidRDefault="0048157C" w:rsidP="006A239C">
            <w:pPr>
              <w:rPr>
                <w:bCs/>
              </w:rPr>
            </w:pPr>
            <w:r>
              <w:rPr>
                <w:rFonts w:hint="eastAsia"/>
                <w:bCs/>
              </w:rPr>
              <w:t>结束时间</w:t>
            </w:r>
          </w:p>
        </w:tc>
        <w:tc>
          <w:tcPr>
            <w:tcW w:w="1847" w:type="dxa"/>
            <w:shd w:val="clear" w:color="auto" w:fill="FFFFFF" w:themeFill="background1"/>
            <w:vAlign w:val="center"/>
          </w:tcPr>
          <w:p w:rsidR="00831AE6" w:rsidRPr="006A239C" w:rsidRDefault="00831AE6" w:rsidP="006A239C"/>
        </w:tc>
      </w:tr>
      <w:tr w:rsidR="006A239C" w:rsidRPr="006A239C" w:rsidTr="00374E50">
        <w:tc>
          <w:tcPr>
            <w:tcW w:w="1838" w:type="dxa"/>
            <w:shd w:val="clear" w:color="auto" w:fill="A6A6A6" w:themeFill="background1" w:themeFillShade="A6"/>
            <w:vAlign w:val="center"/>
          </w:tcPr>
          <w:p w:rsidR="006A239C" w:rsidRPr="006A239C" w:rsidRDefault="006A239C" w:rsidP="006A239C">
            <w:pPr>
              <w:rPr>
                <w:kern w:val="2"/>
                <w:sz w:val="21"/>
                <w:szCs w:val="22"/>
              </w:rPr>
            </w:pPr>
            <w:r w:rsidRPr="006A239C">
              <w:rPr>
                <w:kern w:val="2"/>
                <w:sz w:val="21"/>
                <w:szCs w:val="22"/>
              </w:rPr>
              <w:t>返回码示例：</w:t>
            </w:r>
          </w:p>
        </w:tc>
        <w:tc>
          <w:tcPr>
            <w:tcW w:w="7229" w:type="dxa"/>
            <w:gridSpan w:val="4"/>
            <w:shd w:val="clear" w:color="auto" w:fill="FFFFFF" w:themeFill="background1"/>
            <w:vAlign w:val="center"/>
          </w:tcPr>
          <w:p w:rsidR="00190509" w:rsidRPr="00190509" w:rsidRDefault="00190509" w:rsidP="00190509">
            <w:pPr>
              <w:rPr>
                <w:bCs/>
                <w:kern w:val="2"/>
                <w:sz w:val="21"/>
                <w:szCs w:val="22"/>
              </w:rPr>
            </w:pPr>
            <w:r w:rsidRPr="00190509">
              <w:rPr>
                <w:bCs/>
                <w:kern w:val="2"/>
                <w:sz w:val="21"/>
                <w:szCs w:val="22"/>
              </w:rPr>
              <w:t>jQuery111305066788056417406_1491530443009({</w:t>
            </w:r>
          </w:p>
          <w:p w:rsidR="00190509" w:rsidRPr="00190509" w:rsidRDefault="00190509" w:rsidP="00190509">
            <w:pPr>
              <w:rPr>
                <w:bCs/>
                <w:kern w:val="2"/>
                <w:sz w:val="21"/>
                <w:szCs w:val="22"/>
              </w:rPr>
            </w:pPr>
            <w:r w:rsidRPr="00190509">
              <w:rPr>
                <w:bCs/>
                <w:kern w:val="2"/>
                <w:sz w:val="21"/>
                <w:szCs w:val="22"/>
              </w:rPr>
              <w:t xml:space="preserve">    "rspCode": "000",</w:t>
            </w:r>
          </w:p>
          <w:p w:rsidR="00190509" w:rsidRPr="00190509" w:rsidRDefault="00190509" w:rsidP="00190509">
            <w:pPr>
              <w:rPr>
                <w:bCs/>
                <w:kern w:val="2"/>
                <w:sz w:val="21"/>
                <w:szCs w:val="22"/>
              </w:rPr>
            </w:pPr>
            <w:r w:rsidRPr="00190509">
              <w:rPr>
                <w:rFonts w:hint="eastAsia"/>
                <w:bCs/>
                <w:kern w:val="2"/>
                <w:sz w:val="21"/>
                <w:szCs w:val="22"/>
              </w:rPr>
              <w:t xml:space="preserve">    "rspDesc": "</w:t>
            </w:r>
            <w:r w:rsidRPr="00190509">
              <w:rPr>
                <w:rFonts w:hint="eastAsia"/>
                <w:bCs/>
                <w:kern w:val="2"/>
                <w:sz w:val="21"/>
                <w:szCs w:val="22"/>
              </w:rPr>
              <w:t>成功</w:t>
            </w:r>
            <w:r w:rsidRPr="00190509">
              <w:rPr>
                <w:rFonts w:hint="eastAsia"/>
                <w:bCs/>
                <w:kern w:val="2"/>
                <w:sz w:val="21"/>
                <w:szCs w:val="22"/>
              </w:rPr>
              <w:t>",</w:t>
            </w:r>
          </w:p>
          <w:p w:rsidR="00190509" w:rsidRPr="00190509" w:rsidRDefault="00190509" w:rsidP="00190509">
            <w:pPr>
              <w:rPr>
                <w:bCs/>
                <w:kern w:val="2"/>
                <w:sz w:val="21"/>
                <w:szCs w:val="22"/>
              </w:rPr>
            </w:pPr>
            <w:r w:rsidRPr="00190509">
              <w:rPr>
                <w:bCs/>
                <w:kern w:val="2"/>
                <w:sz w:val="21"/>
                <w:szCs w:val="22"/>
              </w:rPr>
              <w:t xml:space="preserve">    "total": 1,</w:t>
            </w:r>
          </w:p>
          <w:p w:rsidR="00190509" w:rsidRPr="00190509" w:rsidRDefault="00190509" w:rsidP="00190509">
            <w:pPr>
              <w:rPr>
                <w:bCs/>
                <w:kern w:val="2"/>
                <w:sz w:val="21"/>
                <w:szCs w:val="22"/>
              </w:rPr>
            </w:pPr>
            <w:r w:rsidRPr="00190509">
              <w:rPr>
                <w:bCs/>
                <w:kern w:val="2"/>
                <w:sz w:val="21"/>
                <w:szCs w:val="22"/>
              </w:rPr>
              <w:t xml:space="preserve">    "rows": 100,</w:t>
            </w:r>
          </w:p>
          <w:p w:rsidR="00190509" w:rsidRPr="00190509" w:rsidRDefault="00190509" w:rsidP="00190509">
            <w:pPr>
              <w:rPr>
                <w:bCs/>
                <w:kern w:val="2"/>
                <w:sz w:val="21"/>
                <w:szCs w:val="22"/>
              </w:rPr>
            </w:pPr>
            <w:r w:rsidRPr="00190509">
              <w:rPr>
                <w:bCs/>
                <w:kern w:val="2"/>
                <w:sz w:val="21"/>
                <w:szCs w:val="22"/>
              </w:rPr>
              <w:t xml:space="preserve">    "reserveMoneyList": [</w:t>
            </w:r>
          </w:p>
          <w:p w:rsidR="00190509" w:rsidRPr="00190509" w:rsidRDefault="00190509" w:rsidP="00190509">
            <w:pPr>
              <w:rPr>
                <w:bCs/>
                <w:kern w:val="2"/>
                <w:sz w:val="21"/>
                <w:szCs w:val="22"/>
              </w:rPr>
            </w:pPr>
            <w:r w:rsidRPr="00190509">
              <w:rPr>
                <w:bCs/>
                <w:kern w:val="2"/>
                <w:sz w:val="21"/>
                <w:szCs w:val="22"/>
              </w:rPr>
              <w:t xml:space="preserve">        {</w:t>
            </w:r>
          </w:p>
          <w:p w:rsidR="00190509" w:rsidRPr="00190509" w:rsidRDefault="00190509" w:rsidP="00190509">
            <w:pPr>
              <w:rPr>
                <w:bCs/>
                <w:kern w:val="2"/>
                <w:sz w:val="21"/>
                <w:szCs w:val="22"/>
              </w:rPr>
            </w:pPr>
            <w:r w:rsidRPr="00190509">
              <w:rPr>
                <w:bCs/>
                <w:kern w:val="2"/>
                <w:sz w:val="21"/>
                <w:szCs w:val="22"/>
              </w:rPr>
              <w:t xml:space="preserve">            "type": 2,</w:t>
            </w:r>
          </w:p>
          <w:p w:rsidR="00190509" w:rsidRPr="00190509" w:rsidRDefault="00190509" w:rsidP="00190509">
            <w:pPr>
              <w:rPr>
                <w:bCs/>
                <w:kern w:val="2"/>
                <w:sz w:val="21"/>
                <w:szCs w:val="22"/>
              </w:rPr>
            </w:pPr>
            <w:r w:rsidRPr="00190509">
              <w:rPr>
                <w:bCs/>
                <w:kern w:val="2"/>
                <w:sz w:val="21"/>
                <w:szCs w:val="22"/>
              </w:rPr>
              <w:t xml:space="preserve">            "id": 1339,</w:t>
            </w:r>
          </w:p>
          <w:p w:rsidR="00190509" w:rsidRPr="00190509" w:rsidRDefault="00190509" w:rsidP="00190509">
            <w:pPr>
              <w:rPr>
                <w:bCs/>
                <w:kern w:val="2"/>
                <w:sz w:val="21"/>
                <w:szCs w:val="22"/>
              </w:rPr>
            </w:pPr>
            <w:r w:rsidRPr="00190509">
              <w:rPr>
                <w:bCs/>
                <w:kern w:val="2"/>
                <w:sz w:val="21"/>
                <w:szCs w:val="22"/>
              </w:rPr>
              <w:t xml:space="preserve">            "userId": "663809",</w:t>
            </w:r>
          </w:p>
          <w:p w:rsidR="00190509" w:rsidRPr="00190509" w:rsidRDefault="00190509" w:rsidP="00190509">
            <w:pPr>
              <w:rPr>
                <w:bCs/>
                <w:kern w:val="2"/>
                <w:sz w:val="21"/>
                <w:szCs w:val="22"/>
              </w:rPr>
            </w:pPr>
            <w:r w:rsidRPr="00190509">
              <w:rPr>
                <w:bCs/>
                <w:kern w:val="2"/>
                <w:sz w:val="21"/>
                <w:szCs w:val="22"/>
              </w:rPr>
              <w:t xml:space="preserve">            "nickname": "SZL",</w:t>
            </w:r>
          </w:p>
          <w:p w:rsidR="00190509" w:rsidRPr="00190509" w:rsidRDefault="00190509" w:rsidP="00190509">
            <w:pPr>
              <w:rPr>
                <w:bCs/>
                <w:kern w:val="2"/>
                <w:sz w:val="21"/>
                <w:szCs w:val="22"/>
              </w:rPr>
            </w:pPr>
            <w:r w:rsidRPr="00190509">
              <w:rPr>
                <w:bCs/>
                <w:kern w:val="2"/>
                <w:sz w:val="21"/>
                <w:szCs w:val="22"/>
              </w:rPr>
              <w:t xml:space="preserve">            "loginname": "18300000003",</w:t>
            </w:r>
          </w:p>
          <w:p w:rsidR="00190509" w:rsidRPr="00190509" w:rsidRDefault="00190509" w:rsidP="00190509">
            <w:pPr>
              <w:rPr>
                <w:bCs/>
                <w:kern w:val="2"/>
                <w:sz w:val="21"/>
                <w:szCs w:val="22"/>
              </w:rPr>
            </w:pPr>
            <w:r w:rsidRPr="00190509">
              <w:rPr>
                <w:bCs/>
                <w:kern w:val="2"/>
                <w:sz w:val="21"/>
                <w:szCs w:val="22"/>
              </w:rPr>
              <w:t xml:space="preserve">            "phId": 15481,</w:t>
            </w:r>
          </w:p>
          <w:p w:rsidR="00190509" w:rsidRPr="00190509" w:rsidRDefault="00190509" w:rsidP="00190509">
            <w:pPr>
              <w:rPr>
                <w:bCs/>
                <w:kern w:val="2"/>
                <w:sz w:val="21"/>
                <w:szCs w:val="22"/>
              </w:rPr>
            </w:pPr>
            <w:r w:rsidRPr="00190509">
              <w:rPr>
                <w:rFonts w:hint="eastAsia"/>
                <w:bCs/>
                <w:kern w:val="2"/>
                <w:sz w:val="21"/>
                <w:szCs w:val="22"/>
              </w:rPr>
              <w:t xml:space="preserve">            "itemsName": "</w:t>
            </w:r>
            <w:r w:rsidRPr="00190509">
              <w:rPr>
                <w:rFonts w:hint="eastAsia"/>
                <w:bCs/>
                <w:kern w:val="2"/>
                <w:sz w:val="21"/>
                <w:szCs w:val="22"/>
              </w:rPr>
              <w:t>我要看病</w:t>
            </w:r>
            <w:r w:rsidRPr="00190509">
              <w:rPr>
                <w:rFonts w:hint="eastAsia"/>
                <w:bCs/>
                <w:kern w:val="2"/>
                <w:sz w:val="21"/>
                <w:szCs w:val="22"/>
              </w:rPr>
              <w:t>",</w:t>
            </w:r>
          </w:p>
          <w:p w:rsidR="00190509" w:rsidRPr="00190509" w:rsidRDefault="00190509" w:rsidP="00190509">
            <w:pPr>
              <w:rPr>
                <w:bCs/>
                <w:kern w:val="2"/>
                <w:sz w:val="21"/>
                <w:szCs w:val="22"/>
              </w:rPr>
            </w:pPr>
            <w:r w:rsidRPr="00190509">
              <w:rPr>
                <w:bCs/>
                <w:kern w:val="2"/>
                <w:sz w:val="21"/>
                <w:szCs w:val="22"/>
              </w:rPr>
              <w:t xml:space="preserve">            "itemsDesc": "",</w:t>
            </w:r>
          </w:p>
          <w:p w:rsidR="00190509" w:rsidRPr="00190509" w:rsidRDefault="00190509" w:rsidP="00190509">
            <w:pPr>
              <w:rPr>
                <w:bCs/>
                <w:kern w:val="2"/>
                <w:sz w:val="21"/>
                <w:szCs w:val="22"/>
              </w:rPr>
            </w:pPr>
            <w:r w:rsidRPr="00190509">
              <w:rPr>
                <w:bCs/>
                <w:kern w:val="2"/>
                <w:sz w:val="21"/>
                <w:szCs w:val="22"/>
              </w:rPr>
              <w:t xml:space="preserve">            "getMoney": 10000,</w:t>
            </w:r>
          </w:p>
          <w:p w:rsidR="00190509" w:rsidRPr="00190509" w:rsidRDefault="00190509" w:rsidP="00190509">
            <w:pPr>
              <w:rPr>
                <w:bCs/>
                <w:kern w:val="2"/>
                <w:sz w:val="21"/>
                <w:szCs w:val="22"/>
              </w:rPr>
            </w:pPr>
            <w:r w:rsidRPr="00190509">
              <w:rPr>
                <w:bCs/>
                <w:kern w:val="2"/>
                <w:sz w:val="21"/>
                <w:szCs w:val="22"/>
              </w:rPr>
              <w:t xml:space="preserve">            "moneyCount": "0",</w:t>
            </w:r>
          </w:p>
          <w:p w:rsidR="00190509" w:rsidRPr="00190509" w:rsidRDefault="00190509" w:rsidP="00190509">
            <w:pPr>
              <w:rPr>
                <w:bCs/>
                <w:kern w:val="2"/>
                <w:sz w:val="21"/>
                <w:szCs w:val="22"/>
              </w:rPr>
            </w:pPr>
            <w:r w:rsidRPr="00190509">
              <w:rPr>
                <w:bCs/>
                <w:kern w:val="2"/>
                <w:sz w:val="21"/>
                <w:szCs w:val="22"/>
              </w:rPr>
              <w:t xml:space="preserve">            "beginTime": "2017-04-06 05:52:02",</w:t>
            </w:r>
          </w:p>
          <w:p w:rsidR="00190509" w:rsidRPr="00190509" w:rsidRDefault="00190509" w:rsidP="00190509">
            <w:pPr>
              <w:rPr>
                <w:bCs/>
                <w:kern w:val="2"/>
                <w:sz w:val="21"/>
                <w:szCs w:val="22"/>
              </w:rPr>
            </w:pPr>
            <w:r w:rsidRPr="00190509">
              <w:rPr>
                <w:rFonts w:hint="eastAsia"/>
                <w:bCs/>
                <w:kern w:val="2"/>
                <w:sz w:val="21"/>
                <w:szCs w:val="22"/>
              </w:rPr>
              <w:t xml:space="preserve">            "captionName": "</w:t>
            </w:r>
            <w:r w:rsidRPr="00190509">
              <w:rPr>
                <w:rFonts w:hint="eastAsia"/>
                <w:bCs/>
                <w:kern w:val="2"/>
                <w:sz w:val="21"/>
                <w:szCs w:val="22"/>
              </w:rPr>
              <w:t>茶陵县</w:t>
            </w:r>
            <w:r w:rsidRPr="00190509">
              <w:rPr>
                <w:rFonts w:hint="eastAsia"/>
                <w:bCs/>
                <w:kern w:val="2"/>
                <w:sz w:val="21"/>
                <w:szCs w:val="22"/>
              </w:rPr>
              <w:t>",</w:t>
            </w:r>
          </w:p>
          <w:p w:rsidR="00190509" w:rsidRPr="00190509" w:rsidRDefault="00190509" w:rsidP="00190509">
            <w:pPr>
              <w:rPr>
                <w:bCs/>
                <w:kern w:val="2"/>
                <w:sz w:val="21"/>
                <w:szCs w:val="22"/>
              </w:rPr>
            </w:pPr>
            <w:r w:rsidRPr="00190509">
              <w:rPr>
                <w:bCs/>
                <w:kern w:val="2"/>
                <w:sz w:val="21"/>
                <w:szCs w:val="22"/>
              </w:rPr>
              <w:t xml:space="preserve">            "picurl": "bbs1075403833.jpg,bbs1075414975.jpg,bbs1075428564.jpg",</w:t>
            </w:r>
          </w:p>
          <w:p w:rsidR="00190509" w:rsidRPr="00190509" w:rsidRDefault="00190509" w:rsidP="00190509">
            <w:pPr>
              <w:rPr>
                <w:bCs/>
                <w:kern w:val="2"/>
                <w:sz w:val="21"/>
                <w:szCs w:val="22"/>
              </w:rPr>
            </w:pPr>
            <w:r w:rsidRPr="00190509">
              <w:rPr>
                <w:rFonts w:hint="eastAsia"/>
                <w:bCs/>
                <w:kern w:val="2"/>
                <w:sz w:val="21"/>
                <w:szCs w:val="22"/>
              </w:rPr>
              <w:t xml:space="preserve">            "reason": "</w:t>
            </w:r>
            <w:r w:rsidRPr="00190509">
              <w:rPr>
                <w:rFonts w:hint="eastAsia"/>
                <w:bCs/>
                <w:kern w:val="2"/>
                <w:sz w:val="21"/>
                <w:szCs w:val="22"/>
              </w:rPr>
              <w:t>我是一个农民，家里有十几亩田地，家中有父母妻子儿女六口人需要吃喝，所以的庄家收成存不下多少钱，近年来身体一直不好，晚上总是感到腰腹无力，干的农活也不如以前多了，后来到医院去检查，检验结果是尿毒症，只能依靠透析维持生命，每个月的透析费用就要</w:t>
            </w:r>
            <w:r w:rsidRPr="00190509">
              <w:rPr>
                <w:rFonts w:hint="eastAsia"/>
                <w:bCs/>
                <w:kern w:val="2"/>
                <w:sz w:val="21"/>
                <w:szCs w:val="22"/>
              </w:rPr>
              <w:t>1000</w:t>
            </w:r>
            <w:r w:rsidRPr="00190509">
              <w:rPr>
                <w:rFonts w:hint="eastAsia"/>
                <w:bCs/>
                <w:kern w:val="2"/>
                <w:sz w:val="21"/>
                <w:szCs w:val="22"/>
              </w:rPr>
              <w:t>元，对我家来说这是一笔巨款，实在是拿不出来，为了能够活下去，为了我的家人孩子，希望好心人可以帮帮我，捐给我需要的医药费。</w:t>
            </w:r>
            <w:r w:rsidRPr="00190509">
              <w:rPr>
                <w:rFonts w:hint="eastAsia"/>
                <w:bCs/>
                <w:kern w:val="2"/>
                <w:sz w:val="21"/>
                <w:szCs w:val="22"/>
              </w:rPr>
              <w:t>",</w:t>
            </w:r>
          </w:p>
          <w:p w:rsidR="00190509" w:rsidRPr="00190509" w:rsidRDefault="00190509" w:rsidP="00190509">
            <w:pPr>
              <w:rPr>
                <w:bCs/>
                <w:kern w:val="2"/>
                <w:sz w:val="21"/>
                <w:szCs w:val="22"/>
              </w:rPr>
            </w:pPr>
            <w:r w:rsidRPr="00190509">
              <w:rPr>
                <w:bCs/>
                <w:kern w:val="2"/>
                <w:sz w:val="21"/>
                <w:szCs w:val="22"/>
              </w:rPr>
              <w:t xml:space="preserve">            "finishTime": "2017-06-06 05:52:02"</w:t>
            </w:r>
          </w:p>
          <w:p w:rsidR="00190509" w:rsidRPr="00190509" w:rsidRDefault="00190509" w:rsidP="00190509">
            <w:pPr>
              <w:rPr>
                <w:bCs/>
                <w:kern w:val="2"/>
                <w:sz w:val="21"/>
                <w:szCs w:val="22"/>
              </w:rPr>
            </w:pPr>
            <w:r w:rsidRPr="00190509">
              <w:rPr>
                <w:bCs/>
                <w:kern w:val="2"/>
                <w:sz w:val="21"/>
                <w:szCs w:val="22"/>
              </w:rPr>
              <w:t xml:space="preserve">        }</w:t>
            </w:r>
          </w:p>
          <w:p w:rsidR="00190509" w:rsidRPr="00190509" w:rsidRDefault="00190509" w:rsidP="00190509">
            <w:pPr>
              <w:rPr>
                <w:bCs/>
                <w:kern w:val="2"/>
                <w:sz w:val="21"/>
                <w:szCs w:val="22"/>
              </w:rPr>
            </w:pPr>
            <w:r w:rsidRPr="00190509">
              <w:rPr>
                <w:bCs/>
                <w:kern w:val="2"/>
                <w:sz w:val="21"/>
                <w:szCs w:val="22"/>
              </w:rPr>
              <w:t xml:space="preserve">    ]</w:t>
            </w:r>
          </w:p>
          <w:p w:rsidR="006A239C" w:rsidRPr="006A239C" w:rsidRDefault="00190509" w:rsidP="00190509">
            <w:pPr>
              <w:rPr>
                <w:bCs/>
                <w:kern w:val="2"/>
                <w:sz w:val="21"/>
                <w:szCs w:val="22"/>
              </w:rPr>
            </w:pPr>
            <w:r w:rsidRPr="00190509">
              <w:rPr>
                <w:bCs/>
                <w:kern w:val="2"/>
                <w:sz w:val="21"/>
                <w:szCs w:val="22"/>
              </w:rPr>
              <w:t>})</w:t>
            </w:r>
          </w:p>
        </w:tc>
      </w:tr>
    </w:tbl>
    <w:p w:rsidR="00471C62" w:rsidRPr="00471C62" w:rsidRDefault="00471C62" w:rsidP="00471C62"/>
    <w:p w:rsidR="00471C62" w:rsidRDefault="00473BAA" w:rsidP="00471C62">
      <w:pPr>
        <w:pStyle w:val="5"/>
      </w:pPr>
      <w:r>
        <w:rPr>
          <w:rFonts w:hint="eastAsia"/>
        </w:rPr>
        <w:t>1.1.3.2</w:t>
      </w:r>
      <w:r w:rsidR="00471C62">
        <w:rPr>
          <w:rFonts w:hint="eastAsia"/>
        </w:rPr>
        <w:t xml:space="preserve"> </w:t>
      </w:r>
      <w:r w:rsidR="00471C62">
        <w:rPr>
          <w:rFonts w:hint="eastAsia"/>
        </w:rPr>
        <w:t>爱心捐赠收藏列表</w:t>
      </w:r>
    </w:p>
    <w:p w:rsidR="00471C62" w:rsidRPr="00471C62" w:rsidRDefault="00471C62" w:rsidP="00471C62">
      <w:pPr>
        <w:rPr>
          <w:b/>
          <w:bCs/>
        </w:rPr>
      </w:pPr>
    </w:p>
    <w:tbl>
      <w:tblPr>
        <w:tblStyle w:val="a7"/>
        <w:tblW w:w="9067" w:type="dxa"/>
        <w:tblLayout w:type="fixed"/>
        <w:tblLook w:val="04A0" w:firstRow="1" w:lastRow="0" w:firstColumn="1" w:lastColumn="0" w:noHBand="0" w:noVBand="1"/>
      </w:tblPr>
      <w:tblGrid>
        <w:gridCol w:w="1838"/>
        <w:gridCol w:w="2620"/>
        <w:gridCol w:w="35"/>
        <w:gridCol w:w="2727"/>
        <w:gridCol w:w="1847"/>
      </w:tblGrid>
      <w:tr w:rsidR="00471C62" w:rsidRPr="00471C62" w:rsidTr="00374E50">
        <w:tc>
          <w:tcPr>
            <w:tcW w:w="1838" w:type="dxa"/>
            <w:vAlign w:val="center"/>
          </w:tcPr>
          <w:p w:rsidR="00471C62" w:rsidRPr="00471C62" w:rsidRDefault="00471C62" w:rsidP="00471C62">
            <w:pPr>
              <w:rPr>
                <w:bCs/>
                <w:kern w:val="2"/>
                <w:sz w:val="21"/>
                <w:szCs w:val="22"/>
              </w:rPr>
            </w:pPr>
            <w:r w:rsidRPr="00471C62">
              <w:rPr>
                <w:bCs/>
                <w:kern w:val="2"/>
                <w:sz w:val="21"/>
                <w:szCs w:val="22"/>
              </w:rPr>
              <w:t>接口标识：</w:t>
            </w:r>
          </w:p>
        </w:tc>
        <w:tc>
          <w:tcPr>
            <w:tcW w:w="2655" w:type="dxa"/>
            <w:gridSpan w:val="2"/>
            <w:vAlign w:val="center"/>
          </w:tcPr>
          <w:p w:rsidR="00471C62" w:rsidRPr="00471C62" w:rsidRDefault="005668B9" w:rsidP="00471C62">
            <w:pPr>
              <w:rPr>
                <w:bCs/>
                <w:kern w:val="2"/>
                <w:sz w:val="21"/>
                <w:szCs w:val="22"/>
              </w:rPr>
            </w:pPr>
            <w:r w:rsidRPr="005668B9">
              <w:rPr>
                <w:bCs/>
                <w:kern w:val="2"/>
                <w:sz w:val="21"/>
                <w:szCs w:val="22"/>
              </w:rPr>
              <w:t>reserveDonateList</w:t>
            </w:r>
          </w:p>
        </w:tc>
        <w:tc>
          <w:tcPr>
            <w:tcW w:w="2727" w:type="dxa"/>
          </w:tcPr>
          <w:p w:rsidR="00471C62" w:rsidRPr="00471C62" w:rsidRDefault="00471C62" w:rsidP="00471C62">
            <w:pPr>
              <w:rPr>
                <w:kern w:val="2"/>
                <w:sz w:val="21"/>
                <w:szCs w:val="22"/>
              </w:rPr>
            </w:pPr>
          </w:p>
        </w:tc>
        <w:tc>
          <w:tcPr>
            <w:tcW w:w="1847" w:type="dxa"/>
          </w:tcPr>
          <w:p w:rsidR="00471C62" w:rsidRPr="00471C62" w:rsidRDefault="00471C62" w:rsidP="00471C62">
            <w:pPr>
              <w:rPr>
                <w:kern w:val="2"/>
                <w:sz w:val="21"/>
                <w:szCs w:val="22"/>
              </w:rPr>
            </w:pPr>
          </w:p>
        </w:tc>
      </w:tr>
      <w:tr w:rsidR="00471C62" w:rsidRPr="00471C62" w:rsidTr="00374E50">
        <w:tc>
          <w:tcPr>
            <w:tcW w:w="1838" w:type="dxa"/>
            <w:shd w:val="clear" w:color="auto" w:fill="A6A6A6" w:themeFill="background1" w:themeFillShade="A6"/>
            <w:vAlign w:val="center"/>
          </w:tcPr>
          <w:p w:rsidR="00471C62" w:rsidRPr="00471C62" w:rsidRDefault="00471C62" w:rsidP="00471C62">
            <w:pPr>
              <w:rPr>
                <w:bCs/>
                <w:kern w:val="2"/>
                <w:sz w:val="21"/>
                <w:szCs w:val="22"/>
              </w:rPr>
            </w:pPr>
            <w:r w:rsidRPr="00471C62">
              <w:rPr>
                <w:bCs/>
                <w:kern w:val="2"/>
                <w:sz w:val="21"/>
                <w:szCs w:val="22"/>
              </w:rPr>
              <w:t>参数</w:t>
            </w:r>
            <w:r w:rsidRPr="00471C62">
              <w:rPr>
                <w:rFonts w:hint="eastAsia"/>
                <w:bCs/>
                <w:kern w:val="2"/>
                <w:sz w:val="21"/>
                <w:szCs w:val="22"/>
              </w:rPr>
              <w:t>marked</w:t>
            </w:r>
            <w:r w:rsidRPr="00471C62">
              <w:rPr>
                <w:rFonts w:hint="eastAsia"/>
                <w:bCs/>
                <w:kern w:val="2"/>
                <w:sz w:val="21"/>
                <w:szCs w:val="22"/>
              </w:rPr>
              <w:t>：</w:t>
            </w:r>
          </w:p>
        </w:tc>
        <w:tc>
          <w:tcPr>
            <w:tcW w:w="2655" w:type="dxa"/>
            <w:gridSpan w:val="2"/>
            <w:vAlign w:val="center"/>
          </w:tcPr>
          <w:p w:rsidR="00471C62" w:rsidRPr="00471C62" w:rsidRDefault="005668B9" w:rsidP="00471C62">
            <w:pPr>
              <w:rPr>
                <w:bCs/>
                <w:kern w:val="2"/>
                <w:sz w:val="21"/>
                <w:szCs w:val="22"/>
              </w:rPr>
            </w:pPr>
            <w:r w:rsidRPr="005668B9">
              <w:rPr>
                <w:bCs/>
                <w:kern w:val="2"/>
                <w:sz w:val="21"/>
                <w:szCs w:val="22"/>
              </w:rPr>
              <w:t>reserveDonateList</w:t>
            </w:r>
          </w:p>
        </w:tc>
        <w:tc>
          <w:tcPr>
            <w:tcW w:w="2727" w:type="dxa"/>
          </w:tcPr>
          <w:p w:rsidR="00471C62" w:rsidRPr="00471C62" w:rsidRDefault="00471C62" w:rsidP="00471C62">
            <w:pPr>
              <w:rPr>
                <w:bCs/>
                <w:kern w:val="2"/>
                <w:sz w:val="21"/>
                <w:szCs w:val="22"/>
              </w:rPr>
            </w:pPr>
          </w:p>
        </w:tc>
        <w:tc>
          <w:tcPr>
            <w:tcW w:w="1847" w:type="dxa"/>
          </w:tcPr>
          <w:p w:rsidR="00471C62" w:rsidRPr="00471C62" w:rsidRDefault="00471C62" w:rsidP="00471C62">
            <w:pPr>
              <w:rPr>
                <w:bCs/>
                <w:kern w:val="2"/>
                <w:sz w:val="21"/>
                <w:szCs w:val="22"/>
              </w:rPr>
            </w:pPr>
          </w:p>
        </w:tc>
      </w:tr>
      <w:tr w:rsidR="00471C62" w:rsidRPr="00471C62" w:rsidTr="00374E50">
        <w:tc>
          <w:tcPr>
            <w:tcW w:w="1838" w:type="dxa"/>
            <w:shd w:val="clear" w:color="auto" w:fill="A6A6A6" w:themeFill="background1" w:themeFillShade="A6"/>
            <w:vAlign w:val="center"/>
          </w:tcPr>
          <w:p w:rsidR="00471C62" w:rsidRPr="00471C62" w:rsidRDefault="00471C62" w:rsidP="00471C62">
            <w:pPr>
              <w:rPr>
                <w:bCs/>
                <w:kern w:val="2"/>
                <w:sz w:val="21"/>
                <w:szCs w:val="22"/>
              </w:rPr>
            </w:pPr>
            <w:r w:rsidRPr="00471C62">
              <w:rPr>
                <w:bCs/>
                <w:kern w:val="2"/>
                <w:sz w:val="21"/>
                <w:szCs w:val="22"/>
              </w:rPr>
              <w:t>字段名</w:t>
            </w:r>
          </w:p>
        </w:tc>
        <w:tc>
          <w:tcPr>
            <w:tcW w:w="2655" w:type="dxa"/>
            <w:gridSpan w:val="2"/>
            <w:shd w:val="clear" w:color="auto" w:fill="A6A6A6" w:themeFill="background1" w:themeFillShade="A6"/>
            <w:vAlign w:val="center"/>
          </w:tcPr>
          <w:p w:rsidR="00471C62" w:rsidRPr="00471C62" w:rsidRDefault="00471C62" w:rsidP="00471C62">
            <w:pPr>
              <w:rPr>
                <w:bCs/>
                <w:kern w:val="2"/>
                <w:sz w:val="21"/>
                <w:szCs w:val="22"/>
              </w:rPr>
            </w:pPr>
            <w:r w:rsidRPr="00471C62">
              <w:rPr>
                <w:bCs/>
                <w:kern w:val="2"/>
                <w:sz w:val="21"/>
                <w:szCs w:val="22"/>
              </w:rPr>
              <w:t>说明</w:t>
            </w:r>
          </w:p>
        </w:tc>
        <w:tc>
          <w:tcPr>
            <w:tcW w:w="2727" w:type="dxa"/>
            <w:shd w:val="clear" w:color="auto" w:fill="A6A6A6" w:themeFill="background1" w:themeFillShade="A6"/>
          </w:tcPr>
          <w:p w:rsidR="00471C62" w:rsidRPr="00471C62" w:rsidRDefault="00471C62" w:rsidP="00471C62">
            <w:pPr>
              <w:rPr>
                <w:bCs/>
                <w:kern w:val="2"/>
                <w:sz w:val="21"/>
                <w:szCs w:val="22"/>
              </w:rPr>
            </w:pPr>
            <w:r w:rsidRPr="00471C62">
              <w:rPr>
                <w:bCs/>
                <w:kern w:val="2"/>
                <w:sz w:val="21"/>
                <w:szCs w:val="22"/>
              </w:rPr>
              <w:t>备注</w:t>
            </w:r>
          </w:p>
        </w:tc>
        <w:tc>
          <w:tcPr>
            <w:tcW w:w="1847" w:type="dxa"/>
            <w:shd w:val="clear" w:color="auto" w:fill="A6A6A6" w:themeFill="background1" w:themeFillShade="A6"/>
          </w:tcPr>
          <w:p w:rsidR="00471C62" w:rsidRPr="00471C62" w:rsidRDefault="00471C62" w:rsidP="00471C62">
            <w:pPr>
              <w:rPr>
                <w:bCs/>
                <w:kern w:val="2"/>
                <w:sz w:val="21"/>
                <w:szCs w:val="22"/>
              </w:rPr>
            </w:pPr>
            <w:r w:rsidRPr="00471C62">
              <w:rPr>
                <w:rFonts w:hint="eastAsia"/>
                <w:bCs/>
                <w:kern w:val="2"/>
                <w:sz w:val="21"/>
                <w:szCs w:val="22"/>
              </w:rPr>
              <w:t>是否必填项</w:t>
            </w:r>
          </w:p>
        </w:tc>
      </w:tr>
      <w:tr w:rsidR="00471C62" w:rsidRPr="00471C62" w:rsidTr="00374E50">
        <w:trPr>
          <w:trHeight w:val="405"/>
        </w:trPr>
        <w:tc>
          <w:tcPr>
            <w:tcW w:w="1838" w:type="dxa"/>
            <w:vAlign w:val="center"/>
          </w:tcPr>
          <w:p w:rsidR="00471C62" w:rsidRPr="00471C62" w:rsidRDefault="00DC2900" w:rsidP="00471C62">
            <w:pPr>
              <w:rPr>
                <w:bCs/>
                <w:kern w:val="2"/>
                <w:sz w:val="21"/>
                <w:szCs w:val="22"/>
              </w:rPr>
            </w:pPr>
            <w:r w:rsidRPr="00DC2900">
              <w:rPr>
                <w:b/>
                <w:bCs/>
                <w:kern w:val="2"/>
                <w:sz w:val="21"/>
                <w:szCs w:val="22"/>
              </w:rPr>
              <w:t>userId</w:t>
            </w:r>
          </w:p>
        </w:tc>
        <w:tc>
          <w:tcPr>
            <w:tcW w:w="2655" w:type="dxa"/>
            <w:gridSpan w:val="2"/>
          </w:tcPr>
          <w:p w:rsidR="00471C62" w:rsidRPr="00471C62" w:rsidRDefault="00471C62" w:rsidP="00471C62">
            <w:pPr>
              <w:rPr>
                <w:bCs/>
                <w:kern w:val="2"/>
                <w:sz w:val="21"/>
                <w:szCs w:val="22"/>
              </w:rPr>
            </w:pPr>
            <w:r w:rsidRPr="00471C62">
              <w:rPr>
                <w:rFonts w:hint="eastAsia"/>
                <w:bCs/>
                <w:kern w:val="2"/>
                <w:sz w:val="21"/>
                <w:szCs w:val="22"/>
              </w:rPr>
              <w:t>用户</w:t>
            </w:r>
            <w:r w:rsidR="00DC2900">
              <w:rPr>
                <w:rFonts w:hint="eastAsia"/>
                <w:bCs/>
                <w:kern w:val="2"/>
                <w:sz w:val="21"/>
                <w:szCs w:val="22"/>
              </w:rPr>
              <w:t>id</w:t>
            </w:r>
          </w:p>
        </w:tc>
        <w:tc>
          <w:tcPr>
            <w:tcW w:w="2727" w:type="dxa"/>
            <w:vAlign w:val="center"/>
          </w:tcPr>
          <w:p w:rsidR="00471C62" w:rsidRPr="00471C62" w:rsidRDefault="00471C62" w:rsidP="00471C62">
            <w:pPr>
              <w:rPr>
                <w:kern w:val="2"/>
                <w:sz w:val="21"/>
                <w:szCs w:val="22"/>
              </w:rPr>
            </w:pPr>
            <w:r w:rsidRPr="00471C62">
              <w:rPr>
                <w:rFonts w:hint="eastAsia"/>
                <w:kern w:val="2"/>
                <w:sz w:val="21"/>
                <w:szCs w:val="22"/>
              </w:rPr>
              <w:t>2</w:t>
            </w:r>
            <w:r w:rsidRPr="00471C62">
              <w:rPr>
                <w:rFonts w:hint="eastAsia"/>
                <w:kern w:val="2"/>
                <w:sz w:val="21"/>
                <w:szCs w:val="22"/>
              </w:rPr>
              <w:t>：受捐者</w:t>
            </w:r>
          </w:p>
        </w:tc>
        <w:tc>
          <w:tcPr>
            <w:tcW w:w="1847" w:type="dxa"/>
            <w:vAlign w:val="center"/>
          </w:tcPr>
          <w:p w:rsidR="00471C62" w:rsidRPr="00471C62" w:rsidRDefault="00471C62" w:rsidP="00471C62">
            <w:pPr>
              <w:rPr>
                <w:bCs/>
                <w:kern w:val="2"/>
                <w:sz w:val="21"/>
                <w:szCs w:val="22"/>
              </w:rPr>
            </w:pPr>
            <w:r w:rsidRPr="00471C62">
              <w:rPr>
                <w:rFonts w:hint="eastAsia"/>
                <w:bCs/>
                <w:kern w:val="2"/>
                <w:sz w:val="21"/>
                <w:szCs w:val="22"/>
              </w:rPr>
              <w:t>是</w:t>
            </w:r>
          </w:p>
        </w:tc>
      </w:tr>
      <w:tr w:rsidR="00471C62" w:rsidRPr="00471C62" w:rsidTr="00374E50">
        <w:trPr>
          <w:trHeight w:val="405"/>
        </w:trPr>
        <w:tc>
          <w:tcPr>
            <w:tcW w:w="1838" w:type="dxa"/>
            <w:vAlign w:val="center"/>
          </w:tcPr>
          <w:p w:rsidR="00471C62" w:rsidRPr="00471C62" w:rsidRDefault="00DC2900" w:rsidP="00471C62">
            <w:pPr>
              <w:rPr>
                <w:bCs/>
                <w:kern w:val="2"/>
                <w:sz w:val="21"/>
                <w:szCs w:val="22"/>
              </w:rPr>
            </w:pPr>
            <w:r w:rsidRPr="00DC2900">
              <w:rPr>
                <w:b/>
                <w:bCs/>
                <w:kern w:val="2"/>
                <w:sz w:val="21"/>
                <w:szCs w:val="22"/>
              </w:rPr>
              <w:t>pageNow</w:t>
            </w:r>
          </w:p>
        </w:tc>
        <w:tc>
          <w:tcPr>
            <w:tcW w:w="2655" w:type="dxa"/>
            <w:gridSpan w:val="2"/>
          </w:tcPr>
          <w:p w:rsidR="00471C62" w:rsidRPr="00471C62" w:rsidRDefault="00DC2900" w:rsidP="00471C62">
            <w:pPr>
              <w:rPr>
                <w:bCs/>
                <w:kern w:val="2"/>
                <w:sz w:val="21"/>
                <w:szCs w:val="22"/>
              </w:rPr>
            </w:pPr>
            <w:r>
              <w:rPr>
                <w:rFonts w:hint="eastAsia"/>
                <w:bCs/>
                <w:kern w:val="2"/>
                <w:sz w:val="21"/>
                <w:szCs w:val="22"/>
              </w:rPr>
              <w:t>当前页码</w:t>
            </w:r>
          </w:p>
        </w:tc>
        <w:tc>
          <w:tcPr>
            <w:tcW w:w="2727" w:type="dxa"/>
            <w:vAlign w:val="center"/>
          </w:tcPr>
          <w:p w:rsidR="00471C62" w:rsidRPr="00471C62" w:rsidRDefault="00471C62" w:rsidP="00471C62">
            <w:pPr>
              <w:rPr>
                <w:kern w:val="2"/>
                <w:sz w:val="21"/>
                <w:szCs w:val="22"/>
              </w:rPr>
            </w:pPr>
          </w:p>
        </w:tc>
        <w:tc>
          <w:tcPr>
            <w:tcW w:w="1847" w:type="dxa"/>
            <w:vAlign w:val="center"/>
          </w:tcPr>
          <w:p w:rsidR="00471C62" w:rsidRPr="00471C62" w:rsidRDefault="00471C62" w:rsidP="00471C62">
            <w:pPr>
              <w:rPr>
                <w:bCs/>
                <w:kern w:val="2"/>
                <w:sz w:val="21"/>
                <w:szCs w:val="22"/>
              </w:rPr>
            </w:pPr>
            <w:r w:rsidRPr="00471C62">
              <w:rPr>
                <w:rFonts w:hint="eastAsia"/>
                <w:bCs/>
                <w:kern w:val="2"/>
                <w:sz w:val="21"/>
                <w:szCs w:val="22"/>
              </w:rPr>
              <w:t>是</w:t>
            </w:r>
          </w:p>
        </w:tc>
      </w:tr>
      <w:tr w:rsidR="00DC2900" w:rsidRPr="00471C62" w:rsidTr="00374E50">
        <w:trPr>
          <w:trHeight w:val="405"/>
        </w:trPr>
        <w:tc>
          <w:tcPr>
            <w:tcW w:w="1838" w:type="dxa"/>
            <w:vAlign w:val="center"/>
          </w:tcPr>
          <w:p w:rsidR="00DC2900" w:rsidRPr="00471C62" w:rsidRDefault="00DC2900" w:rsidP="00471C62">
            <w:pPr>
              <w:rPr>
                <w:b/>
                <w:bCs/>
              </w:rPr>
            </w:pPr>
            <w:r w:rsidRPr="00DC2900">
              <w:rPr>
                <w:b/>
                <w:bCs/>
              </w:rPr>
              <w:lastRenderedPageBreak/>
              <w:t>pageCount</w:t>
            </w:r>
          </w:p>
        </w:tc>
        <w:tc>
          <w:tcPr>
            <w:tcW w:w="2655" w:type="dxa"/>
            <w:gridSpan w:val="2"/>
          </w:tcPr>
          <w:p w:rsidR="00DC2900" w:rsidRPr="00471C62" w:rsidRDefault="00DC2900" w:rsidP="00471C62">
            <w:pPr>
              <w:rPr>
                <w:bCs/>
              </w:rPr>
            </w:pPr>
            <w:r>
              <w:rPr>
                <w:rFonts w:hint="eastAsia"/>
                <w:bCs/>
              </w:rPr>
              <w:t>每页查询总数</w:t>
            </w:r>
          </w:p>
        </w:tc>
        <w:tc>
          <w:tcPr>
            <w:tcW w:w="2727" w:type="dxa"/>
            <w:vAlign w:val="center"/>
          </w:tcPr>
          <w:p w:rsidR="00DC2900" w:rsidRPr="00471C62" w:rsidRDefault="00DC2900" w:rsidP="00471C62"/>
        </w:tc>
        <w:tc>
          <w:tcPr>
            <w:tcW w:w="1847" w:type="dxa"/>
            <w:vAlign w:val="center"/>
          </w:tcPr>
          <w:p w:rsidR="00DC2900" w:rsidRPr="00471C62" w:rsidRDefault="00DC2900" w:rsidP="00471C62">
            <w:pPr>
              <w:rPr>
                <w:bCs/>
              </w:rPr>
            </w:pPr>
          </w:p>
        </w:tc>
      </w:tr>
      <w:tr w:rsidR="00DC2900" w:rsidRPr="00471C62" w:rsidTr="00374E50">
        <w:trPr>
          <w:trHeight w:val="405"/>
        </w:trPr>
        <w:tc>
          <w:tcPr>
            <w:tcW w:w="1838" w:type="dxa"/>
            <w:vAlign w:val="center"/>
          </w:tcPr>
          <w:p w:rsidR="00DC2900" w:rsidRPr="00471C62" w:rsidRDefault="00DC2900" w:rsidP="00471C62">
            <w:pPr>
              <w:rPr>
                <w:b/>
                <w:bCs/>
              </w:rPr>
            </w:pPr>
            <w:r w:rsidRPr="00DC2900">
              <w:rPr>
                <w:b/>
                <w:bCs/>
              </w:rPr>
              <w:t>type</w:t>
            </w:r>
          </w:p>
        </w:tc>
        <w:tc>
          <w:tcPr>
            <w:tcW w:w="2655" w:type="dxa"/>
            <w:gridSpan w:val="2"/>
          </w:tcPr>
          <w:p w:rsidR="00DC2900" w:rsidRPr="00471C62" w:rsidRDefault="00DC2900" w:rsidP="00471C62">
            <w:pPr>
              <w:rPr>
                <w:bCs/>
              </w:rPr>
            </w:pPr>
            <w:r>
              <w:rPr>
                <w:rFonts w:hint="eastAsia"/>
                <w:bCs/>
              </w:rPr>
              <w:t>1</w:t>
            </w:r>
            <w:r>
              <w:rPr>
                <w:rFonts w:hint="eastAsia"/>
                <w:bCs/>
              </w:rPr>
              <w:t>：物收藏，</w:t>
            </w:r>
            <w:r>
              <w:rPr>
                <w:rFonts w:hint="eastAsia"/>
                <w:bCs/>
              </w:rPr>
              <w:t>2</w:t>
            </w:r>
            <w:r>
              <w:rPr>
                <w:rFonts w:hint="eastAsia"/>
                <w:bCs/>
              </w:rPr>
              <w:t>：钱收藏，</w:t>
            </w:r>
            <w:r>
              <w:rPr>
                <w:rFonts w:hint="eastAsia"/>
                <w:bCs/>
              </w:rPr>
              <w:t>3</w:t>
            </w:r>
            <w:r>
              <w:rPr>
                <w:rFonts w:hint="eastAsia"/>
                <w:bCs/>
              </w:rPr>
              <w:t>：爱心捐赠收藏</w:t>
            </w:r>
          </w:p>
        </w:tc>
        <w:tc>
          <w:tcPr>
            <w:tcW w:w="2727" w:type="dxa"/>
            <w:vAlign w:val="center"/>
          </w:tcPr>
          <w:p w:rsidR="00DC2900" w:rsidRPr="00471C62" w:rsidRDefault="00DC2900" w:rsidP="00471C62"/>
        </w:tc>
        <w:tc>
          <w:tcPr>
            <w:tcW w:w="1847" w:type="dxa"/>
            <w:vAlign w:val="center"/>
          </w:tcPr>
          <w:p w:rsidR="00DC2900" w:rsidRPr="00471C62" w:rsidRDefault="00DC2900" w:rsidP="00471C62">
            <w:pPr>
              <w:rPr>
                <w:bCs/>
              </w:rPr>
            </w:pPr>
          </w:p>
        </w:tc>
      </w:tr>
      <w:tr w:rsidR="00471C62" w:rsidRPr="00471C62" w:rsidTr="00374E50">
        <w:tc>
          <w:tcPr>
            <w:tcW w:w="1838" w:type="dxa"/>
            <w:shd w:val="clear" w:color="auto" w:fill="A6A6A6" w:themeFill="background1" w:themeFillShade="A6"/>
            <w:vAlign w:val="center"/>
          </w:tcPr>
          <w:p w:rsidR="00471C62" w:rsidRPr="00471C62" w:rsidRDefault="00471C62" w:rsidP="00471C62">
            <w:pPr>
              <w:rPr>
                <w:bCs/>
                <w:kern w:val="2"/>
                <w:sz w:val="21"/>
                <w:szCs w:val="22"/>
              </w:rPr>
            </w:pPr>
            <w:r w:rsidRPr="00471C62">
              <w:rPr>
                <w:rFonts w:hint="eastAsia"/>
                <w:kern w:val="2"/>
                <w:sz w:val="21"/>
                <w:szCs w:val="22"/>
              </w:rPr>
              <w:t>参数</w:t>
            </w:r>
            <w:r w:rsidRPr="00471C62">
              <w:rPr>
                <w:kern w:val="2"/>
                <w:sz w:val="21"/>
                <w:szCs w:val="22"/>
              </w:rPr>
              <w:t>jsonStr</w:t>
            </w:r>
            <w:r w:rsidRPr="00471C62">
              <w:rPr>
                <w:rFonts w:hint="eastAsia"/>
                <w:kern w:val="2"/>
                <w:sz w:val="21"/>
                <w:szCs w:val="22"/>
              </w:rPr>
              <w:t>：</w:t>
            </w:r>
          </w:p>
        </w:tc>
        <w:tc>
          <w:tcPr>
            <w:tcW w:w="7229" w:type="dxa"/>
            <w:gridSpan w:val="4"/>
            <w:vAlign w:val="center"/>
          </w:tcPr>
          <w:p w:rsidR="006565DD" w:rsidRPr="006565DD" w:rsidRDefault="006565DD" w:rsidP="006565DD">
            <w:pPr>
              <w:rPr>
                <w:b/>
                <w:bCs/>
                <w:kern w:val="2"/>
                <w:sz w:val="21"/>
                <w:szCs w:val="22"/>
              </w:rPr>
            </w:pPr>
            <w:r w:rsidRPr="006565DD">
              <w:rPr>
                <w:b/>
                <w:bCs/>
                <w:kern w:val="2"/>
                <w:sz w:val="21"/>
                <w:szCs w:val="22"/>
              </w:rPr>
              <w:t>{</w:t>
            </w:r>
          </w:p>
          <w:p w:rsidR="006565DD" w:rsidRPr="006565DD" w:rsidRDefault="006565DD" w:rsidP="006565DD">
            <w:pPr>
              <w:rPr>
                <w:b/>
                <w:bCs/>
                <w:kern w:val="2"/>
                <w:sz w:val="21"/>
                <w:szCs w:val="22"/>
              </w:rPr>
            </w:pPr>
            <w:r w:rsidRPr="006565DD">
              <w:rPr>
                <w:b/>
                <w:bCs/>
                <w:kern w:val="2"/>
                <w:sz w:val="21"/>
                <w:szCs w:val="22"/>
              </w:rPr>
              <w:t xml:space="preserve">    "userId": "663809",</w:t>
            </w:r>
          </w:p>
          <w:p w:rsidR="006565DD" w:rsidRPr="006565DD" w:rsidRDefault="006565DD" w:rsidP="006565DD">
            <w:pPr>
              <w:rPr>
                <w:b/>
                <w:bCs/>
                <w:kern w:val="2"/>
                <w:sz w:val="21"/>
                <w:szCs w:val="22"/>
              </w:rPr>
            </w:pPr>
            <w:r w:rsidRPr="006565DD">
              <w:rPr>
                <w:b/>
                <w:bCs/>
                <w:kern w:val="2"/>
                <w:sz w:val="21"/>
                <w:szCs w:val="22"/>
              </w:rPr>
              <w:t xml:space="preserve">    "pageNow": 1,</w:t>
            </w:r>
          </w:p>
          <w:p w:rsidR="006565DD" w:rsidRPr="006565DD" w:rsidRDefault="006565DD" w:rsidP="006565DD">
            <w:pPr>
              <w:rPr>
                <w:b/>
                <w:bCs/>
                <w:kern w:val="2"/>
                <w:sz w:val="21"/>
                <w:szCs w:val="22"/>
              </w:rPr>
            </w:pPr>
            <w:r w:rsidRPr="006565DD">
              <w:rPr>
                <w:b/>
                <w:bCs/>
                <w:kern w:val="2"/>
                <w:sz w:val="21"/>
                <w:szCs w:val="22"/>
              </w:rPr>
              <w:t xml:space="preserve">    "pageCount": 100,</w:t>
            </w:r>
          </w:p>
          <w:p w:rsidR="006565DD" w:rsidRPr="006565DD" w:rsidRDefault="006565DD" w:rsidP="006565DD">
            <w:pPr>
              <w:rPr>
                <w:b/>
                <w:bCs/>
                <w:kern w:val="2"/>
                <w:sz w:val="21"/>
                <w:szCs w:val="22"/>
              </w:rPr>
            </w:pPr>
            <w:r w:rsidRPr="006565DD">
              <w:rPr>
                <w:b/>
                <w:bCs/>
                <w:kern w:val="2"/>
                <w:sz w:val="21"/>
                <w:szCs w:val="22"/>
              </w:rPr>
              <w:t xml:space="preserve">    "type": 3</w:t>
            </w:r>
          </w:p>
          <w:p w:rsidR="00471C62" w:rsidRPr="00471C62" w:rsidRDefault="006565DD" w:rsidP="006565DD">
            <w:pPr>
              <w:rPr>
                <w:b/>
                <w:kern w:val="2"/>
                <w:sz w:val="21"/>
                <w:szCs w:val="22"/>
              </w:rPr>
            </w:pPr>
            <w:r w:rsidRPr="006565DD">
              <w:rPr>
                <w:b/>
                <w:bCs/>
                <w:kern w:val="2"/>
                <w:sz w:val="21"/>
                <w:szCs w:val="22"/>
              </w:rPr>
              <w:t>}</w:t>
            </w:r>
          </w:p>
        </w:tc>
      </w:tr>
      <w:tr w:rsidR="00471C62" w:rsidRPr="00471C62" w:rsidTr="00374E50">
        <w:tc>
          <w:tcPr>
            <w:tcW w:w="1838" w:type="dxa"/>
            <w:shd w:val="clear" w:color="auto" w:fill="A6A6A6" w:themeFill="background1" w:themeFillShade="A6"/>
            <w:vAlign w:val="center"/>
          </w:tcPr>
          <w:p w:rsidR="00471C62" w:rsidRPr="00471C62" w:rsidRDefault="00471C62" w:rsidP="00471C62">
            <w:pPr>
              <w:rPr>
                <w:kern w:val="2"/>
                <w:sz w:val="21"/>
                <w:szCs w:val="22"/>
                <w:u w:val="single"/>
              </w:rPr>
            </w:pPr>
            <w:r w:rsidRPr="00471C62">
              <w:rPr>
                <w:rFonts w:hint="eastAsia"/>
                <w:kern w:val="2"/>
                <w:sz w:val="21"/>
                <w:szCs w:val="22"/>
                <w:u w:val="single"/>
              </w:rPr>
              <w:t>后台返回码</w:t>
            </w:r>
          </w:p>
        </w:tc>
        <w:tc>
          <w:tcPr>
            <w:tcW w:w="2620" w:type="dxa"/>
            <w:shd w:val="clear" w:color="auto" w:fill="A6A6A6" w:themeFill="background1" w:themeFillShade="A6"/>
            <w:vAlign w:val="center"/>
          </w:tcPr>
          <w:p w:rsidR="00471C62" w:rsidRPr="00471C62" w:rsidRDefault="00471C62" w:rsidP="00471C62">
            <w:pPr>
              <w:rPr>
                <w:bCs/>
                <w:kern w:val="2"/>
                <w:sz w:val="21"/>
                <w:szCs w:val="22"/>
              </w:rPr>
            </w:pPr>
          </w:p>
        </w:tc>
        <w:tc>
          <w:tcPr>
            <w:tcW w:w="2762" w:type="dxa"/>
            <w:gridSpan w:val="2"/>
            <w:shd w:val="clear" w:color="auto" w:fill="A6A6A6" w:themeFill="background1" w:themeFillShade="A6"/>
          </w:tcPr>
          <w:p w:rsidR="00471C62" w:rsidRPr="00471C62" w:rsidRDefault="00471C62" w:rsidP="00471C62">
            <w:pPr>
              <w:rPr>
                <w:bCs/>
                <w:kern w:val="2"/>
                <w:sz w:val="21"/>
                <w:szCs w:val="22"/>
              </w:rPr>
            </w:pPr>
          </w:p>
        </w:tc>
        <w:tc>
          <w:tcPr>
            <w:tcW w:w="1847" w:type="dxa"/>
            <w:shd w:val="clear" w:color="auto" w:fill="A6A6A6" w:themeFill="background1" w:themeFillShade="A6"/>
          </w:tcPr>
          <w:p w:rsidR="00471C62" w:rsidRPr="00471C62" w:rsidRDefault="00471C62" w:rsidP="00471C62">
            <w:pPr>
              <w:rPr>
                <w:bCs/>
                <w:kern w:val="2"/>
                <w:sz w:val="21"/>
                <w:szCs w:val="22"/>
              </w:rPr>
            </w:pPr>
          </w:p>
        </w:tc>
      </w:tr>
      <w:tr w:rsidR="00471C62" w:rsidRPr="00471C62" w:rsidTr="00374E50">
        <w:tc>
          <w:tcPr>
            <w:tcW w:w="1838" w:type="dxa"/>
            <w:shd w:val="clear" w:color="auto" w:fill="FFFFFF" w:themeFill="background1"/>
            <w:vAlign w:val="center"/>
          </w:tcPr>
          <w:p w:rsidR="00471C62" w:rsidRPr="00471C62" w:rsidRDefault="00471C62" w:rsidP="00471C62">
            <w:pPr>
              <w:rPr>
                <w:kern w:val="2"/>
                <w:sz w:val="21"/>
                <w:szCs w:val="22"/>
              </w:rPr>
            </w:pPr>
            <w:r w:rsidRPr="00471C62">
              <w:rPr>
                <w:rFonts w:hint="eastAsia"/>
                <w:kern w:val="2"/>
                <w:sz w:val="21"/>
                <w:szCs w:val="22"/>
              </w:rPr>
              <w:t>rspCode</w:t>
            </w:r>
          </w:p>
        </w:tc>
        <w:tc>
          <w:tcPr>
            <w:tcW w:w="2620" w:type="dxa"/>
            <w:shd w:val="clear" w:color="auto" w:fill="FFFFFF" w:themeFill="background1"/>
          </w:tcPr>
          <w:p w:rsidR="00471C62" w:rsidRPr="00471C62" w:rsidRDefault="00471C62" w:rsidP="00471C62">
            <w:pPr>
              <w:rPr>
                <w:kern w:val="2"/>
                <w:sz w:val="21"/>
                <w:szCs w:val="22"/>
              </w:rPr>
            </w:pPr>
            <w:r w:rsidRPr="00471C62">
              <w:rPr>
                <w:rFonts w:hint="eastAsia"/>
                <w:bCs/>
                <w:kern w:val="2"/>
                <w:sz w:val="21"/>
                <w:szCs w:val="22"/>
              </w:rPr>
              <w:t>返回的状态码</w:t>
            </w:r>
          </w:p>
        </w:tc>
        <w:tc>
          <w:tcPr>
            <w:tcW w:w="2762" w:type="dxa"/>
            <w:gridSpan w:val="2"/>
            <w:shd w:val="clear" w:color="auto" w:fill="FFFFFF" w:themeFill="background1"/>
            <w:vAlign w:val="center"/>
          </w:tcPr>
          <w:p w:rsidR="00471C62" w:rsidRPr="00471C62" w:rsidRDefault="00471C62" w:rsidP="00471C62">
            <w:pPr>
              <w:rPr>
                <w:bCs/>
                <w:kern w:val="2"/>
                <w:sz w:val="21"/>
                <w:szCs w:val="22"/>
              </w:rPr>
            </w:pPr>
            <w:r w:rsidRPr="00471C62">
              <w:rPr>
                <w:rFonts w:hint="eastAsia"/>
                <w:bCs/>
                <w:kern w:val="2"/>
                <w:sz w:val="21"/>
                <w:szCs w:val="22"/>
              </w:rPr>
              <w:t xml:space="preserve">000 </w:t>
            </w:r>
            <w:r w:rsidRPr="00471C62">
              <w:rPr>
                <w:rFonts w:hint="eastAsia"/>
                <w:bCs/>
                <w:kern w:val="2"/>
                <w:sz w:val="21"/>
                <w:szCs w:val="22"/>
              </w:rPr>
              <w:t>为正常返回</w:t>
            </w:r>
            <w:r w:rsidRPr="00471C62">
              <w:rPr>
                <w:rFonts w:hint="eastAsia"/>
                <w:bCs/>
                <w:kern w:val="2"/>
                <w:sz w:val="21"/>
                <w:szCs w:val="22"/>
              </w:rPr>
              <w:t>,</w:t>
            </w:r>
            <w:r w:rsidRPr="00471C62">
              <w:rPr>
                <w:rFonts w:hint="eastAsia"/>
                <w:bCs/>
                <w:kern w:val="2"/>
                <w:sz w:val="21"/>
                <w:szCs w:val="22"/>
              </w:rPr>
              <w:t>其他为异常返回</w:t>
            </w:r>
          </w:p>
        </w:tc>
        <w:tc>
          <w:tcPr>
            <w:tcW w:w="1847" w:type="dxa"/>
            <w:shd w:val="clear" w:color="auto" w:fill="FFFFFF" w:themeFill="background1"/>
            <w:vAlign w:val="center"/>
          </w:tcPr>
          <w:p w:rsidR="00471C62" w:rsidRPr="00471C62" w:rsidRDefault="00471C62" w:rsidP="00471C62">
            <w:pPr>
              <w:rPr>
                <w:kern w:val="2"/>
                <w:sz w:val="21"/>
                <w:szCs w:val="22"/>
              </w:rPr>
            </w:pPr>
          </w:p>
        </w:tc>
      </w:tr>
      <w:tr w:rsidR="00471C62" w:rsidRPr="00471C62" w:rsidTr="00374E50">
        <w:tc>
          <w:tcPr>
            <w:tcW w:w="1838" w:type="dxa"/>
            <w:shd w:val="clear" w:color="auto" w:fill="FFFFFF" w:themeFill="background1"/>
            <w:vAlign w:val="center"/>
          </w:tcPr>
          <w:p w:rsidR="00471C62" w:rsidRPr="00471C62" w:rsidRDefault="00471C62" w:rsidP="00471C62">
            <w:pPr>
              <w:rPr>
                <w:kern w:val="2"/>
                <w:sz w:val="21"/>
                <w:szCs w:val="22"/>
              </w:rPr>
            </w:pPr>
            <w:r w:rsidRPr="00471C62">
              <w:rPr>
                <w:rFonts w:hint="eastAsia"/>
                <w:kern w:val="2"/>
                <w:sz w:val="21"/>
                <w:szCs w:val="22"/>
              </w:rPr>
              <w:t>rspDesc</w:t>
            </w:r>
          </w:p>
        </w:tc>
        <w:tc>
          <w:tcPr>
            <w:tcW w:w="2620" w:type="dxa"/>
            <w:shd w:val="clear" w:color="auto" w:fill="FFFFFF" w:themeFill="background1"/>
          </w:tcPr>
          <w:p w:rsidR="00471C62" w:rsidRPr="00471C62" w:rsidRDefault="00471C62" w:rsidP="00471C62">
            <w:pPr>
              <w:rPr>
                <w:kern w:val="2"/>
                <w:sz w:val="21"/>
                <w:szCs w:val="22"/>
              </w:rPr>
            </w:pPr>
            <w:r w:rsidRPr="00471C62">
              <w:rPr>
                <w:rFonts w:hint="eastAsia"/>
                <w:bCs/>
                <w:kern w:val="2"/>
                <w:sz w:val="21"/>
                <w:szCs w:val="22"/>
              </w:rPr>
              <w:t>返回的状态码</w:t>
            </w:r>
            <w:r w:rsidRPr="00471C62">
              <w:rPr>
                <w:rFonts w:hint="eastAsia"/>
                <w:kern w:val="2"/>
                <w:sz w:val="21"/>
                <w:szCs w:val="22"/>
              </w:rPr>
              <w:t>描述</w:t>
            </w:r>
          </w:p>
        </w:tc>
        <w:tc>
          <w:tcPr>
            <w:tcW w:w="2762" w:type="dxa"/>
            <w:gridSpan w:val="2"/>
            <w:shd w:val="clear" w:color="auto" w:fill="FFFFFF" w:themeFill="background1"/>
            <w:vAlign w:val="center"/>
          </w:tcPr>
          <w:p w:rsidR="00471C62" w:rsidRPr="00471C62" w:rsidRDefault="00471C62" w:rsidP="00471C62">
            <w:pPr>
              <w:rPr>
                <w:bCs/>
                <w:kern w:val="2"/>
                <w:sz w:val="21"/>
                <w:szCs w:val="22"/>
              </w:rPr>
            </w:pPr>
            <w:r w:rsidRPr="00471C62">
              <w:rPr>
                <w:rFonts w:hint="eastAsia"/>
                <w:bCs/>
                <w:kern w:val="2"/>
                <w:sz w:val="21"/>
                <w:szCs w:val="22"/>
              </w:rPr>
              <w:t>异常返回时的异常说明</w:t>
            </w:r>
          </w:p>
        </w:tc>
        <w:tc>
          <w:tcPr>
            <w:tcW w:w="1847" w:type="dxa"/>
            <w:shd w:val="clear" w:color="auto" w:fill="FFFFFF" w:themeFill="background1"/>
            <w:vAlign w:val="center"/>
          </w:tcPr>
          <w:p w:rsidR="00471C62" w:rsidRPr="00471C62" w:rsidRDefault="00471C62" w:rsidP="00471C62">
            <w:pPr>
              <w:rPr>
                <w:kern w:val="2"/>
                <w:sz w:val="21"/>
                <w:szCs w:val="22"/>
              </w:rPr>
            </w:pPr>
          </w:p>
        </w:tc>
      </w:tr>
      <w:tr w:rsidR="00471C62" w:rsidRPr="00471C62" w:rsidTr="00374E50">
        <w:tc>
          <w:tcPr>
            <w:tcW w:w="1838" w:type="dxa"/>
            <w:shd w:val="clear" w:color="auto" w:fill="FFFFFF" w:themeFill="background1"/>
            <w:vAlign w:val="center"/>
          </w:tcPr>
          <w:p w:rsidR="00471C62" w:rsidRPr="00471C62" w:rsidRDefault="00374E50" w:rsidP="00471C62">
            <w:pPr>
              <w:rPr>
                <w:kern w:val="2"/>
                <w:sz w:val="21"/>
                <w:szCs w:val="22"/>
              </w:rPr>
            </w:pPr>
            <w:r>
              <w:rPr>
                <w:kern w:val="2"/>
                <w:sz w:val="21"/>
                <w:szCs w:val="22"/>
              </w:rPr>
              <w:t>total</w:t>
            </w:r>
          </w:p>
        </w:tc>
        <w:tc>
          <w:tcPr>
            <w:tcW w:w="2620" w:type="dxa"/>
            <w:shd w:val="clear" w:color="auto" w:fill="FFFFFF" w:themeFill="background1"/>
          </w:tcPr>
          <w:p w:rsidR="00471C62" w:rsidRPr="00471C62" w:rsidRDefault="00471C62" w:rsidP="00471C62">
            <w:pPr>
              <w:rPr>
                <w:bCs/>
                <w:kern w:val="2"/>
                <w:sz w:val="21"/>
                <w:szCs w:val="22"/>
              </w:rPr>
            </w:pPr>
          </w:p>
        </w:tc>
        <w:tc>
          <w:tcPr>
            <w:tcW w:w="2762" w:type="dxa"/>
            <w:gridSpan w:val="2"/>
            <w:shd w:val="clear" w:color="auto" w:fill="FFFFFF" w:themeFill="background1"/>
            <w:vAlign w:val="center"/>
          </w:tcPr>
          <w:p w:rsidR="00471C62" w:rsidRPr="00471C62" w:rsidRDefault="00471C62" w:rsidP="00471C62">
            <w:pPr>
              <w:rPr>
                <w:bCs/>
                <w:kern w:val="2"/>
                <w:sz w:val="21"/>
                <w:szCs w:val="22"/>
              </w:rPr>
            </w:pPr>
          </w:p>
        </w:tc>
        <w:tc>
          <w:tcPr>
            <w:tcW w:w="1847" w:type="dxa"/>
            <w:shd w:val="clear" w:color="auto" w:fill="FFFFFF" w:themeFill="background1"/>
            <w:vAlign w:val="center"/>
          </w:tcPr>
          <w:p w:rsidR="00471C62" w:rsidRPr="00471C62" w:rsidRDefault="00471C62" w:rsidP="00471C62">
            <w:pPr>
              <w:rPr>
                <w:kern w:val="2"/>
                <w:sz w:val="21"/>
                <w:szCs w:val="22"/>
              </w:rPr>
            </w:pPr>
          </w:p>
        </w:tc>
      </w:tr>
      <w:tr w:rsidR="00471C62" w:rsidRPr="00471C62" w:rsidTr="00374E50">
        <w:tc>
          <w:tcPr>
            <w:tcW w:w="1838" w:type="dxa"/>
            <w:shd w:val="clear" w:color="auto" w:fill="FFFFFF" w:themeFill="background1"/>
            <w:vAlign w:val="center"/>
          </w:tcPr>
          <w:p w:rsidR="00471C62" w:rsidRPr="00471C62" w:rsidRDefault="00374E50" w:rsidP="00471C62">
            <w:pPr>
              <w:rPr>
                <w:kern w:val="2"/>
                <w:sz w:val="21"/>
                <w:szCs w:val="22"/>
              </w:rPr>
            </w:pPr>
            <w:r>
              <w:rPr>
                <w:rFonts w:hint="eastAsia"/>
                <w:kern w:val="2"/>
                <w:sz w:val="21"/>
                <w:szCs w:val="22"/>
              </w:rPr>
              <w:t>rows</w:t>
            </w:r>
          </w:p>
        </w:tc>
        <w:tc>
          <w:tcPr>
            <w:tcW w:w="2620" w:type="dxa"/>
            <w:shd w:val="clear" w:color="auto" w:fill="FFFFFF" w:themeFill="background1"/>
          </w:tcPr>
          <w:p w:rsidR="00471C62" w:rsidRPr="00471C62" w:rsidRDefault="00471C62" w:rsidP="00471C62">
            <w:pPr>
              <w:rPr>
                <w:bCs/>
                <w:kern w:val="2"/>
                <w:sz w:val="21"/>
                <w:szCs w:val="22"/>
              </w:rPr>
            </w:pPr>
          </w:p>
        </w:tc>
        <w:tc>
          <w:tcPr>
            <w:tcW w:w="2762" w:type="dxa"/>
            <w:gridSpan w:val="2"/>
            <w:shd w:val="clear" w:color="auto" w:fill="FFFFFF" w:themeFill="background1"/>
            <w:vAlign w:val="center"/>
          </w:tcPr>
          <w:p w:rsidR="00471C62" w:rsidRPr="00471C62" w:rsidRDefault="00471C62" w:rsidP="00471C62">
            <w:pPr>
              <w:rPr>
                <w:bCs/>
                <w:kern w:val="2"/>
                <w:sz w:val="21"/>
                <w:szCs w:val="22"/>
              </w:rPr>
            </w:pPr>
          </w:p>
        </w:tc>
        <w:tc>
          <w:tcPr>
            <w:tcW w:w="1847" w:type="dxa"/>
            <w:shd w:val="clear" w:color="auto" w:fill="FFFFFF" w:themeFill="background1"/>
            <w:vAlign w:val="center"/>
          </w:tcPr>
          <w:p w:rsidR="00471C62" w:rsidRPr="00471C62" w:rsidRDefault="00471C62" w:rsidP="00471C62">
            <w:pPr>
              <w:rPr>
                <w:kern w:val="2"/>
                <w:sz w:val="21"/>
                <w:szCs w:val="22"/>
              </w:rPr>
            </w:pPr>
          </w:p>
        </w:tc>
      </w:tr>
      <w:tr w:rsidR="00374E50" w:rsidRPr="00471C62" w:rsidTr="00374E50">
        <w:tc>
          <w:tcPr>
            <w:tcW w:w="1838" w:type="dxa"/>
            <w:vMerge w:val="restart"/>
            <w:shd w:val="clear" w:color="auto" w:fill="FFFFFF" w:themeFill="background1"/>
            <w:vAlign w:val="center"/>
          </w:tcPr>
          <w:p w:rsidR="00374E50" w:rsidRPr="00471C62" w:rsidRDefault="00374E50" w:rsidP="00471C62">
            <w:pPr>
              <w:rPr>
                <w:kern w:val="2"/>
                <w:sz w:val="21"/>
                <w:szCs w:val="22"/>
              </w:rPr>
            </w:pPr>
            <w:r w:rsidRPr="00374E50">
              <w:rPr>
                <w:bCs/>
                <w:kern w:val="2"/>
                <w:sz w:val="21"/>
                <w:szCs w:val="22"/>
              </w:rPr>
              <w:t>reserveDonateList</w:t>
            </w:r>
          </w:p>
        </w:tc>
        <w:tc>
          <w:tcPr>
            <w:tcW w:w="2620" w:type="dxa"/>
            <w:shd w:val="clear" w:color="auto" w:fill="FFFFFF" w:themeFill="background1"/>
          </w:tcPr>
          <w:p w:rsidR="00374E50" w:rsidRPr="00471C62" w:rsidRDefault="00374E50" w:rsidP="00471C62">
            <w:pPr>
              <w:rPr>
                <w:bCs/>
                <w:kern w:val="2"/>
                <w:sz w:val="21"/>
                <w:szCs w:val="22"/>
              </w:rPr>
            </w:pPr>
            <w:r>
              <w:rPr>
                <w:rFonts w:hint="eastAsia"/>
                <w:bCs/>
                <w:kern w:val="2"/>
                <w:sz w:val="21"/>
                <w:szCs w:val="22"/>
              </w:rPr>
              <w:t>type</w:t>
            </w:r>
          </w:p>
        </w:tc>
        <w:tc>
          <w:tcPr>
            <w:tcW w:w="2762" w:type="dxa"/>
            <w:gridSpan w:val="2"/>
            <w:shd w:val="clear" w:color="auto" w:fill="FFFFFF" w:themeFill="background1"/>
            <w:vAlign w:val="center"/>
          </w:tcPr>
          <w:p w:rsidR="00374E50" w:rsidRPr="00471C62" w:rsidRDefault="00F8465A" w:rsidP="00471C62">
            <w:pPr>
              <w:rPr>
                <w:bCs/>
                <w:kern w:val="2"/>
                <w:sz w:val="21"/>
                <w:szCs w:val="22"/>
              </w:rPr>
            </w:pPr>
            <w:r>
              <w:rPr>
                <w:rFonts w:hint="eastAsia"/>
                <w:bCs/>
              </w:rPr>
              <w:t>类别</w:t>
            </w:r>
            <w:r>
              <w:rPr>
                <w:rFonts w:hint="eastAsia"/>
                <w:bCs/>
              </w:rPr>
              <w:t xml:space="preserve"> 1</w:t>
            </w:r>
            <w:r>
              <w:rPr>
                <w:rFonts w:hint="eastAsia"/>
                <w:bCs/>
              </w:rPr>
              <w:t>：明捐物；</w:t>
            </w:r>
            <w:r>
              <w:rPr>
                <w:rFonts w:hint="eastAsia"/>
                <w:bCs/>
              </w:rPr>
              <w:t>2</w:t>
            </w:r>
            <w:r>
              <w:rPr>
                <w:rFonts w:hint="eastAsia"/>
                <w:bCs/>
              </w:rPr>
              <w:t>：明捐钱；</w:t>
            </w:r>
            <w:r>
              <w:rPr>
                <w:rFonts w:hint="eastAsia"/>
                <w:bCs/>
              </w:rPr>
              <w:t>3</w:t>
            </w:r>
            <w:r>
              <w:rPr>
                <w:rFonts w:hint="eastAsia"/>
                <w:bCs/>
              </w:rPr>
              <w:t>：盲捐物</w:t>
            </w:r>
          </w:p>
        </w:tc>
        <w:tc>
          <w:tcPr>
            <w:tcW w:w="1847" w:type="dxa"/>
            <w:shd w:val="clear" w:color="auto" w:fill="FFFFFF" w:themeFill="background1"/>
            <w:vAlign w:val="center"/>
          </w:tcPr>
          <w:p w:rsidR="00374E50" w:rsidRPr="00471C62" w:rsidRDefault="00374E50" w:rsidP="00471C62">
            <w:pPr>
              <w:rPr>
                <w:kern w:val="2"/>
                <w:sz w:val="21"/>
                <w:szCs w:val="22"/>
              </w:rPr>
            </w:pPr>
          </w:p>
        </w:tc>
      </w:tr>
      <w:tr w:rsidR="00374E50" w:rsidRPr="00471C62" w:rsidTr="00374E50">
        <w:tc>
          <w:tcPr>
            <w:tcW w:w="1838" w:type="dxa"/>
            <w:vMerge/>
            <w:shd w:val="clear" w:color="auto" w:fill="FFFFFF" w:themeFill="background1"/>
            <w:vAlign w:val="center"/>
          </w:tcPr>
          <w:p w:rsidR="00374E50" w:rsidRPr="00471C62" w:rsidRDefault="00374E50" w:rsidP="00471C62">
            <w:pPr>
              <w:rPr>
                <w:kern w:val="2"/>
                <w:sz w:val="21"/>
                <w:szCs w:val="22"/>
              </w:rPr>
            </w:pPr>
          </w:p>
        </w:tc>
        <w:tc>
          <w:tcPr>
            <w:tcW w:w="2620" w:type="dxa"/>
            <w:shd w:val="clear" w:color="auto" w:fill="FFFFFF" w:themeFill="background1"/>
          </w:tcPr>
          <w:p w:rsidR="00374E50" w:rsidRPr="00471C62" w:rsidRDefault="00374E50" w:rsidP="00471C62">
            <w:pPr>
              <w:rPr>
                <w:bCs/>
                <w:kern w:val="2"/>
                <w:sz w:val="21"/>
                <w:szCs w:val="22"/>
              </w:rPr>
            </w:pPr>
            <w:r>
              <w:rPr>
                <w:rFonts w:hint="eastAsia"/>
                <w:bCs/>
                <w:kern w:val="2"/>
                <w:sz w:val="21"/>
                <w:szCs w:val="22"/>
              </w:rPr>
              <w:t>id</w:t>
            </w:r>
          </w:p>
        </w:tc>
        <w:tc>
          <w:tcPr>
            <w:tcW w:w="2762" w:type="dxa"/>
            <w:gridSpan w:val="2"/>
            <w:shd w:val="clear" w:color="auto" w:fill="FFFFFF" w:themeFill="background1"/>
            <w:vAlign w:val="center"/>
          </w:tcPr>
          <w:p w:rsidR="00374E50" w:rsidRPr="00471C62" w:rsidRDefault="00F8465A" w:rsidP="00471C62">
            <w:pPr>
              <w:rPr>
                <w:bCs/>
                <w:kern w:val="2"/>
                <w:sz w:val="21"/>
                <w:szCs w:val="22"/>
              </w:rPr>
            </w:pPr>
            <w:r>
              <w:rPr>
                <w:rFonts w:hint="eastAsia"/>
                <w:bCs/>
                <w:kern w:val="2"/>
                <w:sz w:val="21"/>
                <w:szCs w:val="22"/>
              </w:rPr>
              <w:t>ID</w:t>
            </w:r>
          </w:p>
        </w:tc>
        <w:tc>
          <w:tcPr>
            <w:tcW w:w="1847" w:type="dxa"/>
            <w:shd w:val="clear" w:color="auto" w:fill="FFFFFF" w:themeFill="background1"/>
            <w:vAlign w:val="center"/>
          </w:tcPr>
          <w:p w:rsidR="00374E50" w:rsidRPr="00471C62" w:rsidRDefault="00374E50" w:rsidP="00471C62">
            <w:pPr>
              <w:rPr>
                <w:kern w:val="2"/>
                <w:sz w:val="21"/>
                <w:szCs w:val="22"/>
              </w:rPr>
            </w:pPr>
          </w:p>
        </w:tc>
      </w:tr>
      <w:tr w:rsidR="00374E50" w:rsidRPr="00471C62" w:rsidTr="00374E50">
        <w:tc>
          <w:tcPr>
            <w:tcW w:w="1838" w:type="dxa"/>
            <w:vMerge/>
            <w:shd w:val="clear" w:color="auto" w:fill="FFFFFF" w:themeFill="background1"/>
            <w:vAlign w:val="center"/>
          </w:tcPr>
          <w:p w:rsidR="00374E50" w:rsidRPr="00471C62" w:rsidRDefault="00374E50" w:rsidP="00471C62">
            <w:pPr>
              <w:rPr>
                <w:kern w:val="2"/>
                <w:sz w:val="21"/>
                <w:szCs w:val="22"/>
              </w:rPr>
            </w:pPr>
          </w:p>
        </w:tc>
        <w:tc>
          <w:tcPr>
            <w:tcW w:w="2620" w:type="dxa"/>
            <w:shd w:val="clear" w:color="auto" w:fill="FFFFFF" w:themeFill="background1"/>
          </w:tcPr>
          <w:p w:rsidR="00374E50" w:rsidRPr="00471C62" w:rsidRDefault="00374E50" w:rsidP="00471C62">
            <w:pPr>
              <w:rPr>
                <w:bCs/>
                <w:kern w:val="2"/>
                <w:sz w:val="21"/>
                <w:szCs w:val="22"/>
              </w:rPr>
            </w:pPr>
            <w:r>
              <w:rPr>
                <w:rFonts w:hint="eastAsia"/>
                <w:bCs/>
                <w:kern w:val="2"/>
                <w:sz w:val="21"/>
                <w:szCs w:val="22"/>
              </w:rPr>
              <w:t>userId</w:t>
            </w:r>
          </w:p>
        </w:tc>
        <w:tc>
          <w:tcPr>
            <w:tcW w:w="2762" w:type="dxa"/>
            <w:gridSpan w:val="2"/>
            <w:shd w:val="clear" w:color="auto" w:fill="FFFFFF" w:themeFill="background1"/>
            <w:vAlign w:val="center"/>
          </w:tcPr>
          <w:p w:rsidR="00374E50" w:rsidRPr="00471C62" w:rsidRDefault="00F8465A" w:rsidP="00471C62">
            <w:pPr>
              <w:rPr>
                <w:bCs/>
                <w:kern w:val="2"/>
                <w:sz w:val="21"/>
                <w:szCs w:val="22"/>
              </w:rPr>
            </w:pPr>
            <w:r>
              <w:rPr>
                <w:rFonts w:hint="eastAsia"/>
                <w:bCs/>
                <w:kern w:val="2"/>
                <w:sz w:val="21"/>
                <w:szCs w:val="22"/>
              </w:rPr>
              <w:t>用户</w:t>
            </w:r>
            <w:r>
              <w:rPr>
                <w:rFonts w:hint="eastAsia"/>
                <w:bCs/>
                <w:kern w:val="2"/>
                <w:sz w:val="21"/>
                <w:szCs w:val="22"/>
              </w:rPr>
              <w:t>ID</w:t>
            </w:r>
          </w:p>
        </w:tc>
        <w:tc>
          <w:tcPr>
            <w:tcW w:w="1847" w:type="dxa"/>
            <w:shd w:val="clear" w:color="auto" w:fill="FFFFFF" w:themeFill="background1"/>
            <w:vAlign w:val="center"/>
          </w:tcPr>
          <w:p w:rsidR="00374E50" w:rsidRPr="00471C62" w:rsidRDefault="00374E50" w:rsidP="00471C62">
            <w:pPr>
              <w:rPr>
                <w:kern w:val="2"/>
                <w:sz w:val="21"/>
                <w:szCs w:val="22"/>
              </w:rPr>
            </w:pPr>
          </w:p>
        </w:tc>
      </w:tr>
      <w:tr w:rsidR="00374E50" w:rsidRPr="00471C62" w:rsidTr="00374E50">
        <w:tc>
          <w:tcPr>
            <w:tcW w:w="1838" w:type="dxa"/>
            <w:vMerge/>
            <w:shd w:val="clear" w:color="auto" w:fill="FFFFFF" w:themeFill="background1"/>
            <w:vAlign w:val="center"/>
          </w:tcPr>
          <w:p w:rsidR="00374E50" w:rsidRPr="00471C62" w:rsidRDefault="00374E50" w:rsidP="00471C62">
            <w:pPr>
              <w:rPr>
                <w:kern w:val="2"/>
                <w:sz w:val="21"/>
                <w:szCs w:val="22"/>
              </w:rPr>
            </w:pPr>
          </w:p>
        </w:tc>
        <w:tc>
          <w:tcPr>
            <w:tcW w:w="2620" w:type="dxa"/>
            <w:shd w:val="clear" w:color="auto" w:fill="FFFFFF" w:themeFill="background1"/>
          </w:tcPr>
          <w:p w:rsidR="00374E50" w:rsidRPr="00471C62" w:rsidRDefault="00374E50" w:rsidP="00471C62">
            <w:pPr>
              <w:rPr>
                <w:bCs/>
                <w:kern w:val="2"/>
                <w:sz w:val="21"/>
                <w:szCs w:val="22"/>
              </w:rPr>
            </w:pPr>
            <w:r w:rsidRPr="00374E50">
              <w:rPr>
                <w:rFonts w:hint="eastAsia"/>
                <w:bCs/>
                <w:kern w:val="2"/>
                <w:sz w:val="21"/>
                <w:szCs w:val="22"/>
              </w:rPr>
              <w:t>nickname</w:t>
            </w:r>
          </w:p>
        </w:tc>
        <w:tc>
          <w:tcPr>
            <w:tcW w:w="2762" w:type="dxa"/>
            <w:gridSpan w:val="2"/>
            <w:shd w:val="clear" w:color="auto" w:fill="FFFFFF" w:themeFill="background1"/>
            <w:vAlign w:val="center"/>
          </w:tcPr>
          <w:p w:rsidR="00374E50" w:rsidRPr="00471C62" w:rsidRDefault="00F8465A" w:rsidP="00471C62">
            <w:pPr>
              <w:rPr>
                <w:bCs/>
                <w:kern w:val="2"/>
                <w:sz w:val="21"/>
                <w:szCs w:val="22"/>
              </w:rPr>
            </w:pPr>
            <w:r>
              <w:rPr>
                <w:rFonts w:hint="eastAsia"/>
                <w:bCs/>
                <w:kern w:val="2"/>
                <w:sz w:val="21"/>
                <w:szCs w:val="22"/>
              </w:rPr>
              <w:t>昵称</w:t>
            </w:r>
          </w:p>
        </w:tc>
        <w:tc>
          <w:tcPr>
            <w:tcW w:w="1847" w:type="dxa"/>
            <w:shd w:val="clear" w:color="auto" w:fill="FFFFFF" w:themeFill="background1"/>
            <w:vAlign w:val="center"/>
          </w:tcPr>
          <w:p w:rsidR="00374E50" w:rsidRPr="00471C62" w:rsidRDefault="00374E50" w:rsidP="00471C62">
            <w:pPr>
              <w:rPr>
                <w:kern w:val="2"/>
                <w:sz w:val="21"/>
                <w:szCs w:val="22"/>
              </w:rPr>
            </w:pPr>
          </w:p>
        </w:tc>
      </w:tr>
      <w:tr w:rsidR="00374E50" w:rsidRPr="00471C62" w:rsidTr="00374E50">
        <w:tc>
          <w:tcPr>
            <w:tcW w:w="1838" w:type="dxa"/>
            <w:vMerge/>
            <w:shd w:val="clear" w:color="auto" w:fill="FFFFFF" w:themeFill="background1"/>
            <w:vAlign w:val="center"/>
          </w:tcPr>
          <w:p w:rsidR="00374E50" w:rsidRPr="00471C62" w:rsidRDefault="00374E50" w:rsidP="00471C62">
            <w:pPr>
              <w:rPr>
                <w:kern w:val="2"/>
                <w:sz w:val="21"/>
                <w:szCs w:val="22"/>
              </w:rPr>
            </w:pPr>
          </w:p>
        </w:tc>
        <w:tc>
          <w:tcPr>
            <w:tcW w:w="2620" w:type="dxa"/>
            <w:shd w:val="clear" w:color="auto" w:fill="FFFFFF" w:themeFill="background1"/>
          </w:tcPr>
          <w:p w:rsidR="00374E50" w:rsidRPr="00471C62" w:rsidRDefault="00374E50" w:rsidP="00471C62">
            <w:pPr>
              <w:rPr>
                <w:bCs/>
                <w:kern w:val="2"/>
                <w:sz w:val="21"/>
                <w:szCs w:val="22"/>
              </w:rPr>
            </w:pPr>
            <w:r w:rsidRPr="00374E50">
              <w:rPr>
                <w:bCs/>
                <w:kern w:val="2"/>
                <w:sz w:val="21"/>
                <w:szCs w:val="22"/>
              </w:rPr>
              <w:t>loginname</w:t>
            </w:r>
          </w:p>
        </w:tc>
        <w:tc>
          <w:tcPr>
            <w:tcW w:w="2762" w:type="dxa"/>
            <w:gridSpan w:val="2"/>
            <w:shd w:val="clear" w:color="auto" w:fill="FFFFFF" w:themeFill="background1"/>
            <w:vAlign w:val="center"/>
          </w:tcPr>
          <w:p w:rsidR="00374E50" w:rsidRPr="00471C62" w:rsidRDefault="00F8465A" w:rsidP="00471C62">
            <w:pPr>
              <w:rPr>
                <w:bCs/>
                <w:kern w:val="2"/>
                <w:sz w:val="21"/>
                <w:szCs w:val="22"/>
              </w:rPr>
            </w:pPr>
            <w:r>
              <w:rPr>
                <w:rFonts w:hint="eastAsia"/>
                <w:bCs/>
                <w:kern w:val="2"/>
                <w:sz w:val="21"/>
                <w:szCs w:val="22"/>
              </w:rPr>
              <w:t>登录名称</w:t>
            </w:r>
          </w:p>
        </w:tc>
        <w:tc>
          <w:tcPr>
            <w:tcW w:w="1847" w:type="dxa"/>
            <w:shd w:val="clear" w:color="auto" w:fill="FFFFFF" w:themeFill="background1"/>
            <w:vAlign w:val="center"/>
          </w:tcPr>
          <w:p w:rsidR="00374E50" w:rsidRPr="00471C62" w:rsidRDefault="00374E50" w:rsidP="00471C62">
            <w:pPr>
              <w:rPr>
                <w:kern w:val="2"/>
                <w:sz w:val="21"/>
                <w:szCs w:val="22"/>
              </w:rPr>
            </w:pPr>
          </w:p>
        </w:tc>
      </w:tr>
      <w:tr w:rsidR="00374E50" w:rsidRPr="00471C62" w:rsidTr="00374E50">
        <w:tc>
          <w:tcPr>
            <w:tcW w:w="1838" w:type="dxa"/>
            <w:vMerge/>
            <w:shd w:val="clear" w:color="auto" w:fill="FFFFFF" w:themeFill="background1"/>
            <w:vAlign w:val="center"/>
          </w:tcPr>
          <w:p w:rsidR="00374E50" w:rsidRPr="00471C62" w:rsidRDefault="00374E50" w:rsidP="00471C62">
            <w:pPr>
              <w:rPr>
                <w:kern w:val="2"/>
                <w:sz w:val="21"/>
                <w:szCs w:val="22"/>
              </w:rPr>
            </w:pPr>
          </w:p>
        </w:tc>
        <w:tc>
          <w:tcPr>
            <w:tcW w:w="2620" w:type="dxa"/>
            <w:shd w:val="clear" w:color="auto" w:fill="FFFFFF" w:themeFill="background1"/>
          </w:tcPr>
          <w:p w:rsidR="00374E50" w:rsidRPr="00471C62" w:rsidRDefault="00374E50" w:rsidP="00471C62">
            <w:pPr>
              <w:rPr>
                <w:bCs/>
                <w:kern w:val="2"/>
                <w:sz w:val="21"/>
                <w:szCs w:val="22"/>
              </w:rPr>
            </w:pPr>
            <w:r w:rsidRPr="00374E50">
              <w:rPr>
                <w:bCs/>
                <w:kern w:val="2"/>
                <w:sz w:val="21"/>
                <w:szCs w:val="22"/>
              </w:rPr>
              <w:t>dlId</w:t>
            </w:r>
          </w:p>
        </w:tc>
        <w:tc>
          <w:tcPr>
            <w:tcW w:w="2762" w:type="dxa"/>
            <w:gridSpan w:val="2"/>
            <w:shd w:val="clear" w:color="auto" w:fill="FFFFFF" w:themeFill="background1"/>
            <w:vAlign w:val="center"/>
          </w:tcPr>
          <w:p w:rsidR="00374E50" w:rsidRPr="00471C62" w:rsidRDefault="00F8465A" w:rsidP="00471C62">
            <w:pPr>
              <w:rPr>
                <w:bCs/>
                <w:kern w:val="2"/>
                <w:sz w:val="21"/>
                <w:szCs w:val="22"/>
              </w:rPr>
            </w:pPr>
            <w:r>
              <w:rPr>
                <w:rFonts w:hint="eastAsia"/>
                <w:bCs/>
                <w:kern w:val="2"/>
                <w:sz w:val="21"/>
                <w:szCs w:val="22"/>
              </w:rPr>
              <w:t>DLID</w:t>
            </w:r>
          </w:p>
        </w:tc>
        <w:tc>
          <w:tcPr>
            <w:tcW w:w="1847" w:type="dxa"/>
            <w:shd w:val="clear" w:color="auto" w:fill="FFFFFF" w:themeFill="background1"/>
            <w:vAlign w:val="center"/>
          </w:tcPr>
          <w:p w:rsidR="00374E50" w:rsidRPr="00471C62" w:rsidRDefault="00374E50" w:rsidP="00471C62">
            <w:pPr>
              <w:rPr>
                <w:kern w:val="2"/>
                <w:sz w:val="21"/>
                <w:szCs w:val="22"/>
              </w:rPr>
            </w:pPr>
          </w:p>
        </w:tc>
      </w:tr>
      <w:tr w:rsidR="00374E50" w:rsidRPr="00471C62" w:rsidTr="00374E50">
        <w:tc>
          <w:tcPr>
            <w:tcW w:w="1838" w:type="dxa"/>
            <w:vMerge/>
            <w:shd w:val="clear" w:color="auto" w:fill="FFFFFF" w:themeFill="background1"/>
            <w:vAlign w:val="center"/>
          </w:tcPr>
          <w:p w:rsidR="00374E50" w:rsidRPr="00471C62" w:rsidRDefault="00374E50" w:rsidP="00471C62">
            <w:pPr>
              <w:rPr>
                <w:kern w:val="2"/>
                <w:sz w:val="21"/>
                <w:szCs w:val="22"/>
              </w:rPr>
            </w:pPr>
          </w:p>
        </w:tc>
        <w:tc>
          <w:tcPr>
            <w:tcW w:w="2620" w:type="dxa"/>
            <w:shd w:val="clear" w:color="auto" w:fill="FFFFFF" w:themeFill="background1"/>
          </w:tcPr>
          <w:p w:rsidR="00374E50" w:rsidRPr="00471C62" w:rsidRDefault="00374E50" w:rsidP="00471C62">
            <w:pPr>
              <w:rPr>
                <w:bCs/>
                <w:kern w:val="2"/>
                <w:sz w:val="21"/>
                <w:szCs w:val="22"/>
              </w:rPr>
            </w:pPr>
            <w:r w:rsidRPr="00374E50">
              <w:rPr>
                <w:bCs/>
                <w:kern w:val="2"/>
                <w:sz w:val="21"/>
                <w:szCs w:val="22"/>
              </w:rPr>
              <w:t>loveNo</w:t>
            </w:r>
          </w:p>
        </w:tc>
        <w:tc>
          <w:tcPr>
            <w:tcW w:w="2762" w:type="dxa"/>
            <w:gridSpan w:val="2"/>
            <w:shd w:val="clear" w:color="auto" w:fill="FFFFFF" w:themeFill="background1"/>
            <w:vAlign w:val="center"/>
          </w:tcPr>
          <w:p w:rsidR="00374E50" w:rsidRPr="00471C62" w:rsidRDefault="00F8465A" w:rsidP="00471C62">
            <w:pPr>
              <w:rPr>
                <w:bCs/>
                <w:kern w:val="2"/>
                <w:sz w:val="21"/>
                <w:szCs w:val="22"/>
              </w:rPr>
            </w:pPr>
            <w:r>
              <w:rPr>
                <w:rFonts w:hint="eastAsia"/>
                <w:bCs/>
                <w:kern w:val="2"/>
                <w:sz w:val="21"/>
                <w:szCs w:val="22"/>
              </w:rPr>
              <w:t>爱心单号</w:t>
            </w:r>
          </w:p>
        </w:tc>
        <w:tc>
          <w:tcPr>
            <w:tcW w:w="1847" w:type="dxa"/>
            <w:shd w:val="clear" w:color="auto" w:fill="FFFFFF" w:themeFill="background1"/>
            <w:vAlign w:val="center"/>
          </w:tcPr>
          <w:p w:rsidR="00374E50" w:rsidRPr="00471C62" w:rsidRDefault="00374E50" w:rsidP="00471C62">
            <w:pPr>
              <w:rPr>
                <w:kern w:val="2"/>
                <w:sz w:val="21"/>
                <w:szCs w:val="22"/>
              </w:rPr>
            </w:pPr>
          </w:p>
        </w:tc>
      </w:tr>
      <w:tr w:rsidR="00374E50" w:rsidRPr="00471C62" w:rsidTr="00374E50">
        <w:tc>
          <w:tcPr>
            <w:tcW w:w="1838" w:type="dxa"/>
            <w:vMerge/>
            <w:shd w:val="clear" w:color="auto" w:fill="FFFFFF" w:themeFill="background1"/>
            <w:vAlign w:val="center"/>
          </w:tcPr>
          <w:p w:rsidR="00374E50" w:rsidRPr="00471C62" w:rsidRDefault="00374E50" w:rsidP="00471C62">
            <w:pPr>
              <w:rPr>
                <w:kern w:val="2"/>
                <w:sz w:val="21"/>
                <w:szCs w:val="22"/>
              </w:rPr>
            </w:pPr>
          </w:p>
        </w:tc>
        <w:tc>
          <w:tcPr>
            <w:tcW w:w="2620" w:type="dxa"/>
            <w:shd w:val="clear" w:color="auto" w:fill="FFFFFF" w:themeFill="background1"/>
          </w:tcPr>
          <w:p w:rsidR="00374E50" w:rsidRPr="00471C62" w:rsidRDefault="00374E50" w:rsidP="00471C62">
            <w:pPr>
              <w:rPr>
                <w:bCs/>
                <w:kern w:val="2"/>
                <w:sz w:val="21"/>
                <w:szCs w:val="22"/>
              </w:rPr>
            </w:pPr>
            <w:r w:rsidRPr="00374E50">
              <w:rPr>
                <w:bCs/>
                <w:kern w:val="2"/>
                <w:sz w:val="21"/>
                <w:szCs w:val="22"/>
              </w:rPr>
              <w:t>appliyCount</w:t>
            </w:r>
          </w:p>
        </w:tc>
        <w:tc>
          <w:tcPr>
            <w:tcW w:w="2762" w:type="dxa"/>
            <w:gridSpan w:val="2"/>
            <w:shd w:val="clear" w:color="auto" w:fill="FFFFFF" w:themeFill="background1"/>
            <w:vAlign w:val="center"/>
          </w:tcPr>
          <w:p w:rsidR="00374E50" w:rsidRPr="00471C62" w:rsidRDefault="00F8465A" w:rsidP="00471C62">
            <w:pPr>
              <w:rPr>
                <w:bCs/>
                <w:kern w:val="2"/>
                <w:sz w:val="21"/>
                <w:szCs w:val="22"/>
              </w:rPr>
            </w:pPr>
            <w:r>
              <w:rPr>
                <w:rFonts w:hint="eastAsia"/>
                <w:bCs/>
                <w:kern w:val="2"/>
                <w:sz w:val="21"/>
                <w:szCs w:val="22"/>
              </w:rPr>
              <w:t>申请人数</w:t>
            </w:r>
          </w:p>
        </w:tc>
        <w:tc>
          <w:tcPr>
            <w:tcW w:w="1847" w:type="dxa"/>
            <w:shd w:val="clear" w:color="auto" w:fill="FFFFFF" w:themeFill="background1"/>
            <w:vAlign w:val="center"/>
          </w:tcPr>
          <w:p w:rsidR="00374E50" w:rsidRPr="00471C62" w:rsidRDefault="00374E50" w:rsidP="00471C62">
            <w:pPr>
              <w:rPr>
                <w:kern w:val="2"/>
                <w:sz w:val="21"/>
                <w:szCs w:val="22"/>
              </w:rPr>
            </w:pPr>
          </w:p>
        </w:tc>
      </w:tr>
      <w:tr w:rsidR="00374E50" w:rsidRPr="00471C62" w:rsidTr="00374E50">
        <w:tc>
          <w:tcPr>
            <w:tcW w:w="1838" w:type="dxa"/>
            <w:vMerge/>
            <w:shd w:val="clear" w:color="auto" w:fill="FFFFFF" w:themeFill="background1"/>
            <w:vAlign w:val="center"/>
          </w:tcPr>
          <w:p w:rsidR="00374E50" w:rsidRPr="00471C62" w:rsidRDefault="00374E50" w:rsidP="00471C62">
            <w:pPr>
              <w:rPr>
                <w:kern w:val="2"/>
                <w:sz w:val="21"/>
                <w:szCs w:val="22"/>
              </w:rPr>
            </w:pPr>
          </w:p>
        </w:tc>
        <w:tc>
          <w:tcPr>
            <w:tcW w:w="2620" w:type="dxa"/>
            <w:shd w:val="clear" w:color="auto" w:fill="FFFFFF" w:themeFill="background1"/>
          </w:tcPr>
          <w:p w:rsidR="00374E50" w:rsidRPr="00471C62" w:rsidRDefault="00374E50" w:rsidP="00471C62">
            <w:pPr>
              <w:rPr>
                <w:bCs/>
                <w:kern w:val="2"/>
                <w:sz w:val="21"/>
                <w:szCs w:val="22"/>
              </w:rPr>
            </w:pPr>
            <w:r w:rsidRPr="00374E50">
              <w:rPr>
                <w:rFonts w:hint="eastAsia"/>
                <w:bCs/>
                <w:kern w:val="2"/>
                <w:sz w:val="21"/>
                <w:szCs w:val="22"/>
              </w:rPr>
              <w:t>itemsName</w:t>
            </w:r>
          </w:p>
        </w:tc>
        <w:tc>
          <w:tcPr>
            <w:tcW w:w="2762" w:type="dxa"/>
            <w:gridSpan w:val="2"/>
            <w:shd w:val="clear" w:color="auto" w:fill="FFFFFF" w:themeFill="background1"/>
            <w:vAlign w:val="center"/>
          </w:tcPr>
          <w:p w:rsidR="00374E50" w:rsidRPr="00471C62" w:rsidRDefault="00F8465A" w:rsidP="00471C62">
            <w:pPr>
              <w:rPr>
                <w:bCs/>
                <w:kern w:val="2"/>
                <w:sz w:val="21"/>
                <w:szCs w:val="22"/>
              </w:rPr>
            </w:pPr>
            <w:r>
              <w:rPr>
                <w:rFonts w:hint="eastAsia"/>
                <w:bCs/>
                <w:kern w:val="2"/>
                <w:sz w:val="21"/>
                <w:szCs w:val="22"/>
              </w:rPr>
              <w:t>物品名称</w:t>
            </w:r>
          </w:p>
        </w:tc>
        <w:tc>
          <w:tcPr>
            <w:tcW w:w="1847" w:type="dxa"/>
            <w:shd w:val="clear" w:color="auto" w:fill="FFFFFF" w:themeFill="background1"/>
            <w:vAlign w:val="center"/>
          </w:tcPr>
          <w:p w:rsidR="00374E50" w:rsidRPr="00471C62" w:rsidRDefault="00374E50" w:rsidP="00471C62">
            <w:pPr>
              <w:rPr>
                <w:kern w:val="2"/>
                <w:sz w:val="21"/>
                <w:szCs w:val="22"/>
              </w:rPr>
            </w:pPr>
          </w:p>
        </w:tc>
      </w:tr>
      <w:tr w:rsidR="00374E50" w:rsidRPr="00471C62" w:rsidTr="00374E50">
        <w:tc>
          <w:tcPr>
            <w:tcW w:w="1838" w:type="dxa"/>
            <w:vMerge/>
            <w:shd w:val="clear" w:color="auto" w:fill="FFFFFF" w:themeFill="background1"/>
            <w:vAlign w:val="center"/>
          </w:tcPr>
          <w:p w:rsidR="00374E50" w:rsidRPr="00471C62" w:rsidRDefault="00374E50" w:rsidP="00471C62">
            <w:pPr>
              <w:rPr>
                <w:kern w:val="2"/>
                <w:sz w:val="21"/>
                <w:szCs w:val="22"/>
              </w:rPr>
            </w:pPr>
          </w:p>
        </w:tc>
        <w:tc>
          <w:tcPr>
            <w:tcW w:w="2620" w:type="dxa"/>
            <w:shd w:val="clear" w:color="auto" w:fill="FFFFFF" w:themeFill="background1"/>
          </w:tcPr>
          <w:p w:rsidR="00374E50" w:rsidRPr="00471C62" w:rsidRDefault="00374E50" w:rsidP="00471C62">
            <w:pPr>
              <w:rPr>
                <w:bCs/>
                <w:kern w:val="2"/>
                <w:sz w:val="21"/>
                <w:szCs w:val="22"/>
              </w:rPr>
            </w:pPr>
            <w:r w:rsidRPr="00374E50">
              <w:rPr>
                <w:rFonts w:hint="eastAsia"/>
                <w:bCs/>
                <w:kern w:val="2"/>
                <w:sz w:val="21"/>
                <w:szCs w:val="22"/>
              </w:rPr>
              <w:t>itemsDesc</w:t>
            </w:r>
          </w:p>
        </w:tc>
        <w:tc>
          <w:tcPr>
            <w:tcW w:w="2762" w:type="dxa"/>
            <w:gridSpan w:val="2"/>
            <w:shd w:val="clear" w:color="auto" w:fill="FFFFFF" w:themeFill="background1"/>
            <w:vAlign w:val="center"/>
          </w:tcPr>
          <w:p w:rsidR="00374E50" w:rsidRPr="00471C62" w:rsidRDefault="00F8465A" w:rsidP="00471C62">
            <w:pPr>
              <w:rPr>
                <w:bCs/>
                <w:kern w:val="2"/>
                <w:sz w:val="21"/>
                <w:szCs w:val="22"/>
              </w:rPr>
            </w:pPr>
            <w:r>
              <w:rPr>
                <w:rFonts w:hint="eastAsia"/>
                <w:bCs/>
                <w:kern w:val="2"/>
                <w:sz w:val="21"/>
                <w:szCs w:val="22"/>
              </w:rPr>
              <w:t>物品描述</w:t>
            </w:r>
          </w:p>
        </w:tc>
        <w:tc>
          <w:tcPr>
            <w:tcW w:w="1847" w:type="dxa"/>
            <w:shd w:val="clear" w:color="auto" w:fill="FFFFFF" w:themeFill="background1"/>
            <w:vAlign w:val="center"/>
          </w:tcPr>
          <w:p w:rsidR="00374E50" w:rsidRPr="00471C62" w:rsidRDefault="00374E50" w:rsidP="00471C62">
            <w:pPr>
              <w:rPr>
                <w:kern w:val="2"/>
                <w:sz w:val="21"/>
                <w:szCs w:val="22"/>
              </w:rPr>
            </w:pPr>
          </w:p>
        </w:tc>
      </w:tr>
      <w:tr w:rsidR="00374E50" w:rsidRPr="00471C62" w:rsidTr="00374E50">
        <w:tc>
          <w:tcPr>
            <w:tcW w:w="1838" w:type="dxa"/>
            <w:vMerge/>
            <w:shd w:val="clear" w:color="auto" w:fill="FFFFFF" w:themeFill="background1"/>
            <w:vAlign w:val="center"/>
          </w:tcPr>
          <w:p w:rsidR="00374E50" w:rsidRPr="00471C62" w:rsidRDefault="00374E50" w:rsidP="00471C62">
            <w:pPr>
              <w:rPr>
                <w:kern w:val="2"/>
                <w:sz w:val="21"/>
                <w:szCs w:val="22"/>
              </w:rPr>
            </w:pPr>
          </w:p>
        </w:tc>
        <w:tc>
          <w:tcPr>
            <w:tcW w:w="2620" w:type="dxa"/>
            <w:shd w:val="clear" w:color="auto" w:fill="FFFFFF" w:themeFill="background1"/>
          </w:tcPr>
          <w:p w:rsidR="00374E50" w:rsidRPr="00471C62" w:rsidRDefault="00374E50" w:rsidP="00471C62">
            <w:pPr>
              <w:rPr>
                <w:bCs/>
                <w:kern w:val="2"/>
                <w:sz w:val="21"/>
                <w:szCs w:val="22"/>
              </w:rPr>
            </w:pPr>
            <w:r w:rsidRPr="00374E50">
              <w:rPr>
                <w:bCs/>
                <w:kern w:val="2"/>
                <w:sz w:val="21"/>
                <w:szCs w:val="22"/>
              </w:rPr>
              <w:t>picurl</w:t>
            </w:r>
          </w:p>
        </w:tc>
        <w:tc>
          <w:tcPr>
            <w:tcW w:w="2762" w:type="dxa"/>
            <w:gridSpan w:val="2"/>
            <w:shd w:val="clear" w:color="auto" w:fill="FFFFFF" w:themeFill="background1"/>
            <w:vAlign w:val="center"/>
          </w:tcPr>
          <w:p w:rsidR="00374E50" w:rsidRPr="00471C62" w:rsidRDefault="00D405E0" w:rsidP="00471C62">
            <w:pPr>
              <w:rPr>
                <w:bCs/>
                <w:kern w:val="2"/>
                <w:sz w:val="21"/>
                <w:szCs w:val="22"/>
              </w:rPr>
            </w:pPr>
            <w:r>
              <w:rPr>
                <w:rFonts w:hint="eastAsia"/>
                <w:bCs/>
                <w:kern w:val="2"/>
                <w:sz w:val="21"/>
                <w:szCs w:val="22"/>
              </w:rPr>
              <w:t>图片</w:t>
            </w:r>
          </w:p>
        </w:tc>
        <w:tc>
          <w:tcPr>
            <w:tcW w:w="1847" w:type="dxa"/>
            <w:shd w:val="clear" w:color="auto" w:fill="FFFFFF" w:themeFill="background1"/>
            <w:vAlign w:val="center"/>
          </w:tcPr>
          <w:p w:rsidR="00374E50" w:rsidRPr="00471C62" w:rsidRDefault="00374E50" w:rsidP="00471C62">
            <w:pPr>
              <w:rPr>
                <w:kern w:val="2"/>
                <w:sz w:val="21"/>
                <w:szCs w:val="22"/>
              </w:rPr>
            </w:pPr>
          </w:p>
        </w:tc>
      </w:tr>
      <w:tr w:rsidR="00374E50" w:rsidRPr="00471C62" w:rsidTr="00374E50">
        <w:tc>
          <w:tcPr>
            <w:tcW w:w="1838" w:type="dxa"/>
            <w:vMerge/>
            <w:shd w:val="clear" w:color="auto" w:fill="FFFFFF" w:themeFill="background1"/>
            <w:vAlign w:val="center"/>
          </w:tcPr>
          <w:p w:rsidR="00374E50" w:rsidRPr="00471C62" w:rsidRDefault="00374E50" w:rsidP="00471C62">
            <w:pPr>
              <w:rPr>
                <w:kern w:val="2"/>
                <w:sz w:val="21"/>
                <w:szCs w:val="22"/>
              </w:rPr>
            </w:pPr>
          </w:p>
        </w:tc>
        <w:tc>
          <w:tcPr>
            <w:tcW w:w="2620" w:type="dxa"/>
            <w:shd w:val="clear" w:color="auto" w:fill="FFFFFF" w:themeFill="background1"/>
          </w:tcPr>
          <w:p w:rsidR="00374E50" w:rsidRPr="00471C62" w:rsidRDefault="00374E50" w:rsidP="00471C62">
            <w:pPr>
              <w:rPr>
                <w:bCs/>
                <w:kern w:val="2"/>
                <w:sz w:val="21"/>
                <w:szCs w:val="22"/>
              </w:rPr>
            </w:pPr>
            <w:r w:rsidRPr="00374E50">
              <w:rPr>
                <w:rFonts w:hint="eastAsia"/>
                <w:bCs/>
                <w:kern w:val="2"/>
                <w:sz w:val="21"/>
                <w:szCs w:val="22"/>
              </w:rPr>
              <w:t>reason</w:t>
            </w:r>
          </w:p>
        </w:tc>
        <w:tc>
          <w:tcPr>
            <w:tcW w:w="2762" w:type="dxa"/>
            <w:gridSpan w:val="2"/>
            <w:shd w:val="clear" w:color="auto" w:fill="FFFFFF" w:themeFill="background1"/>
            <w:vAlign w:val="center"/>
          </w:tcPr>
          <w:p w:rsidR="00374E50" w:rsidRPr="00471C62" w:rsidRDefault="00D405E0" w:rsidP="00471C62">
            <w:pPr>
              <w:rPr>
                <w:bCs/>
                <w:kern w:val="2"/>
                <w:sz w:val="21"/>
                <w:szCs w:val="22"/>
              </w:rPr>
            </w:pPr>
            <w:r>
              <w:rPr>
                <w:rFonts w:hint="eastAsia"/>
                <w:bCs/>
                <w:kern w:val="2"/>
                <w:sz w:val="21"/>
                <w:szCs w:val="22"/>
              </w:rPr>
              <w:t>捐赠原因</w:t>
            </w:r>
          </w:p>
        </w:tc>
        <w:tc>
          <w:tcPr>
            <w:tcW w:w="1847" w:type="dxa"/>
            <w:shd w:val="clear" w:color="auto" w:fill="FFFFFF" w:themeFill="background1"/>
            <w:vAlign w:val="center"/>
          </w:tcPr>
          <w:p w:rsidR="00374E50" w:rsidRPr="00471C62" w:rsidRDefault="00374E50" w:rsidP="00471C62">
            <w:pPr>
              <w:rPr>
                <w:kern w:val="2"/>
                <w:sz w:val="21"/>
                <w:szCs w:val="22"/>
              </w:rPr>
            </w:pPr>
          </w:p>
        </w:tc>
      </w:tr>
      <w:tr w:rsidR="00374E50" w:rsidRPr="00471C62" w:rsidTr="00374E50">
        <w:tc>
          <w:tcPr>
            <w:tcW w:w="1838" w:type="dxa"/>
            <w:vMerge/>
            <w:shd w:val="clear" w:color="auto" w:fill="FFFFFF" w:themeFill="background1"/>
            <w:vAlign w:val="center"/>
          </w:tcPr>
          <w:p w:rsidR="00374E50" w:rsidRPr="00471C62" w:rsidRDefault="00374E50" w:rsidP="00471C62">
            <w:pPr>
              <w:rPr>
                <w:kern w:val="2"/>
                <w:sz w:val="21"/>
                <w:szCs w:val="22"/>
              </w:rPr>
            </w:pPr>
          </w:p>
        </w:tc>
        <w:tc>
          <w:tcPr>
            <w:tcW w:w="2620" w:type="dxa"/>
            <w:shd w:val="clear" w:color="auto" w:fill="FFFFFF" w:themeFill="background1"/>
          </w:tcPr>
          <w:p w:rsidR="00374E50" w:rsidRPr="00471C62" w:rsidRDefault="00374E50" w:rsidP="00471C62">
            <w:pPr>
              <w:rPr>
                <w:bCs/>
                <w:kern w:val="2"/>
                <w:sz w:val="21"/>
                <w:szCs w:val="22"/>
              </w:rPr>
            </w:pPr>
            <w:r w:rsidRPr="00374E50">
              <w:rPr>
                <w:bCs/>
                <w:kern w:val="2"/>
                <w:sz w:val="21"/>
                <w:szCs w:val="22"/>
              </w:rPr>
              <w:t>lovestatus</w:t>
            </w:r>
          </w:p>
        </w:tc>
        <w:tc>
          <w:tcPr>
            <w:tcW w:w="2762" w:type="dxa"/>
            <w:gridSpan w:val="2"/>
            <w:shd w:val="clear" w:color="auto" w:fill="FFFFFF" w:themeFill="background1"/>
            <w:vAlign w:val="center"/>
          </w:tcPr>
          <w:p w:rsidR="00374E50" w:rsidRPr="00471C62" w:rsidRDefault="00D405E0" w:rsidP="00471C62">
            <w:pPr>
              <w:rPr>
                <w:bCs/>
                <w:kern w:val="2"/>
                <w:sz w:val="21"/>
                <w:szCs w:val="22"/>
              </w:rPr>
            </w:pPr>
            <w:r>
              <w:rPr>
                <w:rFonts w:hint="eastAsia"/>
                <w:bCs/>
                <w:kern w:val="2"/>
                <w:sz w:val="21"/>
                <w:szCs w:val="22"/>
              </w:rPr>
              <w:t>捐赠状态</w:t>
            </w:r>
            <w:r>
              <w:rPr>
                <w:rFonts w:hint="eastAsia"/>
                <w:bCs/>
                <w:kern w:val="2"/>
                <w:sz w:val="21"/>
                <w:szCs w:val="22"/>
              </w:rPr>
              <w:t>1</w:t>
            </w:r>
            <w:r>
              <w:rPr>
                <w:rFonts w:hint="eastAsia"/>
                <w:bCs/>
                <w:kern w:val="2"/>
                <w:sz w:val="21"/>
                <w:szCs w:val="22"/>
              </w:rPr>
              <w:t>：待发送；</w:t>
            </w:r>
            <w:r>
              <w:rPr>
                <w:rFonts w:hint="eastAsia"/>
                <w:bCs/>
                <w:kern w:val="2"/>
                <w:sz w:val="21"/>
                <w:szCs w:val="22"/>
              </w:rPr>
              <w:t>2</w:t>
            </w:r>
            <w:r>
              <w:rPr>
                <w:rFonts w:hint="eastAsia"/>
                <w:bCs/>
                <w:kern w:val="2"/>
                <w:sz w:val="21"/>
                <w:szCs w:val="22"/>
              </w:rPr>
              <w:t>：已送出；</w:t>
            </w:r>
            <w:r>
              <w:rPr>
                <w:rFonts w:hint="eastAsia"/>
                <w:bCs/>
                <w:kern w:val="2"/>
                <w:sz w:val="21"/>
                <w:szCs w:val="22"/>
              </w:rPr>
              <w:t>3</w:t>
            </w:r>
            <w:r>
              <w:rPr>
                <w:rFonts w:hint="eastAsia"/>
                <w:bCs/>
                <w:kern w:val="2"/>
                <w:sz w:val="21"/>
                <w:szCs w:val="22"/>
              </w:rPr>
              <w:t>：对接成功</w:t>
            </w:r>
          </w:p>
        </w:tc>
        <w:tc>
          <w:tcPr>
            <w:tcW w:w="1847" w:type="dxa"/>
            <w:shd w:val="clear" w:color="auto" w:fill="FFFFFF" w:themeFill="background1"/>
            <w:vAlign w:val="center"/>
          </w:tcPr>
          <w:p w:rsidR="00374E50" w:rsidRPr="00471C62" w:rsidRDefault="00374E50" w:rsidP="00471C62">
            <w:pPr>
              <w:rPr>
                <w:kern w:val="2"/>
                <w:sz w:val="21"/>
                <w:szCs w:val="22"/>
              </w:rPr>
            </w:pPr>
          </w:p>
        </w:tc>
      </w:tr>
      <w:tr w:rsidR="00374E50" w:rsidRPr="00471C62" w:rsidTr="00374E50">
        <w:tc>
          <w:tcPr>
            <w:tcW w:w="1838" w:type="dxa"/>
            <w:vMerge/>
            <w:shd w:val="clear" w:color="auto" w:fill="FFFFFF" w:themeFill="background1"/>
            <w:vAlign w:val="center"/>
          </w:tcPr>
          <w:p w:rsidR="00374E50" w:rsidRPr="00471C62" w:rsidRDefault="00374E50" w:rsidP="00471C62"/>
        </w:tc>
        <w:tc>
          <w:tcPr>
            <w:tcW w:w="2620" w:type="dxa"/>
            <w:shd w:val="clear" w:color="auto" w:fill="FFFFFF" w:themeFill="background1"/>
          </w:tcPr>
          <w:p w:rsidR="00374E50" w:rsidRPr="00374E50" w:rsidRDefault="00374E50" w:rsidP="00471C62">
            <w:pPr>
              <w:rPr>
                <w:bCs/>
              </w:rPr>
            </w:pPr>
            <w:r w:rsidRPr="00374E50">
              <w:rPr>
                <w:bCs/>
              </w:rPr>
              <w:t>publishTime</w:t>
            </w:r>
          </w:p>
        </w:tc>
        <w:tc>
          <w:tcPr>
            <w:tcW w:w="2762" w:type="dxa"/>
            <w:gridSpan w:val="2"/>
            <w:shd w:val="clear" w:color="auto" w:fill="FFFFFF" w:themeFill="background1"/>
            <w:vAlign w:val="center"/>
          </w:tcPr>
          <w:p w:rsidR="00374E50" w:rsidRPr="00471C62" w:rsidRDefault="00D405E0" w:rsidP="00471C62">
            <w:pPr>
              <w:rPr>
                <w:bCs/>
              </w:rPr>
            </w:pPr>
            <w:r>
              <w:rPr>
                <w:rFonts w:hint="eastAsia"/>
                <w:bCs/>
              </w:rPr>
              <w:t>发布时间</w:t>
            </w:r>
          </w:p>
        </w:tc>
        <w:tc>
          <w:tcPr>
            <w:tcW w:w="1847" w:type="dxa"/>
            <w:shd w:val="clear" w:color="auto" w:fill="FFFFFF" w:themeFill="background1"/>
            <w:vAlign w:val="center"/>
          </w:tcPr>
          <w:p w:rsidR="00374E50" w:rsidRPr="00471C62" w:rsidRDefault="00374E50" w:rsidP="00471C62"/>
        </w:tc>
      </w:tr>
      <w:tr w:rsidR="00374E50" w:rsidRPr="00471C62" w:rsidTr="00374E50">
        <w:tc>
          <w:tcPr>
            <w:tcW w:w="1838" w:type="dxa"/>
            <w:vMerge/>
            <w:shd w:val="clear" w:color="auto" w:fill="FFFFFF" w:themeFill="background1"/>
            <w:vAlign w:val="center"/>
          </w:tcPr>
          <w:p w:rsidR="00374E50" w:rsidRPr="00471C62" w:rsidRDefault="00374E50" w:rsidP="00471C62">
            <w:pPr>
              <w:rPr>
                <w:kern w:val="2"/>
                <w:sz w:val="21"/>
                <w:szCs w:val="22"/>
              </w:rPr>
            </w:pPr>
          </w:p>
        </w:tc>
        <w:tc>
          <w:tcPr>
            <w:tcW w:w="2620" w:type="dxa"/>
            <w:shd w:val="clear" w:color="auto" w:fill="FFFFFF" w:themeFill="background1"/>
          </w:tcPr>
          <w:p w:rsidR="00374E50" w:rsidRPr="00471C62" w:rsidRDefault="00374E50" w:rsidP="00471C62">
            <w:pPr>
              <w:rPr>
                <w:bCs/>
                <w:kern w:val="2"/>
                <w:sz w:val="21"/>
                <w:szCs w:val="22"/>
              </w:rPr>
            </w:pPr>
            <w:r w:rsidRPr="00374E50">
              <w:rPr>
                <w:rFonts w:hint="eastAsia"/>
                <w:bCs/>
                <w:kern w:val="2"/>
                <w:sz w:val="21"/>
                <w:szCs w:val="22"/>
              </w:rPr>
              <w:t>itName</w:t>
            </w:r>
          </w:p>
        </w:tc>
        <w:tc>
          <w:tcPr>
            <w:tcW w:w="2762" w:type="dxa"/>
            <w:gridSpan w:val="2"/>
            <w:shd w:val="clear" w:color="auto" w:fill="FFFFFF" w:themeFill="background1"/>
            <w:vAlign w:val="center"/>
          </w:tcPr>
          <w:p w:rsidR="00374E50" w:rsidRPr="00471C62" w:rsidRDefault="00D405E0" w:rsidP="00471C62">
            <w:pPr>
              <w:rPr>
                <w:bCs/>
                <w:kern w:val="2"/>
                <w:sz w:val="21"/>
                <w:szCs w:val="22"/>
              </w:rPr>
            </w:pPr>
            <w:r>
              <w:rPr>
                <w:rFonts w:hint="eastAsia"/>
                <w:bCs/>
                <w:kern w:val="2"/>
                <w:sz w:val="21"/>
                <w:szCs w:val="22"/>
              </w:rPr>
              <w:t>物品类别</w:t>
            </w:r>
          </w:p>
        </w:tc>
        <w:tc>
          <w:tcPr>
            <w:tcW w:w="1847" w:type="dxa"/>
            <w:shd w:val="clear" w:color="auto" w:fill="FFFFFF" w:themeFill="background1"/>
            <w:vAlign w:val="center"/>
          </w:tcPr>
          <w:p w:rsidR="00374E50" w:rsidRPr="00471C62" w:rsidRDefault="00374E50" w:rsidP="00471C62">
            <w:pPr>
              <w:rPr>
                <w:kern w:val="2"/>
                <w:sz w:val="21"/>
                <w:szCs w:val="22"/>
              </w:rPr>
            </w:pPr>
          </w:p>
        </w:tc>
      </w:tr>
      <w:tr w:rsidR="00471C62" w:rsidRPr="00471C62" w:rsidTr="00374E50">
        <w:tc>
          <w:tcPr>
            <w:tcW w:w="1838" w:type="dxa"/>
            <w:shd w:val="clear" w:color="auto" w:fill="A6A6A6" w:themeFill="background1" w:themeFillShade="A6"/>
            <w:vAlign w:val="center"/>
          </w:tcPr>
          <w:p w:rsidR="00471C62" w:rsidRPr="00471C62" w:rsidRDefault="00471C62" w:rsidP="00471C62">
            <w:pPr>
              <w:rPr>
                <w:kern w:val="2"/>
                <w:sz w:val="21"/>
                <w:szCs w:val="22"/>
              </w:rPr>
            </w:pPr>
            <w:r w:rsidRPr="00471C62">
              <w:rPr>
                <w:kern w:val="2"/>
                <w:sz w:val="21"/>
                <w:szCs w:val="22"/>
              </w:rPr>
              <w:t>返回码示例：</w:t>
            </w:r>
          </w:p>
        </w:tc>
        <w:tc>
          <w:tcPr>
            <w:tcW w:w="7229" w:type="dxa"/>
            <w:gridSpan w:val="4"/>
            <w:shd w:val="clear" w:color="auto" w:fill="FFFFFF" w:themeFill="background1"/>
            <w:vAlign w:val="center"/>
          </w:tcPr>
          <w:p w:rsidR="005B1316" w:rsidRPr="005B1316" w:rsidRDefault="005B1316" w:rsidP="005B1316">
            <w:pPr>
              <w:rPr>
                <w:bCs/>
                <w:kern w:val="2"/>
                <w:sz w:val="21"/>
                <w:szCs w:val="22"/>
              </w:rPr>
            </w:pPr>
            <w:r w:rsidRPr="005B1316">
              <w:rPr>
                <w:bCs/>
                <w:kern w:val="2"/>
                <w:sz w:val="21"/>
                <w:szCs w:val="22"/>
              </w:rPr>
              <w:t>jQuery111305066788056417406_1491530443011({</w:t>
            </w:r>
          </w:p>
          <w:p w:rsidR="005B1316" w:rsidRPr="005B1316" w:rsidRDefault="005B1316" w:rsidP="005B1316">
            <w:pPr>
              <w:rPr>
                <w:bCs/>
                <w:kern w:val="2"/>
                <w:sz w:val="21"/>
                <w:szCs w:val="22"/>
              </w:rPr>
            </w:pPr>
            <w:r w:rsidRPr="005B1316">
              <w:rPr>
                <w:bCs/>
                <w:kern w:val="2"/>
                <w:sz w:val="21"/>
                <w:szCs w:val="22"/>
              </w:rPr>
              <w:t xml:space="preserve">    "rspCode": "000",</w:t>
            </w:r>
          </w:p>
          <w:p w:rsidR="005B1316" w:rsidRPr="005B1316" w:rsidRDefault="005B1316" w:rsidP="005B1316">
            <w:pPr>
              <w:rPr>
                <w:bCs/>
                <w:kern w:val="2"/>
                <w:sz w:val="21"/>
                <w:szCs w:val="22"/>
              </w:rPr>
            </w:pPr>
            <w:r w:rsidRPr="005B1316">
              <w:rPr>
                <w:rFonts w:hint="eastAsia"/>
                <w:bCs/>
                <w:kern w:val="2"/>
                <w:sz w:val="21"/>
                <w:szCs w:val="22"/>
              </w:rPr>
              <w:t xml:space="preserve">    "rspDesc": "</w:t>
            </w:r>
            <w:r w:rsidRPr="005B1316">
              <w:rPr>
                <w:rFonts w:hint="eastAsia"/>
                <w:bCs/>
                <w:kern w:val="2"/>
                <w:sz w:val="21"/>
                <w:szCs w:val="22"/>
              </w:rPr>
              <w:t>成功</w:t>
            </w:r>
            <w:r w:rsidRPr="005B1316">
              <w:rPr>
                <w:rFonts w:hint="eastAsia"/>
                <w:bCs/>
                <w:kern w:val="2"/>
                <w:sz w:val="21"/>
                <w:szCs w:val="22"/>
              </w:rPr>
              <w:t>",</w:t>
            </w:r>
          </w:p>
          <w:p w:rsidR="005B1316" w:rsidRPr="005B1316" w:rsidRDefault="005B1316" w:rsidP="005B1316">
            <w:pPr>
              <w:rPr>
                <w:bCs/>
                <w:kern w:val="2"/>
                <w:sz w:val="21"/>
                <w:szCs w:val="22"/>
              </w:rPr>
            </w:pPr>
            <w:r w:rsidRPr="005B1316">
              <w:rPr>
                <w:bCs/>
                <w:kern w:val="2"/>
                <w:sz w:val="21"/>
                <w:szCs w:val="22"/>
              </w:rPr>
              <w:t xml:space="preserve">    "total": 1,</w:t>
            </w:r>
          </w:p>
          <w:p w:rsidR="005B1316" w:rsidRPr="005B1316" w:rsidRDefault="005B1316" w:rsidP="005B1316">
            <w:pPr>
              <w:rPr>
                <w:bCs/>
                <w:kern w:val="2"/>
                <w:sz w:val="21"/>
                <w:szCs w:val="22"/>
              </w:rPr>
            </w:pPr>
            <w:r w:rsidRPr="005B1316">
              <w:rPr>
                <w:bCs/>
                <w:kern w:val="2"/>
                <w:sz w:val="21"/>
                <w:szCs w:val="22"/>
              </w:rPr>
              <w:t xml:space="preserve">    "rows": 100,</w:t>
            </w:r>
          </w:p>
          <w:p w:rsidR="005B1316" w:rsidRPr="005B1316" w:rsidRDefault="005B1316" w:rsidP="005B1316">
            <w:pPr>
              <w:rPr>
                <w:bCs/>
                <w:kern w:val="2"/>
                <w:sz w:val="21"/>
                <w:szCs w:val="22"/>
              </w:rPr>
            </w:pPr>
            <w:r w:rsidRPr="005B1316">
              <w:rPr>
                <w:bCs/>
                <w:kern w:val="2"/>
                <w:sz w:val="21"/>
                <w:szCs w:val="22"/>
              </w:rPr>
              <w:t xml:space="preserve">    "reserveDonateList": [</w:t>
            </w:r>
          </w:p>
          <w:p w:rsidR="005B1316" w:rsidRPr="005B1316" w:rsidRDefault="005B1316" w:rsidP="005B1316">
            <w:pPr>
              <w:rPr>
                <w:bCs/>
                <w:kern w:val="2"/>
                <w:sz w:val="21"/>
                <w:szCs w:val="22"/>
              </w:rPr>
            </w:pPr>
            <w:r w:rsidRPr="005B1316">
              <w:rPr>
                <w:bCs/>
                <w:kern w:val="2"/>
                <w:sz w:val="21"/>
                <w:szCs w:val="22"/>
              </w:rPr>
              <w:t xml:space="preserve">        {</w:t>
            </w:r>
          </w:p>
          <w:p w:rsidR="005B1316" w:rsidRPr="005B1316" w:rsidRDefault="005B1316" w:rsidP="005B1316">
            <w:pPr>
              <w:rPr>
                <w:bCs/>
                <w:kern w:val="2"/>
                <w:sz w:val="21"/>
                <w:szCs w:val="22"/>
              </w:rPr>
            </w:pPr>
            <w:r w:rsidRPr="005B1316">
              <w:rPr>
                <w:bCs/>
                <w:kern w:val="2"/>
                <w:sz w:val="21"/>
                <w:szCs w:val="22"/>
              </w:rPr>
              <w:t xml:space="preserve">            "type": 3,</w:t>
            </w:r>
          </w:p>
          <w:p w:rsidR="005B1316" w:rsidRPr="005B1316" w:rsidRDefault="005B1316" w:rsidP="005B1316">
            <w:pPr>
              <w:rPr>
                <w:bCs/>
                <w:kern w:val="2"/>
                <w:sz w:val="21"/>
                <w:szCs w:val="22"/>
              </w:rPr>
            </w:pPr>
            <w:r w:rsidRPr="005B1316">
              <w:rPr>
                <w:bCs/>
                <w:kern w:val="2"/>
                <w:sz w:val="21"/>
                <w:szCs w:val="22"/>
              </w:rPr>
              <w:t xml:space="preserve">            "id": 1337,</w:t>
            </w:r>
          </w:p>
          <w:p w:rsidR="005B1316" w:rsidRPr="005B1316" w:rsidRDefault="005B1316" w:rsidP="005B1316">
            <w:pPr>
              <w:rPr>
                <w:bCs/>
                <w:kern w:val="2"/>
                <w:sz w:val="21"/>
                <w:szCs w:val="22"/>
              </w:rPr>
            </w:pPr>
            <w:r w:rsidRPr="005B1316">
              <w:rPr>
                <w:bCs/>
                <w:kern w:val="2"/>
                <w:sz w:val="21"/>
                <w:szCs w:val="22"/>
              </w:rPr>
              <w:t xml:space="preserve">            "userId": "663809",</w:t>
            </w:r>
          </w:p>
          <w:p w:rsidR="005B1316" w:rsidRPr="005B1316" w:rsidRDefault="005B1316" w:rsidP="005B1316">
            <w:pPr>
              <w:rPr>
                <w:bCs/>
                <w:kern w:val="2"/>
                <w:sz w:val="21"/>
                <w:szCs w:val="22"/>
              </w:rPr>
            </w:pPr>
            <w:r w:rsidRPr="005B1316">
              <w:rPr>
                <w:rFonts w:hint="eastAsia"/>
                <w:bCs/>
                <w:kern w:val="2"/>
                <w:sz w:val="21"/>
                <w:szCs w:val="22"/>
              </w:rPr>
              <w:t xml:space="preserve">            "nickname": "</w:t>
            </w:r>
            <w:r w:rsidRPr="005B1316">
              <w:rPr>
                <w:rFonts w:hint="eastAsia"/>
                <w:bCs/>
                <w:kern w:val="2"/>
                <w:sz w:val="21"/>
                <w:szCs w:val="22"/>
              </w:rPr>
              <w:t>一见你就笑</w:t>
            </w:r>
            <w:r w:rsidRPr="005B1316">
              <w:rPr>
                <w:rFonts w:hint="eastAsia"/>
                <w:bCs/>
                <w:kern w:val="2"/>
                <w:sz w:val="21"/>
                <w:szCs w:val="22"/>
              </w:rPr>
              <w:t>",</w:t>
            </w:r>
          </w:p>
          <w:p w:rsidR="005B1316" w:rsidRPr="005B1316" w:rsidRDefault="005B1316" w:rsidP="005B1316">
            <w:pPr>
              <w:rPr>
                <w:bCs/>
                <w:kern w:val="2"/>
                <w:sz w:val="21"/>
                <w:szCs w:val="22"/>
              </w:rPr>
            </w:pPr>
            <w:r w:rsidRPr="005B1316">
              <w:rPr>
                <w:bCs/>
                <w:kern w:val="2"/>
                <w:sz w:val="21"/>
                <w:szCs w:val="22"/>
              </w:rPr>
              <w:lastRenderedPageBreak/>
              <w:t xml:space="preserve">            "loginname": "18500000013",</w:t>
            </w:r>
          </w:p>
          <w:p w:rsidR="005B1316" w:rsidRPr="005B1316" w:rsidRDefault="005B1316" w:rsidP="005B1316">
            <w:pPr>
              <w:rPr>
                <w:bCs/>
                <w:kern w:val="2"/>
                <w:sz w:val="21"/>
                <w:szCs w:val="22"/>
              </w:rPr>
            </w:pPr>
            <w:r w:rsidRPr="005B1316">
              <w:rPr>
                <w:bCs/>
                <w:kern w:val="2"/>
                <w:sz w:val="21"/>
                <w:szCs w:val="22"/>
              </w:rPr>
              <w:t xml:space="preserve">            "dlId": 797,</w:t>
            </w:r>
          </w:p>
          <w:p w:rsidR="005B1316" w:rsidRPr="005B1316" w:rsidRDefault="005B1316" w:rsidP="005B1316">
            <w:pPr>
              <w:rPr>
                <w:bCs/>
                <w:kern w:val="2"/>
                <w:sz w:val="21"/>
                <w:szCs w:val="22"/>
              </w:rPr>
            </w:pPr>
            <w:r w:rsidRPr="005B1316">
              <w:rPr>
                <w:bCs/>
                <w:kern w:val="2"/>
                <w:sz w:val="21"/>
                <w:szCs w:val="22"/>
              </w:rPr>
              <w:t xml:space="preserve">            "loveNo": "20170406055733",</w:t>
            </w:r>
          </w:p>
          <w:p w:rsidR="005B1316" w:rsidRPr="005B1316" w:rsidRDefault="005B1316" w:rsidP="005B1316">
            <w:pPr>
              <w:rPr>
                <w:bCs/>
                <w:kern w:val="2"/>
                <w:sz w:val="21"/>
                <w:szCs w:val="22"/>
              </w:rPr>
            </w:pPr>
            <w:r w:rsidRPr="005B1316">
              <w:rPr>
                <w:bCs/>
                <w:kern w:val="2"/>
                <w:sz w:val="21"/>
                <w:szCs w:val="22"/>
              </w:rPr>
              <w:t xml:space="preserve">            "appliyCount": 0,</w:t>
            </w:r>
          </w:p>
          <w:p w:rsidR="005B1316" w:rsidRPr="005B1316" w:rsidRDefault="005B1316" w:rsidP="005B1316">
            <w:pPr>
              <w:rPr>
                <w:bCs/>
                <w:kern w:val="2"/>
                <w:sz w:val="21"/>
                <w:szCs w:val="22"/>
              </w:rPr>
            </w:pPr>
            <w:r w:rsidRPr="005B1316">
              <w:rPr>
                <w:rFonts w:hint="eastAsia"/>
                <w:bCs/>
                <w:kern w:val="2"/>
                <w:sz w:val="21"/>
                <w:szCs w:val="22"/>
              </w:rPr>
              <w:t xml:space="preserve">            "itemsName": "</w:t>
            </w:r>
            <w:r w:rsidRPr="005B1316">
              <w:rPr>
                <w:rFonts w:hint="eastAsia"/>
                <w:bCs/>
                <w:kern w:val="2"/>
                <w:sz w:val="21"/>
                <w:szCs w:val="22"/>
              </w:rPr>
              <w:t>山地车</w:t>
            </w:r>
            <w:r w:rsidRPr="005B1316">
              <w:rPr>
                <w:rFonts w:hint="eastAsia"/>
                <w:bCs/>
                <w:kern w:val="2"/>
                <w:sz w:val="21"/>
                <w:szCs w:val="22"/>
              </w:rPr>
              <w:t>",</w:t>
            </w:r>
          </w:p>
          <w:p w:rsidR="005B1316" w:rsidRPr="005B1316" w:rsidRDefault="005B1316" w:rsidP="005B1316">
            <w:pPr>
              <w:rPr>
                <w:bCs/>
                <w:kern w:val="2"/>
                <w:sz w:val="21"/>
                <w:szCs w:val="22"/>
              </w:rPr>
            </w:pPr>
            <w:r w:rsidRPr="005B1316">
              <w:rPr>
                <w:rFonts w:hint="eastAsia"/>
                <w:bCs/>
                <w:kern w:val="2"/>
                <w:sz w:val="21"/>
                <w:szCs w:val="22"/>
              </w:rPr>
              <w:t xml:space="preserve">            "itemsDesc": "9</w:t>
            </w:r>
            <w:r w:rsidRPr="005B1316">
              <w:rPr>
                <w:rFonts w:hint="eastAsia"/>
                <w:bCs/>
                <w:kern w:val="2"/>
                <w:sz w:val="21"/>
                <w:szCs w:val="22"/>
              </w:rPr>
              <w:t>成新的自行车，各方面性能均良好，颜色鲜亮。</w:t>
            </w:r>
            <w:r w:rsidRPr="005B1316">
              <w:rPr>
                <w:rFonts w:hint="eastAsia"/>
                <w:bCs/>
                <w:kern w:val="2"/>
                <w:sz w:val="21"/>
                <w:szCs w:val="22"/>
              </w:rPr>
              <w:t>",</w:t>
            </w:r>
          </w:p>
          <w:p w:rsidR="005B1316" w:rsidRPr="005B1316" w:rsidRDefault="005B1316" w:rsidP="005B1316">
            <w:pPr>
              <w:rPr>
                <w:bCs/>
                <w:kern w:val="2"/>
                <w:sz w:val="21"/>
                <w:szCs w:val="22"/>
              </w:rPr>
            </w:pPr>
            <w:r w:rsidRPr="005B1316">
              <w:rPr>
                <w:bCs/>
                <w:kern w:val="2"/>
                <w:sz w:val="21"/>
                <w:szCs w:val="22"/>
              </w:rPr>
              <w:t xml:space="preserve">            "picurl": "bbs1075770418.jpg,bbs1075776451.jpg",</w:t>
            </w:r>
          </w:p>
          <w:p w:rsidR="005B1316" w:rsidRPr="005B1316" w:rsidRDefault="005B1316" w:rsidP="005B1316">
            <w:pPr>
              <w:rPr>
                <w:bCs/>
                <w:kern w:val="2"/>
                <w:sz w:val="21"/>
                <w:szCs w:val="22"/>
              </w:rPr>
            </w:pPr>
            <w:r w:rsidRPr="005B1316">
              <w:rPr>
                <w:rFonts w:hint="eastAsia"/>
                <w:bCs/>
                <w:kern w:val="2"/>
                <w:sz w:val="21"/>
                <w:szCs w:val="22"/>
              </w:rPr>
              <w:t xml:space="preserve">            "reason": "</w:t>
            </w:r>
            <w:r w:rsidRPr="005B1316">
              <w:rPr>
                <w:rFonts w:hint="eastAsia"/>
                <w:bCs/>
                <w:kern w:val="2"/>
                <w:sz w:val="21"/>
                <w:szCs w:val="22"/>
              </w:rPr>
              <w:t>换了工作后，上班越来越远了，只能开车，自行车也闲置了下来，希望捐给一个需要有骑行需求的人，请在申请时把你需要的理由写上来。</w:t>
            </w:r>
            <w:r w:rsidRPr="005B1316">
              <w:rPr>
                <w:rFonts w:hint="eastAsia"/>
                <w:bCs/>
                <w:kern w:val="2"/>
                <w:sz w:val="21"/>
                <w:szCs w:val="22"/>
              </w:rPr>
              <w:t>",</w:t>
            </w:r>
          </w:p>
          <w:p w:rsidR="005B1316" w:rsidRPr="005B1316" w:rsidRDefault="005B1316" w:rsidP="005B1316">
            <w:pPr>
              <w:rPr>
                <w:bCs/>
                <w:kern w:val="2"/>
                <w:sz w:val="21"/>
                <w:szCs w:val="22"/>
              </w:rPr>
            </w:pPr>
            <w:r w:rsidRPr="005B1316">
              <w:rPr>
                <w:bCs/>
                <w:kern w:val="2"/>
                <w:sz w:val="21"/>
                <w:szCs w:val="22"/>
              </w:rPr>
              <w:t xml:space="preserve">            "lovestatus": 0,</w:t>
            </w:r>
          </w:p>
          <w:p w:rsidR="005B1316" w:rsidRPr="005B1316" w:rsidRDefault="005B1316" w:rsidP="005B1316">
            <w:pPr>
              <w:rPr>
                <w:bCs/>
                <w:kern w:val="2"/>
                <w:sz w:val="21"/>
                <w:szCs w:val="22"/>
              </w:rPr>
            </w:pPr>
            <w:r w:rsidRPr="005B1316">
              <w:rPr>
                <w:bCs/>
                <w:kern w:val="2"/>
                <w:sz w:val="21"/>
                <w:szCs w:val="22"/>
              </w:rPr>
              <w:t xml:space="preserve">            "publishTime": "2017-04-06 05:57:33",</w:t>
            </w:r>
          </w:p>
          <w:p w:rsidR="005B1316" w:rsidRPr="005B1316" w:rsidRDefault="005B1316" w:rsidP="005B1316">
            <w:pPr>
              <w:rPr>
                <w:bCs/>
                <w:kern w:val="2"/>
                <w:sz w:val="21"/>
                <w:szCs w:val="22"/>
              </w:rPr>
            </w:pPr>
            <w:r w:rsidRPr="005B1316">
              <w:rPr>
                <w:rFonts w:hint="eastAsia"/>
                <w:bCs/>
                <w:kern w:val="2"/>
                <w:sz w:val="21"/>
                <w:szCs w:val="22"/>
              </w:rPr>
              <w:t xml:space="preserve">            "itName": "\t</w:t>
            </w:r>
            <w:r w:rsidRPr="005B1316">
              <w:rPr>
                <w:rFonts w:hint="eastAsia"/>
                <w:bCs/>
                <w:kern w:val="2"/>
                <w:sz w:val="21"/>
                <w:szCs w:val="22"/>
              </w:rPr>
              <w:t>运动</w:t>
            </w:r>
            <w:r w:rsidRPr="005B1316">
              <w:rPr>
                <w:rFonts w:hint="eastAsia"/>
                <w:bCs/>
                <w:kern w:val="2"/>
                <w:sz w:val="21"/>
                <w:szCs w:val="22"/>
              </w:rPr>
              <w:t>"</w:t>
            </w:r>
          </w:p>
          <w:p w:rsidR="005B1316" w:rsidRPr="005B1316" w:rsidRDefault="005B1316" w:rsidP="005B1316">
            <w:pPr>
              <w:rPr>
                <w:bCs/>
                <w:kern w:val="2"/>
                <w:sz w:val="21"/>
                <w:szCs w:val="22"/>
              </w:rPr>
            </w:pPr>
            <w:r w:rsidRPr="005B1316">
              <w:rPr>
                <w:bCs/>
                <w:kern w:val="2"/>
                <w:sz w:val="21"/>
                <w:szCs w:val="22"/>
              </w:rPr>
              <w:t xml:space="preserve">        }</w:t>
            </w:r>
          </w:p>
          <w:p w:rsidR="005B1316" w:rsidRPr="005B1316" w:rsidRDefault="005B1316" w:rsidP="005B1316">
            <w:pPr>
              <w:rPr>
                <w:bCs/>
                <w:kern w:val="2"/>
                <w:sz w:val="21"/>
                <w:szCs w:val="22"/>
              </w:rPr>
            </w:pPr>
            <w:r w:rsidRPr="005B1316">
              <w:rPr>
                <w:bCs/>
                <w:kern w:val="2"/>
                <w:sz w:val="21"/>
                <w:szCs w:val="22"/>
              </w:rPr>
              <w:t xml:space="preserve">    ]</w:t>
            </w:r>
          </w:p>
          <w:p w:rsidR="00471C62" w:rsidRPr="00471C62" w:rsidRDefault="005B1316" w:rsidP="005B1316">
            <w:pPr>
              <w:rPr>
                <w:bCs/>
                <w:kern w:val="2"/>
                <w:sz w:val="21"/>
                <w:szCs w:val="22"/>
              </w:rPr>
            </w:pPr>
            <w:r w:rsidRPr="005B1316">
              <w:rPr>
                <w:bCs/>
                <w:kern w:val="2"/>
                <w:sz w:val="21"/>
                <w:szCs w:val="22"/>
              </w:rPr>
              <w:t>})</w:t>
            </w:r>
          </w:p>
        </w:tc>
      </w:tr>
    </w:tbl>
    <w:p w:rsidR="00471C62" w:rsidRDefault="00473BAA" w:rsidP="002E3850">
      <w:pPr>
        <w:pStyle w:val="5"/>
      </w:pPr>
      <w:r>
        <w:rPr>
          <w:rFonts w:hint="eastAsia"/>
        </w:rPr>
        <w:lastRenderedPageBreak/>
        <w:t>1.1.3.3</w:t>
      </w:r>
      <w:r w:rsidR="002E3850">
        <w:t xml:space="preserve"> </w:t>
      </w:r>
      <w:r w:rsidR="002E3850">
        <w:rPr>
          <w:rFonts w:hint="eastAsia"/>
        </w:rPr>
        <w:t>收藏统计</w:t>
      </w:r>
    </w:p>
    <w:p w:rsidR="002E3850" w:rsidRPr="00C2192C" w:rsidRDefault="002E3850" w:rsidP="002E3850"/>
    <w:tbl>
      <w:tblPr>
        <w:tblStyle w:val="a7"/>
        <w:tblW w:w="9067" w:type="dxa"/>
        <w:tblLayout w:type="fixed"/>
        <w:tblLook w:val="04A0" w:firstRow="1" w:lastRow="0" w:firstColumn="1" w:lastColumn="0" w:noHBand="0" w:noVBand="1"/>
      </w:tblPr>
      <w:tblGrid>
        <w:gridCol w:w="1838"/>
        <w:gridCol w:w="2620"/>
        <w:gridCol w:w="35"/>
        <w:gridCol w:w="2727"/>
        <w:gridCol w:w="1847"/>
      </w:tblGrid>
      <w:tr w:rsidR="002E3850" w:rsidTr="00241EAD">
        <w:tc>
          <w:tcPr>
            <w:tcW w:w="1838" w:type="dxa"/>
            <w:vAlign w:val="center"/>
          </w:tcPr>
          <w:p w:rsidR="002E3850" w:rsidRDefault="002E3850" w:rsidP="00241EAD">
            <w:pPr>
              <w:jc w:val="center"/>
              <w:rPr>
                <w:bCs/>
                <w:szCs w:val="21"/>
              </w:rPr>
            </w:pPr>
            <w:r>
              <w:rPr>
                <w:bCs/>
                <w:szCs w:val="21"/>
              </w:rPr>
              <w:t>接口标识：</w:t>
            </w:r>
          </w:p>
        </w:tc>
        <w:tc>
          <w:tcPr>
            <w:tcW w:w="2655" w:type="dxa"/>
            <w:gridSpan w:val="2"/>
            <w:vAlign w:val="center"/>
          </w:tcPr>
          <w:p w:rsidR="002E3850" w:rsidRDefault="002E3850" w:rsidP="00241EAD">
            <w:pPr>
              <w:jc w:val="center"/>
              <w:rPr>
                <w:bCs/>
                <w:szCs w:val="21"/>
              </w:rPr>
            </w:pPr>
            <w:r w:rsidRPr="00D80146">
              <w:rPr>
                <w:bCs/>
                <w:szCs w:val="21"/>
              </w:rPr>
              <w:t>reserve</w:t>
            </w:r>
            <w:r>
              <w:rPr>
                <w:bCs/>
                <w:szCs w:val="21"/>
              </w:rPr>
              <w:t>Count</w:t>
            </w:r>
          </w:p>
        </w:tc>
        <w:tc>
          <w:tcPr>
            <w:tcW w:w="2727" w:type="dxa"/>
          </w:tcPr>
          <w:p w:rsidR="002E3850" w:rsidRDefault="002E3850" w:rsidP="00241EAD">
            <w:pPr>
              <w:jc w:val="left"/>
            </w:pPr>
          </w:p>
        </w:tc>
        <w:tc>
          <w:tcPr>
            <w:tcW w:w="1847" w:type="dxa"/>
          </w:tcPr>
          <w:p w:rsidR="002E3850" w:rsidRDefault="002E3850" w:rsidP="00241EAD">
            <w:pPr>
              <w:jc w:val="left"/>
            </w:pPr>
          </w:p>
        </w:tc>
      </w:tr>
      <w:tr w:rsidR="002E3850" w:rsidTr="00241EAD">
        <w:tc>
          <w:tcPr>
            <w:tcW w:w="1838" w:type="dxa"/>
            <w:shd w:val="clear" w:color="auto" w:fill="A6A6A6" w:themeFill="background1" w:themeFillShade="A6"/>
            <w:vAlign w:val="center"/>
          </w:tcPr>
          <w:p w:rsidR="002E3850" w:rsidRDefault="002E3850" w:rsidP="00241E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2E3850" w:rsidRDefault="002E3850" w:rsidP="00241EAD">
            <w:pPr>
              <w:jc w:val="center"/>
              <w:rPr>
                <w:bCs/>
                <w:szCs w:val="21"/>
              </w:rPr>
            </w:pPr>
            <w:r w:rsidRPr="00D80146">
              <w:rPr>
                <w:bCs/>
                <w:szCs w:val="21"/>
              </w:rPr>
              <w:t>reserve</w:t>
            </w:r>
            <w:r>
              <w:rPr>
                <w:bCs/>
                <w:szCs w:val="21"/>
              </w:rPr>
              <w:t>Count</w:t>
            </w:r>
          </w:p>
        </w:tc>
        <w:tc>
          <w:tcPr>
            <w:tcW w:w="2727" w:type="dxa"/>
          </w:tcPr>
          <w:p w:rsidR="002E3850" w:rsidRDefault="002E3850" w:rsidP="00241EAD">
            <w:pPr>
              <w:jc w:val="center"/>
              <w:rPr>
                <w:bCs/>
                <w:szCs w:val="21"/>
              </w:rPr>
            </w:pPr>
          </w:p>
        </w:tc>
        <w:tc>
          <w:tcPr>
            <w:tcW w:w="1847" w:type="dxa"/>
          </w:tcPr>
          <w:p w:rsidR="002E3850" w:rsidRDefault="002E3850" w:rsidP="00241EAD">
            <w:pPr>
              <w:jc w:val="center"/>
              <w:rPr>
                <w:bCs/>
                <w:szCs w:val="21"/>
              </w:rPr>
            </w:pPr>
          </w:p>
        </w:tc>
      </w:tr>
      <w:tr w:rsidR="002E3850" w:rsidTr="00241EAD">
        <w:tc>
          <w:tcPr>
            <w:tcW w:w="1838" w:type="dxa"/>
            <w:shd w:val="clear" w:color="auto" w:fill="A6A6A6" w:themeFill="background1" w:themeFillShade="A6"/>
            <w:vAlign w:val="center"/>
          </w:tcPr>
          <w:p w:rsidR="002E3850" w:rsidRDefault="002E3850"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2E3850" w:rsidRDefault="002E3850" w:rsidP="00241EAD">
            <w:pPr>
              <w:jc w:val="center"/>
              <w:rPr>
                <w:bCs/>
                <w:szCs w:val="21"/>
              </w:rPr>
            </w:pPr>
            <w:r>
              <w:rPr>
                <w:bCs/>
                <w:szCs w:val="21"/>
              </w:rPr>
              <w:t>说明</w:t>
            </w:r>
          </w:p>
        </w:tc>
        <w:tc>
          <w:tcPr>
            <w:tcW w:w="2727" w:type="dxa"/>
            <w:shd w:val="clear" w:color="auto" w:fill="A6A6A6" w:themeFill="background1" w:themeFillShade="A6"/>
          </w:tcPr>
          <w:p w:rsidR="002E3850" w:rsidRDefault="002E3850" w:rsidP="00241EAD">
            <w:pPr>
              <w:jc w:val="center"/>
              <w:rPr>
                <w:bCs/>
                <w:szCs w:val="21"/>
              </w:rPr>
            </w:pPr>
            <w:r>
              <w:rPr>
                <w:bCs/>
                <w:szCs w:val="21"/>
              </w:rPr>
              <w:t>备注</w:t>
            </w:r>
          </w:p>
        </w:tc>
        <w:tc>
          <w:tcPr>
            <w:tcW w:w="1847" w:type="dxa"/>
            <w:shd w:val="clear" w:color="auto" w:fill="A6A6A6" w:themeFill="background1" w:themeFillShade="A6"/>
          </w:tcPr>
          <w:p w:rsidR="002E3850" w:rsidRDefault="002E3850" w:rsidP="00241EAD">
            <w:pPr>
              <w:jc w:val="center"/>
              <w:rPr>
                <w:bCs/>
                <w:szCs w:val="21"/>
              </w:rPr>
            </w:pPr>
            <w:r>
              <w:rPr>
                <w:rFonts w:hint="eastAsia"/>
                <w:bCs/>
                <w:szCs w:val="21"/>
              </w:rPr>
              <w:t>是否必填项</w:t>
            </w:r>
          </w:p>
        </w:tc>
      </w:tr>
      <w:tr w:rsidR="002E3850" w:rsidTr="00241EAD">
        <w:trPr>
          <w:trHeight w:val="405"/>
        </w:trPr>
        <w:tc>
          <w:tcPr>
            <w:tcW w:w="1838" w:type="dxa"/>
            <w:vAlign w:val="center"/>
          </w:tcPr>
          <w:p w:rsidR="002E3850" w:rsidRPr="008C5A5B" w:rsidRDefault="002E3850" w:rsidP="00241EAD">
            <w:pPr>
              <w:jc w:val="center"/>
              <w:rPr>
                <w:bCs/>
                <w:szCs w:val="21"/>
              </w:rPr>
            </w:pPr>
            <w:r>
              <w:rPr>
                <w:bCs/>
                <w:szCs w:val="21"/>
              </w:rPr>
              <w:t>phI</w:t>
            </w:r>
            <w:r>
              <w:rPr>
                <w:rFonts w:hint="eastAsia"/>
                <w:bCs/>
                <w:szCs w:val="21"/>
              </w:rPr>
              <w:t>d</w:t>
            </w:r>
          </w:p>
        </w:tc>
        <w:tc>
          <w:tcPr>
            <w:tcW w:w="2655" w:type="dxa"/>
            <w:gridSpan w:val="2"/>
          </w:tcPr>
          <w:p w:rsidR="002E3850" w:rsidRDefault="002E3850" w:rsidP="00241EAD">
            <w:pPr>
              <w:ind w:firstLine="210"/>
              <w:jc w:val="center"/>
              <w:rPr>
                <w:rFonts w:ascii="宋体" w:hAnsi="宋体"/>
                <w:bCs/>
                <w:szCs w:val="21"/>
              </w:rPr>
            </w:pPr>
            <w:r>
              <w:rPr>
                <w:rFonts w:ascii="宋体" w:hAnsi="宋体" w:hint="eastAsia"/>
                <w:bCs/>
                <w:szCs w:val="21"/>
              </w:rPr>
              <w:t>需求记录的Id</w:t>
            </w:r>
          </w:p>
        </w:tc>
        <w:tc>
          <w:tcPr>
            <w:tcW w:w="2727" w:type="dxa"/>
          </w:tcPr>
          <w:p w:rsidR="002E3850" w:rsidRDefault="002E3850" w:rsidP="00241EAD">
            <w:pPr>
              <w:ind w:firstLine="210"/>
              <w:jc w:val="center"/>
              <w:rPr>
                <w:rFonts w:ascii="宋体" w:hAnsi="宋体"/>
                <w:bCs/>
                <w:szCs w:val="21"/>
              </w:rPr>
            </w:pPr>
            <w:r>
              <w:rPr>
                <w:rFonts w:ascii="宋体" w:hAnsi="宋体" w:hint="eastAsia"/>
                <w:bCs/>
                <w:szCs w:val="21"/>
              </w:rPr>
              <w:t>物资、金钱时填</w:t>
            </w:r>
          </w:p>
        </w:tc>
        <w:tc>
          <w:tcPr>
            <w:tcW w:w="1847" w:type="dxa"/>
            <w:vAlign w:val="center"/>
          </w:tcPr>
          <w:p w:rsidR="002E3850" w:rsidRDefault="002E3850" w:rsidP="00241EAD">
            <w:pPr>
              <w:jc w:val="center"/>
              <w:rPr>
                <w:bCs/>
                <w:szCs w:val="21"/>
              </w:rPr>
            </w:pPr>
            <w:r>
              <w:rPr>
                <w:rFonts w:hint="eastAsia"/>
                <w:bCs/>
                <w:szCs w:val="21"/>
              </w:rPr>
              <w:t>否</w:t>
            </w:r>
          </w:p>
        </w:tc>
      </w:tr>
      <w:tr w:rsidR="002E3850" w:rsidTr="00241EAD">
        <w:trPr>
          <w:trHeight w:val="405"/>
        </w:trPr>
        <w:tc>
          <w:tcPr>
            <w:tcW w:w="1838" w:type="dxa"/>
            <w:vAlign w:val="center"/>
          </w:tcPr>
          <w:p w:rsidR="002E3850" w:rsidRDefault="002E3850" w:rsidP="00241EAD">
            <w:pPr>
              <w:jc w:val="center"/>
              <w:rPr>
                <w:bCs/>
                <w:szCs w:val="21"/>
              </w:rPr>
            </w:pPr>
            <w:r w:rsidRPr="00C9069A">
              <w:rPr>
                <w:rFonts w:ascii="Consolas" w:hAnsi="Consolas" w:cs="Consolas"/>
                <w:bCs/>
              </w:rPr>
              <w:t>dlId</w:t>
            </w:r>
          </w:p>
        </w:tc>
        <w:tc>
          <w:tcPr>
            <w:tcW w:w="2655" w:type="dxa"/>
            <w:gridSpan w:val="2"/>
          </w:tcPr>
          <w:p w:rsidR="002E3850" w:rsidRDefault="002E3850" w:rsidP="00241EAD">
            <w:pPr>
              <w:ind w:firstLine="210"/>
              <w:jc w:val="center"/>
              <w:rPr>
                <w:rFonts w:ascii="宋体" w:hAnsi="宋体"/>
                <w:bCs/>
                <w:szCs w:val="21"/>
              </w:rPr>
            </w:pPr>
            <w:r>
              <w:rPr>
                <w:rFonts w:ascii="宋体" w:hAnsi="宋体" w:hint="eastAsia"/>
                <w:bCs/>
                <w:szCs w:val="21"/>
              </w:rPr>
              <w:t>盲</w:t>
            </w:r>
            <w:r>
              <w:rPr>
                <w:rFonts w:ascii="宋体" w:hAnsi="宋体"/>
                <w:bCs/>
                <w:szCs w:val="21"/>
              </w:rPr>
              <w:t>捐</w:t>
            </w:r>
            <w:r>
              <w:rPr>
                <w:rFonts w:ascii="宋体" w:hAnsi="宋体" w:hint="eastAsia"/>
                <w:bCs/>
                <w:szCs w:val="21"/>
              </w:rPr>
              <w:t>记录的Id</w:t>
            </w:r>
          </w:p>
        </w:tc>
        <w:tc>
          <w:tcPr>
            <w:tcW w:w="2727" w:type="dxa"/>
          </w:tcPr>
          <w:p w:rsidR="002E3850" w:rsidRDefault="002E3850" w:rsidP="00241EAD">
            <w:pPr>
              <w:ind w:firstLine="210"/>
              <w:jc w:val="center"/>
              <w:rPr>
                <w:rFonts w:ascii="宋体" w:hAnsi="宋体"/>
                <w:bCs/>
                <w:szCs w:val="21"/>
              </w:rPr>
            </w:pPr>
            <w:r>
              <w:rPr>
                <w:rFonts w:ascii="宋体" w:hAnsi="宋体"/>
                <w:bCs/>
                <w:szCs w:val="21"/>
              </w:rPr>
              <w:t>盲捐时填</w:t>
            </w:r>
          </w:p>
        </w:tc>
        <w:tc>
          <w:tcPr>
            <w:tcW w:w="1847" w:type="dxa"/>
            <w:vAlign w:val="center"/>
          </w:tcPr>
          <w:p w:rsidR="002E3850" w:rsidRDefault="002E3850" w:rsidP="00241EAD">
            <w:pPr>
              <w:jc w:val="center"/>
              <w:rPr>
                <w:bCs/>
                <w:szCs w:val="21"/>
              </w:rPr>
            </w:pPr>
            <w:r>
              <w:rPr>
                <w:rFonts w:hint="eastAsia"/>
                <w:bCs/>
                <w:szCs w:val="21"/>
              </w:rPr>
              <w:t>否</w:t>
            </w:r>
          </w:p>
        </w:tc>
      </w:tr>
      <w:tr w:rsidR="002E3850" w:rsidTr="00241EAD">
        <w:trPr>
          <w:trHeight w:val="405"/>
        </w:trPr>
        <w:tc>
          <w:tcPr>
            <w:tcW w:w="1838" w:type="dxa"/>
            <w:vAlign w:val="center"/>
          </w:tcPr>
          <w:p w:rsidR="002E3850" w:rsidRPr="00B96668" w:rsidRDefault="002E3850" w:rsidP="00241EAD">
            <w:pPr>
              <w:jc w:val="center"/>
              <w:rPr>
                <w:bCs/>
                <w:strike/>
                <w:color w:val="FF0000"/>
                <w:szCs w:val="21"/>
              </w:rPr>
            </w:pPr>
            <w:r w:rsidRPr="00B96668">
              <w:rPr>
                <w:bCs/>
                <w:strike/>
                <w:color w:val="FF0000"/>
                <w:szCs w:val="21"/>
              </w:rPr>
              <w:t>loveNo</w:t>
            </w:r>
          </w:p>
        </w:tc>
        <w:tc>
          <w:tcPr>
            <w:tcW w:w="2655" w:type="dxa"/>
            <w:gridSpan w:val="2"/>
          </w:tcPr>
          <w:p w:rsidR="002E3850" w:rsidRPr="00B96668" w:rsidRDefault="002E3850" w:rsidP="00241EAD">
            <w:pPr>
              <w:ind w:firstLine="210"/>
              <w:jc w:val="center"/>
              <w:rPr>
                <w:rFonts w:ascii="宋体" w:hAnsi="宋体"/>
                <w:bCs/>
                <w:strike/>
                <w:color w:val="FF0000"/>
                <w:szCs w:val="21"/>
              </w:rPr>
            </w:pPr>
            <w:r w:rsidRPr="00B96668">
              <w:rPr>
                <w:rFonts w:ascii="宋体" w:hAnsi="宋体" w:hint="eastAsia"/>
                <w:bCs/>
                <w:strike/>
                <w:color w:val="FF0000"/>
                <w:szCs w:val="21"/>
              </w:rPr>
              <w:t>盲捐记录的单号</w:t>
            </w:r>
          </w:p>
        </w:tc>
        <w:tc>
          <w:tcPr>
            <w:tcW w:w="2727" w:type="dxa"/>
          </w:tcPr>
          <w:p w:rsidR="002E3850" w:rsidRPr="00B96668" w:rsidRDefault="002E3850" w:rsidP="00241EAD">
            <w:pPr>
              <w:ind w:firstLine="210"/>
              <w:jc w:val="center"/>
              <w:rPr>
                <w:rFonts w:ascii="宋体" w:hAnsi="宋体"/>
                <w:bCs/>
                <w:strike/>
                <w:color w:val="FF0000"/>
                <w:szCs w:val="21"/>
              </w:rPr>
            </w:pPr>
            <w:r w:rsidRPr="00B96668">
              <w:rPr>
                <w:rFonts w:ascii="宋体" w:hAnsi="宋体"/>
                <w:bCs/>
                <w:strike/>
                <w:color w:val="FF0000"/>
                <w:szCs w:val="21"/>
              </w:rPr>
              <w:t>盲捐时填</w:t>
            </w:r>
          </w:p>
        </w:tc>
        <w:tc>
          <w:tcPr>
            <w:tcW w:w="1847" w:type="dxa"/>
            <w:vAlign w:val="center"/>
          </w:tcPr>
          <w:p w:rsidR="002E3850" w:rsidRPr="00B96668" w:rsidRDefault="002E3850" w:rsidP="00241EAD">
            <w:pPr>
              <w:jc w:val="center"/>
              <w:rPr>
                <w:bCs/>
                <w:strike/>
                <w:color w:val="FF0000"/>
                <w:szCs w:val="21"/>
              </w:rPr>
            </w:pPr>
            <w:r w:rsidRPr="00B96668">
              <w:rPr>
                <w:rFonts w:hint="eastAsia"/>
                <w:bCs/>
                <w:strike/>
                <w:color w:val="FF0000"/>
                <w:szCs w:val="21"/>
              </w:rPr>
              <w:t>否</w:t>
            </w:r>
          </w:p>
        </w:tc>
      </w:tr>
      <w:tr w:rsidR="002E3850" w:rsidTr="00241EAD">
        <w:trPr>
          <w:trHeight w:val="405"/>
        </w:trPr>
        <w:tc>
          <w:tcPr>
            <w:tcW w:w="1838" w:type="dxa"/>
            <w:vAlign w:val="center"/>
          </w:tcPr>
          <w:p w:rsidR="002E3850" w:rsidRDefault="002E3850" w:rsidP="00241EAD">
            <w:pPr>
              <w:jc w:val="center"/>
              <w:rPr>
                <w:bCs/>
                <w:szCs w:val="21"/>
              </w:rPr>
            </w:pPr>
            <w:r>
              <w:rPr>
                <w:bCs/>
                <w:szCs w:val="21"/>
              </w:rPr>
              <w:t>type</w:t>
            </w:r>
          </w:p>
        </w:tc>
        <w:tc>
          <w:tcPr>
            <w:tcW w:w="2655" w:type="dxa"/>
            <w:gridSpan w:val="2"/>
          </w:tcPr>
          <w:p w:rsidR="002E3850" w:rsidRDefault="002E3850" w:rsidP="00241EAD">
            <w:pPr>
              <w:ind w:firstLine="210"/>
              <w:jc w:val="center"/>
              <w:rPr>
                <w:rFonts w:ascii="宋体" w:hAnsi="宋体"/>
                <w:bCs/>
                <w:szCs w:val="21"/>
              </w:rPr>
            </w:pPr>
            <w:r>
              <w:rPr>
                <w:rFonts w:ascii="宋体" w:hAnsi="宋体" w:hint="eastAsia"/>
                <w:bCs/>
                <w:szCs w:val="21"/>
              </w:rPr>
              <w:t>统计对象的类型</w:t>
            </w:r>
          </w:p>
        </w:tc>
        <w:tc>
          <w:tcPr>
            <w:tcW w:w="2727" w:type="dxa"/>
          </w:tcPr>
          <w:p w:rsidR="002E3850" w:rsidRDefault="002E3850" w:rsidP="00241EAD">
            <w:pPr>
              <w:ind w:firstLine="210"/>
              <w:jc w:val="center"/>
              <w:rPr>
                <w:rFonts w:ascii="宋体" w:hAnsi="宋体"/>
                <w:bCs/>
                <w:szCs w:val="21"/>
              </w:rPr>
            </w:pPr>
            <w:r>
              <w:rPr>
                <w:rFonts w:ascii="宋体" w:hAnsi="宋体" w:hint="eastAsia"/>
                <w:bCs/>
                <w:szCs w:val="21"/>
              </w:rPr>
              <w:t>1:物品，2：钱，3：盲捐</w:t>
            </w:r>
          </w:p>
        </w:tc>
        <w:tc>
          <w:tcPr>
            <w:tcW w:w="1847" w:type="dxa"/>
            <w:vAlign w:val="center"/>
          </w:tcPr>
          <w:p w:rsidR="002E3850" w:rsidRDefault="002E3850" w:rsidP="00241EAD">
            <w:pPr>
              <w:jc w:val="center"/>
              <w:rPr>
                <w:bCs/>
                <w:szCs w:val="21"/>
              </w:rPr>
            </w:pPr>
            <w:r>
              <w:rPr>
                <w:rFonts w:hint="eastAsia"/>
                <w:bCs/>
                <w:szCs w:val="21"/>
              </w:rPr>
              <w:t>是</w:t>
            </w:r>
          </w:p>
        </w:tc>
      </w:tr>
      <w:tr w:rsidR="002E3850" w:rsidTr="00241EAD">
        <w:trPr>
          <w:trHeight w:val="405"/>
        </w:trPr>
        <w:tc>
          <w:tcPr>
            <w:tcW w:w="1838" w:type="dxa"/>
            <w:vAlign w:val="center"/>
          </w:tcPr>
          <w:p w:rsidR="002E3850" w:rsidRDefault="002E3850" w:rsidP="00241EAD">
            <w:pPr>
              <w:jc w:val="center"/>
              <w:rPr>
                <w:bCs/>
                <w:szCs w:val="21"/>
              </w:rPr>
            </w:pPr>
          </w:p>
        </w:tc>
        <w:tc>
          <w:tcPr>
            <w:tcW w:w="2655" w:type="dxa"/>
            <w:gridSpan w:val="2"/>
          </w:tcPr>
          <w:p w:rsidR="002E3850" w:rsidRDefault="002E3850" w:rsidP="00241EAD">
            <w:pPr>
              <w:ind w:firstLine="210"/>
              <w:jc w:val="center"/>
              <w:rPr>
                <w:rFonts w:ascii="宋体" w:hAnsi="宋体"/>
                <w:bCs/>
                <w:szCs w:val="21"/>
              </w:rPr>
            </w:pPr>
          </w:p>
        </w:tc>
        <w:tc>
          <w:tcPr>
            <w:tcW w:w="2727" w:type="dxa"/>
          </w:tcPr>
          <w:p w:rsidR="002E3850" w:rsidRDefault="002E3850" w:rsidP="00241EAD">
            <w:pPr>
              <w:ind w:firstLine="210"/>
              <w:jc w:val="center"/>
              <w:rPr>
                <w:rFonts w:ascii="宋体" w:hAnsi="宋体"/>
                <w:bCs/>
                <w:szCs w:val="21"/>
              </w:rPr>
            </w:pPr>
          </w:p>
        </w:tc>
        <w:tc>
          <w:tcPr>
            <w:tcW w:w="1847" w:type="dxa"/>
            <w:vAlign w:val="center"/>
          </w:tcPr>
          <w:p w:rsidR="002E3850" w:rsidRDefault="002E3850" w:rsidP="00241EAD">
            <w:pPr>
              <w:jc w:val="center"/>
              <w:rPr>
                <w:bCs/>
                <w:szCs w:val="21"/>
              </w:rPr>
            </w:pPr>
          </w:p>
        </w:tc>
      </w:tr>
      <w:tr w:rsidR="002E3850" w:rsidTr="00241EAD">
        <w:tc>
          <w:tcPr>
            <w:tcW w:w="1838" w:type="dxa"/>
            <w:shd w:val="clear" w:color="auto" w:fill="A6A6A6" w:themeFill="background1" w:themeFillShade="A6"/>
            <w:vAlign w:val="center"/>
          </w:tcPr>
          <w:p w:rsidR="002E3850" w:rsidRDefault="002E3850" w:rsidP="00241EAD">
            <w:pPr>
              <w:jc w:val="center"/>
              <w:rPr>
                <w:bCs/>
                <w:szCs w:val="21"/>
              </w:rPr>
            </w:pPr>
            <w:r>
              <w:rPr>
                <w:rFonts w:hint="eastAsia"/>
              </w:rPr>
              <w:t>参数</w:t>
            </w:r>
            <w:r>
              <w:t>jsonStr</w:t>
            </w:r>
            <w:r>
              <w:rPr>
                <w:rFonts w:hint="eastAsia"/>
              </w:rPr>
              <w:t>：</w:t>
            </w:r>
          </w:p>
        </w:tc>
        <w:tc>
          <w:tcPr>
            <w:tcW w:w="7229" w:type="dxa"/>
            <w:gridSpan w:val="4"/>
            <w:vAlign w:val="center"/>
          </w:tcPr>
          <w:p w:rsidR="002E3850" w:rsidRPr="007856FB" w:rsidRDefault="002E3850" w:rsidP="00241EA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Pr>
                <w:rFonts w:ascii="Consolas" w:eastAsiaTheme="minorEastAsia" w:hAnsi="Consolas" w:hint="eastAsia"/>
                <w:b/>
                <w:color w:val="0070C0"/>
                <w:sz w:val="24"/>
              </w:rPr>
              <w:t>"</w:t>
            </w:r>
            <w:r>
              <w:rPr>
                <w:rFonts w:hint="eastAsia"/>
                <w:bCs/>
                <w:szCs w:val="21"/>
              </w:rPr>
              <w:t>ph</w:t>
            </w:r>
            <w:r>
              <w:rPr>
                <w:bCs/>
                <w:szCs w:val="21"/>
              </w:rPr>
              <w:t>i</w:t>
            </w:r>
            <w:r>
              <w:rPr>
                <w:rFonts w:hint="eastAsia"/>
                <w:bCs/>
                <w:szCs w:val="21"/>
              </w:rPr>
              <w:t>d</w:t>
            </w:r>
            <w:r>
              <w:rPr>
                <w:rFonts w:ascii="Consolas" w:eastAsiaTheme="minorEastAsia" w:hAnsi="Consolas" w:hint="eastAsia"/>
                <w:b/>
                <w:color w:val="0070C0"/>
                <w:sz w:val="24"/>
              </w:rPr>
              <w:t>":"</w:t>
            </w:r>
            <w:r>
              <w:rPr>
                <w:rFonts w:ascii="宋体" w:hAnsi="宋体" w:hint="eastAsia"/>
                <w:bCs/>
                <w:szCs w:val="21"/>
              </w:rPr>
              <w:t>统计对象的Id</w:t>
            </w:r>
            <w:r>
              <w:rPr>
                <w:rFonts w:ascii="Consolas" w:eastAsiaTheme="minorEastAsia" w:hAnsi="Consolas" w:hint="eastAsia"/>
                <w:b/>
                <w:color w:val="0070C0"/>
                <w:sz w:val="24"/>
              </w:rPr>
              <w:t>","</w:t>
            </w:r>
            <w:r>
              <w:rPr>
                <w:bCs/>
                <w:szCs w:val="21"/>
              </w:rPr>
              <w:t>type</w:t>
            </w:r>
            <w:r>
              <w:rPr>
                <w:rFonts w:ascii="Consolas" w:eastAsiaTheme="minorEastAsia" w:hAnsi="Consolas" w:hint="eastAsia"/>
                <w:b/>
                <w:color w:val="0070C0"/>
                <w:sz w:val="24"/>
              </w:rPr>
              <w:t>":"</w:t>
            </w:r>
            <w:r>
              <w:rPr>
                <w:rFonts w:ascii="宋体" w:hAnsi="宋体" w:hint="eastAsia"/>
                <w:bCs/>
                <w:szCs w:val="21"/>
              </w:rPr>
              <w:t>1</w:t>
            </w:r>
            <w:r>
              <w:rPr>
                <w:rFonts w:ascii="Consolas" w:eastAsiaTheme="minorEastAsia" w:hAnsi="Consolas" w:hint="eastAsia"/>
                <w:b/>
                <w:color w:val="0070C0"/>
                <w:sz w:val="24"/>
              </w:rPr>
              <w:t>","</w:t>
            </w:r>
            <w:r>
              <w:rPr>
                <w:bCs/>
                <w:szCs w:val="21"/>
              </w:rPr>
              <w:t xml:space="preserve"> loveNo</w:t>
            </w:r>
            <w:r>
              <w:rPr>
                <w:rFonts w:ascii="Consolas" w:eastAsiaTheme="minorEastAsia" w:hAnsi="Consolas" w:hint="eastAsia"/>
                <w:b/>
                <w:color w:val="0070C0"/>
                <w:sz w:val="24"/>
              </w:rPr>
              <w:t>":"</w:t>
            </w:r>
            <w:r>
              <w:rPr>
                <w:rFonts w:ascii="Consolas" w:eastAsiaTheme="minorEastAsia" w:hAnsi="Consolas" w:hint="eastAsia"/>
                <w:b/>
                <w:color w:val="0070C0"/>
                <w:sz w:val="24"/>
              </w:rPr>
              <w:t>爱心单号</w:t>
            </w:r>
            <w:r>
              <w:rPr>
                <w:rFonts w:ascii="Consolas" w:eastAsiaTheme="minorEastAsia" w:hAnsi="Consolas" w:hint="eastAsia"/>
                <w:b/>
                <w:color w:val="0070C0"/>
                <w:sz w:val="24"/>
              </w:rPr>
              <w:t>"</w:t>
            </w:r>
            <w:r w:rsidRPr="007856FB">
              <w:rPr>
                <w:rFonts w:ascii="Consolas" w:eastAsia="Consolas" w:hAnsi="Consolas"/>
                <w:b/>
                <w:color w:val="0070C0"/>
                <w:sz w:val="24"/>
              </w:rPr>
              <w:t>}</w:t>
            </w:r>
          </w:p>
        </w:tc>
      </w:tr>
      <w:tr w:rsidR="002E3850" w:rsidTr="00241EAD">
        <w:tc>
          <w:tcPr>
            <w:tcW w:w="1838" w:type="dxa"/>
            <w:shd w:val="clear" w:color="auto" w:fill="A6A6A6" w:themeFill="background1" w:themeFillShade="A6"/>
            <w:vAlign w:val="center"/>
          </w:tcPr>
          <w:p w:rsidR="002E3850" w:rsidRDefault="002E3850"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2E3850" w:rsidRDefault="002E3850" w:rsidP="00241EAD">
            <w:pPr>
              <w:ind w:firstLine="210"/>
              <w:jc w:val="center"/>
              <w:rPr>
                <w:rFonts w:ascii="宋体" w:hAnsi="宋体"/>
                <w:bCs/>
                <w:szCs w:val="21"/>
              </w:rPr>
            </w:pPr>
          </w:p>
        </w:tc>
        <w:tc>
          <w:tcPr>
            <w:tcW w:w="2762" w:type="dxa"/>
            <w:gridSpan w:val="2"/>
            <w:shd w:val="clear" w:color="auto" w:fill="A6A6A6" w:themeFill="background1" w:themeFillShade="A6"/>
          </w:tcPr>
          <w:p w:rsidR="002E3850" w:rsidRDefault="002E3850" w:rsidP="00241EAD">
            <w:pPr>
              <w:ind w:firstLine="210"/>
              <w:jc w:val="center"/>
              <w:rPr>
                <w:rFonts w:ascii="宋体" w:hAnsi="宋体"/>
                <w:bCs/>
                <w:szCs w:val="21"/>
              </w:rPr>
            </w:pPr>
          </w:p>
        </w:tc>
        <w:tc>
          <w:tcPr>
            <w:tcW w:w="1847" w:type="dxa"/>
            <w:shd w:val="clear" w:color="auto" w:fill="A6A6A6" w:themeFill="background1" w:themeFillShade="A6"/>
          </w:tcPr>
          <w:p w:rsidR="002E3850" w:rsidRDefault="002E3850" w:rsidP="00241EAD">
            <w:pPr>
              <w:ind w:firstLine="210"/>
              <w:jc w:val="center"/>
              <w:rPr>
                <w:rFonts w:ascii="宋体" w:hAnsi="宋体"/>
                <w:bCs/>
                <w:szCs w:val="21"/>
              </w:rPr>
            </w:pPr>
          </w:p>
        </w:tc>
      </w:tr>
      <w:tr w:rsidR="002E3850" w:rsidRPr="00F64465" w:rsidTr="00241EAD">
        <w:tc>
          <w:tcPr>
            <w:tcW w:w="1838" w:type="dxa"/>
            <w:shd w:val="clear" w:color="auto" w:fill="FFFFFF" w:themeFill="background1"/>
            <w:vAlign w:val="center"/>
          </w:tcPr>
          <w:p w:rsidR="002E3850" w:rsidRPr="00F64465" w:rsidRDefault="002E3850" w:rsidP="00241EA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2E3850" w:rsidRPr="00F64465" w:rsidRDefault="002E3850" w:rsidP="00241E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2E3850" w:rsidRPr="00F64465" w:rsidRDefault="002E3850" w:rsidP="00241E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2E3850" w:rsidRPr="00F64465" w:rsidRDefault="002E3850" w:rsidP="00241EAD">
            <w:pPr>
              <w:widowControl/>
              <w:jc w:val="center"/>
              <w:rPr>
                <w:rFonts w:ascii="Consolas" w:hAnsi="Consolas" w:cs="Consolas"/>
                <w:szCs w:val="21"/>
              </w:rPr>
            </w:pPr>
          </w:p>
        </w:tc>
      </w:tr>
      <w:tr w:rsidR="002E3850" w:rsidRPr="00F64465" w:rsidTr="00241EAD">
        <w:tc>
          <w:tcPr>
            <w:tcW w:w="1838" w:type="dxa"/>
            <w:shd w:val="clear" w:color="auto" w:fill="FFFFFF" w:themeFill="background1"/>
            <w:vAlign w:val="center"/>
          </w:tcPr>
          <w:p w:rsidR="002E3850" w:rsidRPr="00F64465" w:rsidRDefault="002E3850" w:rsidP="00241EA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2E3850" w:rsidRPr="00F64465" w:rsidRDefault="002E3850" w:rsidP="00241E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2E3850" w:rsidRPr="00F64465" w:rsidRDefault="002E3850" w:rsidP="00241E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2E3850" w:rsidRPr="00F64465" w:rsidRDefault="002E3850" w:rsidP="00241EAD">
            <w:pPr>
              <w:widowControl/>
              <w:jc w:val="center"/>
              <w:rPr>
                <w:rFonts w:ascii="Consolas" w:hAnsi="Consolas" w:cs="Consolas"/>
                <w:szCs w:val="21"/>
              </w:rPr>
            </w:pPr>
          </w:p>
        </w:tc>
      </w:tr>
      <w:tr w:rsidR="002E3850" w:rsidRPr="00F64465" w:rsidTr="00241EAD">
        <w:tc>
          <w:tcPr>
            <w:tcW w:w="1838" w:type="dxa"/>
            <w:shd w:val="clear" w:color="auto" w:fill="FFFFFF" w:themeFill="background1"/>
            <w:vAlign w:val="center"/>
          </w:tcPr>
          <w:p w:rsidR="002E3850" w:rsidRPr="00F64465" w:rsidRDefault="002E3850" w:rsidP="00241EAD">
            <w:pPr>
              <w:widowControl/>
              <w:jc w:val="center"/>
              <w:rPr>
                <w:rFonts w:ascii="Consolas" w:hAnsi="Consolas" w:cs="Consolas"/>
                <w:szCs w:val="21"/>
              </w:rPr>
            </w:pPr>
            <w:r>
              <w:rPr>
                <w:rFonts w:ascii="Consolas" w:hAnsi="Consolas" w:cs="Consolas" w:hint="eastAsia"/>
                <w:szCs w:val="21"/>
              </w:rPr>
              <w:t>total</w:t>
            </w:r>
          </w:p>
        </w:tc>
        <w:tc>
          <w:tcPr>
            <w:tcW w:w="2620" w:type="dxa"/>
            <w:shd w:val="clear" w:color="auto" w:fill="FFFFFF" w:themeFill="background1"/>
          </w:tcPr>
          <w:p w:rsidR="002E3850" w:rsidRPr="00F64465" w:rsidRDefault="002E3850" w:rsidP="00241EAD">
            <w:pPr>
              <w:pStyle w:val="a8"/>
              <w:jc w:val="center"/>
              <w:rPr>
                <w:rFonts w:ascii="Consolas" w:hAnsi="Consolas" w:cs="Consolas"/>
                <w:bCs/>
              </w:rPr>
            </w:pPr>
            <w:r>
              <w:rPr>
                <w:rFonts w:ascii="Consolas" w:hAnsi="Consolas" w:cs="Consolas" w:hint="eastAsia"/>
                <w:bCs/>
              </w:rPr>
              <w:t>收藏数量</w:t>
            </w:r>
          </w:p>
        </w:tc>
        <w:tc>
          <w:tcPr>
            <w:tcW w:w="2762" w:type="dxa"/>
            <w:gridSpan w:val="2"/>
            <w:shd w:val="clear" w:color="auto" w:fill="FFFFFF" w:themeFill="background1"/>
            <w:vAlign w:val="center"/>
          </w:tcPr>
          <w:p w:rsidR="002E3850" w:rsidRPr="00F64465" w:rsidRDefault="002E3850" w:rsidP="00241EAD">
            <w:pPr>
              <w:jc w:val="center"/>
              <w:rPr>
                <w:rFonts w:ascii="Consolas" w:hAnsi="Consolas" w:cs="Consolas"/>
                <w:bCs/>
                <w:szCs w:val="21"/>
              </w:rPr>
            </w:pPr>
          </w:p>
        </w:tc>
        <w:tc>
          <w:tcPr>
            <w:tcW w:w="1847" w:type="dxa"/>
            <w:shd w:val="clear" w:color="auto" w:fill="FFFFFF" w:themeFill="background1"/>
            <w:vAlign w:val="center"/>
          </w:tcPr>
          <w:p w:rsidR="002E3850" w:rsidRPr="00F64465" w:rsidRDefault="002E3850" w:rsidP="00241EAD">
            <w:pPr>
              <w:widowControl/>
              <w:jc w:val="center"/>
              <w:rPr>
                <w:rFonts w:ascii="Consolas" w:hAnsi="Consolas" w:cs="Consolas"/>
                <w:szCs w:val="21"/>
              </w:rPr>
            </w:pPr>
          </w:p>
        </w:tc>
      </w:tr>
      <w:tr w:rsidR="002E3850" w:rsidTr="00241EAD">
        <w:tc>
          <w:tcPr>
            <w:tcW w:w="1838" w:type="dxa"/>
            <w:shd w:val="clear" w:color="auto" w:fill="A6A6A6" w:themeFill="background1" w:themeFillShade="A6"/>
            <w:vAlign w:val="center"/>
          </w:tcPr>
          <w:p w:rsidR="002E3850" w:rsidRDefault="002E3850"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2E3850" w:rsidRPr="00CB5781" w:rsidRDefault="002E3850" w:rsidP="00241EAD">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highlight w:val="white"/>
              </w:rPr>
              <w:t>正常</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rPr>
              <w:t>,"total":"10"</w:t>
            </w:r>
            <w:r w:rsidRPr="00CB5781">
              <w:rPr>
                <w:rFonts w:ascii="Consolas" w:eastAsia="Consolas" w:hAnsi="Consolas"/>
                <w:color w:val="5B9BD5" w:themeColor="accent1"/>
                <w:sz w:val="24"/>
              </w:rPr>
              <w:t>}</w:t>
            </w:r>
          </w:p>
        </w:tc>
      </w:tr>
      <w:tr w:rsidR="002E3850" w:rsidTr="00241EAD">
        <w:tc>
          <w:tcPr>
            <w:tcW w:w="1838" w:type="dxa"/>
            <w:shd w:val="clear" w:color="auto" w:fill="A6A6A6" w:themeFill="background1" w:themeFillShade="A6"/>
            <w:vAlign w:val="center"/>
          </w:tcPr>
          <w:p w:rsidR="002E3850" w:rsidRDefault="002E3850" w:rsidP="00241EAD">
            <w:pPr>
              <w:jc w:val="center"/>
              <w:rPr>
                <w:rFonts w:ascii="Consolas" w:hAnsi="Consolas" w:cs="Consolas"/>
                <w:color w:val="111111"/>
                <w:szCs w:val="21"/>
                <w:shd w:val="clear" w:color="auto" w:fill="FFFFFF"/>
              </w:rPr>
            </w:pPr>
          </w:p>
        </w:tc>
        <w:tc>
          <w:tcPr>
            <w:tcW w:w="7229" w:type="dxa"/>
            <w:gridSpan w:val="4"/>
            <w:shd w:val="clear" w:color="auto" w:fill="FFFFFF" w:themeFill="background1"/>
            <w:vAlign w:val="center"/>
          </w:tcPr>
          <w:p w:rsidR="002E3850" w:rsidRPr="00CB5781" w:rsidRDefault="002E3850" w:rsidP="00241EAD">
            <w:pPr>
              <w:jc w:val="left"/>
              <w:rPr>
                <w:rFonts w:ascii="Consolas" w:hAnsi="Consolas" w:cs="Consolas"/>
                <w:bCs/>
                <w:color w:val="5B9BD5" w:themeColor="accent1"/>
                <w:sz w:val="24"/>
                <w:szCs w:val="24"/>
              </w:rPr>
            </w:pPr>
          </w:p>
        </w:tc>
      </w:tr>
    </w:tbl>
    <w:p w:rsidR="00750789" w:rsidRDefault="00750789" w:rsidP="00750789"/>
    <w:p w:rsidR="00750789" w:rsidRDefault="00473BAA" w:rsidP="00750789">
      <w:pPr>
        <w:pStyle w:val="5"/>
      </w:pPr>
      <w:r>
        <w:rPr>
          <w:rFonts w:hint="eastAsia"/>
        </w:rPr>
        <w:lastRenderedPageBreak/>
        <w:t>1.1.3.4</w:t>
      </w:r>
      <w:r w:rsidR="00750789">
        <w:rPr>
          <w:rFonts w:hint="eastAsia"/>
        </w:rPr>
        <w:t xml:space="preserve"> </w:t>
      </w:r>
      <w:r w:rsidR="00750789">
        <w:rPr>
          <w:rFonts w:hint="eastAsia"/>
        </w:rPr>
        <w:t>删除爱心需求收藏</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750789" w:rsidTr="00D056B0">
        <w:tc>
          <w:tcPr>
            <w:tcW w:w="1838" w:type="dxa"/>
            <w:vAlign w:val="center"/>
          </w:tcPr>
          <w:p w:rsidR="00750789" w:rsidRDefault="00750789" w:rsidP="00D056B0">
            <w:pPr>
              <w:jc w:val="center"/>
              <w:rPr>
                <w:bCs/>
                <w:szCs w:val="21"/>
              </w:rPr>
            </w:pPr>
            <w:r>
              <w:rPr>
                <w:bCs/>
                <w:szCs w:val="21"/>
              </w:rPr>
              <w:t>接口标识：</w:t>
            </w:r>
          </w:p>
        </w:tc>
        <w:tc>
          <w:tcPr>
            <w:tcW w:w="2655" w:type="dxa"/>
            <w:gridSpan w:val="2"/>
            <w:vAlign w:val="center"/>
          </w:tcPr>
          <w:p w:rsidR="00750789" w:rsidRDefault="00750789" w:rsidP="00D056B0">
            <w:pPr>
              <w:jc w:val="center"/>
              <w:rPr>
                <w:bCs/>
                <w:szCs w:val="21"/>
              </w:rPr>
            </w:pPr>
            <w:r w:rsidRPr="00720504">
              <w:rPr>
                <w:bCs/>
                <w:szCs w:val="21"/>
              </w:rPr>
              <w:t>reserve_Del</w:t>
            </w:r>
          </w:p>
        </w:tc>
        <w:tc>
          <w:tcPr>
            <w:tcW w:w="2727" w:type="dxa"/>
          </w:tcPr>
          <w:p w:rsidR="00750789" w:rsidRDefault="00750789" w:rsidP="00D056B0">
            <w:pPr>
              <w:jc w:val="left"/>
            </w:pPr>
          </w:p>
        </w:tc>
        <w:tc>
          <w:tcPr>
            <w:tcW w:w="1847" w:type="dxa"/>
          </w:tcPr>
          <w:p w:rsidR="00750789" w:rsidRDefault="00750789" w:rsidP="00D056B0">
            <w:pPr>
              <w:jc w:val="left"/>
            </w:pPr>
          </w:p>
        </w:tc>
      </w:tr>
      <w:tr w:rsidR="00750789" w:rsidTr="00D056B0">
        <w:tc>
          <w:tcPr>
            <w:tcW w:w="1838" w:type="dxa"/>
            <w:shd w:val="clear" w:color="auto" w:fill="A6A6A6" w:themeFill="background1" w:themeFillShade="A6"/>
            <w:vAlign w:val="center"/>
          </w:tcPr>
          <w:p w:rsidR="00750789" w:rsidRDefault="00750789" w:rsidP="00D056B0">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750789" w:rsidRDefault="00750789" w:rsidP="00D056B0">
            <w:pPr>
              <w:jc w:val="center"/>
              <w:rPr>
                <w:bCs/>
                <w:szCs w:val="21"/>
              </w:rPr>
            </w:pPr>
            <w:r w:rsidRPr="00720504">
              <w:rPr>
                <w:bCs/>
                <w:szCs w:val="21"/>
              </w:rPr>
              <w:t>reserve_Del</w:t>
            </w:r>
          </w:p>
        </w:tc>
        <w:tc>
          <w:tcPr>
            <w:tcW w:w="2727" w:type="dxa"/>
          </w:tcPr>
          <w:p w:rsidR="00750789" w:rsidRDefault="00750789" w:rsidP="00D056B0">
            <w:pPr>
              <w:jc w:val="center"/>
              <w:rPr>
                <w:bCs/>
                <w:szCs w:val="21"/>
              </w:rPr>
            </w:pPr>
          </w:p>
        </w:tc>
        <w:tc>
          <w:tcPr>
            <w:tcW w:w="1847" w:type="dxa"/>
          </w:tcPr>
          <w:p w:rsidR="00750789" w:rsidRDefault="00750789" w:rsidP="00D056B0">
            <w:pPr>
              <w:jc w:val="center"/>
              <w:rPr>
                <w:bCs/>
                <w:szCs w:val="21"/>
              </w:rPr>
            </w:pPr>
          </w:p>
        </w:tc>
      </w:tr>
      <w:tr w:rsidR="00750789" w:rsidTr="00D056B0">
        <w:tc>
          <w:tcPr>
            <w:tcW w:w="1838" w:type="dxa"/>
            <w:shd w:val="clear" w:color="auto" w:fill="A6A6A6" w:themeFill="background1" w:themeFillShade="A6"/>
            <w:vAlign w:val="center"/>
          </w:tcPr>
          <w:p w:rsidR="00750789" w:rsidRDefault="00750789" w:rsidP="00D056B0">
            <w:pPr>
              <w:jc w:val="center"/>
              <w:rPr>
                <w:bCs/>
                <w:szCs w:val="21"/>
              </w:rPr>
            </w:pPr>
            <w:r>
              <w:rPr>
                <w:bCs/>
                <w:szCs w:val="21"/>
              </w:rPr>
              <w:t>字段名</w:t>
            </w:r>
          </w:p>
        </w:tc>
        <w:tc>
          <w:tcPr>
            <w:tcW w:w="2655" w:type="dxa"/>
            <w:gridSpan w:val="2"/>
            <w:shd w:val="clear" w:color="auto" w:fill="A6A6A6" w:themeFill="background1" w:themeFillShade="A6"/>
            <w:vAlign w:val="center"/>
          </w:tcPr>
          <w:p w:rsidR="00750789" w:rsidRDefault="00750789" w:rsidP="00D056B0">
            <w:pPr>
              <w:jc w:val="center"/>
              <w:rPr>
                <w:bCs/>
                <w:szCs w:val="21"/>
              </w:rPr>
            </w:pPr>
            <w:r>
              <w:rPr>
                <w:bCs/>
                <w:szCs w:val="21"/>
              </w:rPr>
              <w:t>说明</w:t>
            </w:r>
          </w:p>
        </w:tc>
        <w:tc>
          <w:tcPr>
            <w:tcW w:w="2727" w:type="dxa"/>
            <w:shd w:val="clear" w:color="auto" w:fill="A6A6A6" w:themeFill="background1" w:themeFillShade="A6"/>
          </w:tcPr>
          <w:p w:rsidR="00750789" w:rsidRDefault="00750789" w:rsidP="00D056B0">
            <w:pPr>
              <w:jc w:val="center"/>
              <w:rPr>
                <w:bCs/>
                <w:szCs w:val="21"/>
              </w:rPr>
            </w:pPr>
            <w:r>
              <w:rPr>
                <w:bCs/>
                <w:szCs w:val="21"/>
              </w:rPr>
              <w:t>备注</w:t>
            </w:r>
          </w:p>
        </w:tc>
        <w:tc>
          <w:tcPr>
            <w:tcW w:w="1847" w:type="dxa"/>
            <w:shd w:val="clear" w:color="auto" w:fill="A6A6A6" w:themeFill="background1" w:themeFillShade="A6"/>
          </w:tcPr>
          <w:p w:rsidR="00750789" w:rsidRDefault="00750789" w:rsidP="00D056B0">
            <w:pPr>
              <w:jc w:val="center"/>
              <w:rPr>
                <w:bCs/>
                <w:szCs w:val="21"/>
              </w:rPr>
            </w:pPr>
            <w:r>
              <w:rPr>
                <w:rFonts w:hint="eastAsia"/>
                <w:bCs/>
                <w:szCs w:val="21"/>
              </w:rPr>
              <w:t>是否必填项</w:t>
            </w:r>
          </w:p>
        </w:tc>
      </w:tr>
      <w:tr w:rsidR="00750789" w:rsidTr="00D056B0">
        <w:trPr>
          <w:trHeight w:val="405"/>
        </w:trPr>
        <w:tc>
          <w:tcPr>
            <w:tcW w:w="1838" w:type="dxa"/>
            <w:vAlign w:val="center"/>
          </w:tcPr>
          <w:p w:rsidR="00750789" w:rsidRPr="008C5A5B" w:rsidRDefault="00750789" w:rsidP="00D056B0">
            <w:pPr>
              <w:jc w:val="center"/>
              <w:rPr>
                <w:bCs/>
                <w:szCs w:val="21"/>
              </w:rPr>
            </w:pPr>
            <w:r w:rsidRPr="00720504">
              <w:rPr>
                <w:bCs/>
                <w:szCs w:val="21"/>
              </w:rPr>
              <w:t>reserveid</w:t>
            </w:r>
          </w:p>
        </w:tc>
        <w:tc>
          <w:tcPr>
            <w:tcW w:w="2655" w:type="dxa"/>
            <w:gridSpan w:val="2"/>
          </w:tcPr>
          <w:p w:rsidR="00750789" w:rsidRDefault="00750789" w:rsidP="00D056B0">
            <w:pPr>
              <w:ind w:firstLine="210"/>
              <w:jc w:val="center"/>
              <w:rPr>
                <w:rFonts w:ascii="宋体" w:hAnsi="宋体"/>
                <w:bCs/>
                <w:szCs w:val="21"/>
              </w:rPr>
            </w:pPr>
            <w:r>
              <w:rPr>
                <w:rFonts w:ascii="宋体" w:hAnsi="宋体" w:hint="eastAsia"/>
                <w:bCs/>
                <w:szCs w:val="21"/>
              </w:rPr>
              <w:t>收藏Id</w:t>
            </w:r>
          </w:p>
        </w:tc>
        <w:tc>
          <w:tcPr>
            <w:tcW w:w="2727" w:type="dxa"/>
          </w:tcPr>
          <w:p w:rsidR="00750789" w:rsidRDefault="00750789" w:rsidP="00D056B0">
            <w:pPr>
              <w:ind w:firstLine="210"/>
              <w:jc w:val="center"/>
              <w:rPr>
                <w:rFonts w:ascii="宋体" w:hAnsi="宋体"/>
                <w:bCs/>
                <w:szCs w:val="21"/>
              </w:rPr>
            </w:pPr>
          </w:p>
        </w:tc>
        <w:tc>
          <w:tcPr>
            <w:tcW w:w="1847" w:type="dxa"/>
            <w:vAlign w:val="center"/>
          </w:tcPr>
          <w:p w:rsidR="00750789" w:rsidRDefault="00750789" w:rsidP="00D056B0">
            <w:pPr>
              <w:jc w:val="center"/>
              <w:rPr>
                <w:bCs/>
                <w:szCs w:val="21"/>
              </w:rPr>
            </w:pPr>
            <w:r>
              <w:rPr>
                <w:rFonts w:hint="eastAsia"/>
                <w:bCs/>
                <w:szCs w:val="21"/>
              </w:rPr>
              <w:t>是</w:t>
            </w:r>
          </w:p>
        </w:tc>
      </w:tr>
      <w:tr w:rsidR="00750789" w:rsidTr="00D056B0">
        <w:trPr>
          <w:trHeight w:val="405"/>
        </w:trPr>
        <w:tc>
          <w:tcPr>
            <w:tcW w:w="1838" w:type="dxa"/>
            <w:vAlign w:val="center"/>
          </w:tcPr>
          <w:p w:rsidR="00750789" w:rsidRDefault="00750789" w:rsidP="00D056B0">
            <w:pPr>
              <w:jc w:val="center"/>
              <w:rPr>
                <w:bCs/>
                <w:szCs w:val="21"/>
              </w:rPr>
            </w:pPr>
            <w:r w:rsidRPr="00720504">
              <w:rPr>
                <w:rFonts w:ascii="Consolas" w:hAnsi="Consolas" w:cs="Consolas"/>
                <w:bCs/>
              </w:rPr>
              <w:t>userId</w:t>
            </w:r>
          </w:p>
        </w:tc>
        <w:tc>
          <w:tcPr>
            <w:tcW w:w="2655" w:type="dxa"/>
            <w:gridSpan w:val="2"/>
          </w:tcPr>
          <w:p w:rsidR="00750789" w:rsidRDefault="00750789" w:rsidP="00D056B0">
            <w:pPr>
              <w:ind w:firstLine="210"/>
              <w:jc w:val="center"/>
              <w:rPr>
                <w:rFonts w:ascii="宋体" w:hAnsi="宋体"/>
                <w:bCs/>
                <w:szCs w:val="21"/>
              </w:rPr>
            </w:pPr>
            <w:r>
              <w:rPr>
                <w:rFonts w:ascii="宋体" w:hAnsi="宋体" w:hint="eastAsia"/>
                <w:bCs/>
                <w:szCs w:val="21"/>
              </w:rPr>
              <w:t>用户id</w:t>
            </w:r>
          </w:p>
        </w:tc>
        <w:tc>
          <w:tcPr>
            <w:tcW w:w="2727" w:type="dxa"/>
          </w:tcPr>
          <w:p w:rsidR="00750789" w:rsidRDefault="00750789" w:rsidP="00D056B0">
            <w:pPr>
              <w:ind w:firstLine="210"/>
              <w:jc w:val="center"/>
              <w:rPr>
                <w:rFonts w:ascii="宋体" w:hAnsi="宋体"/>
                <w:bCs/>
                <w:szCs w:val="21"/>
              </w:rPr>
            </w:pPr>
          </w:p>
        </w:tc>
        <w:tc>
          <w:tcPr>
            <w:tcW w:w="1847" w:type="dxa"/>
            <w:vAlign w:val="center"/>
          </w:tcPr>
          <w:p w:rsidR="00750789" w:rsidRDefault="00750789" w:rsidP="00D056B0">
            <w:pPr>
              <w:jc w:val="center"/>
              <w:rPr>
                <w:bCs/>
                <w:szCs w:val="21"/>
              </w:rPr>
            </w:pPr>
            <w:r>
              <w:rPr>
                <w:rFonts w:hint="eastAsia"/>
                <w:bCs/>
                <w:szCs w:val="21"/>
              </w:rPr>
              <w:t>是</w:t>
            </w:r>
          </w:p>
        </w:tc>
      </w:tr>
      <w:tr w:rsidR="00750789" w:rsidTr="00D056B0">
        <w:trPr>
          <w:trHeight w:val="405"/>
        </w:trPr>
        <w:tc>
          <w:tcPr>
            <w:tcW w:w="1838" w:type="dxa"/>
            <w:vAlign w:val="center"/>
          </w:tcPr>
          <w:p w:rsidR="00750789" w:rsidRDefault="00750789" w:rsidP="00D056B0">
            <w:pPr>
              <w:jc w:val="center"/>
              <w:rPr>
                <w:bCs/>
                <w:szCs w:val="21"/>
              </w:rPr>
            </w:pPr>
            <w:r w:rsidRPr="00720504">
              <w:rPr>
                <w:bCs/>
                <w:szCs w:val="21"/>
              </w:rPr>
              <w:t>phId</w:t>
            </w:r>
          </w:p>
        </w:tc>
        <w:tc>
          <w:tcPr>
            <w:tcW w:w="2655" w:type="dxa"/>
            <w:gridSpan w:val="2"/>
          </w:tcPr>
          <w:p w:rsidR="00750789" w:rsidRDefault="00750789" w:rsidP="00D056B0">
            <w:pPr>
              <w:ind w:firstLine="210"/>
              <w:jc w:val="center"/>
              <w:rPr>
                <w:rFonts w:ascii="宋体" w:hAnsi="宋体"/>
                <w:bCs/>
                <w:szCs w:val="21"/>
              </w:rPr>
            </w:pPr>
            <w:r>
              <w:rPr>
                <w:rFonts w:ascii="宋体" w:hAnsi="宋体"/>
                <w:bCs/>
                <w:szCs w:val="21"/>
              </w:rPr>
              <w:t>P</w:t>
            </w:r>
            <w:r>
              <w:rPr>
                <w:rFonts w:ascii="宋体" w:hAnsi="宋体" w:hint="eastAsia"/>
                <w:bCs/>
                <w:szCs w:val="21"/>
              </w:rPr>
              <w:t>hid</w:t>
            </w:r>
          </w:p>
        </w:tc>
        <w:tc>
          <w:tcPr>
            <w:tcW w:w="2727" w:type="dxa"/>
          </w:tcPr>
          <w:p w:rsidR="00750789" w:rsidRDefault="00750789" w:rsidP="00D056B0">
            <w:pPr>
              <w:ind w:firstLine="210"/>
              <w:jc w:val="center"/>
              <w:rPr>
                <w:rFonts w:ascii="宋体" w:hAnsi="宋体"/>
                <w:bCs/>
                <w:szCs w:val="21"/>
              </w:rPr>
            </w:pPr>
          </w:p>
        </w:tc>
        <w:tc>
          <w:tcPr>
            <w:tcW w:w="1847" w:type="dxa"/>
            <w:vAlign w:val="center"/>
          </w:tcPr>
          <w:p w:rsidR="00750789" w:rsidRDefault="00750789" w:rsidP="00D056B0">
            <w:pPr>
              <w:jc w:val="center"/>
              <w:rPr>
                <w:bCs/>
                <w:szCs w:val="21"/>
              </w:rPr>
            </w:pPr>
            <w:r>
              <w:rPr>
                <w:rFonts w:hint="eastAsia"/>
                <w:bCs/>
                <w:szCs w:val="21"/>
              </w:rPr>
              <w:t>是</w:t>
            </w:r>
          </w:p>
        </w:tc>
      </w:tr>
      <w:tr w:rsidR="00750789" w:rsidTr="00D056B0">
        <w:trPr>
          <w:trHeight w:val="405"/>
        </w:trPr>
        <w:tc>
          <w:tcPr>
            <w:tcW w:w="1838" w:type="dxa"/>
            <w:vAlign w:val="center"/>
          </w:tcPr>
          <w:p w:rsidR="00750789" w:rsidRDefault="00750789" w:rsidP="00D056B0">
            <w:pPr>
              <w:jc w:val="center"/>
              <w:rPr>
                <w:bCs/>
                <w:szCs w:val="21"/>
              </w:rPr>
            </w:pPr>
            <w:r w:rsidRPr="00720504">
              <w:rPr>
                <w:bCs/>
                <w:szCs w:val="21"/>
              </w:rPr>
              <w:t>type</w:t>
            </w:r>
          </w:p>
        </w:tc>
        <w:tc>
          <w:tcPr>
            <w:tcW w:w="2655" w:type="dxa"/>
            <w:gridSpan w:val="2"/>
          </w:tcPr>
          <w:p w:rsidR="00750789" w:rsidRDefault="00750789" w:rsidP="00D056B0">
            <w:pPr>
              <w:ind w:firstLine="210"/>
              <w:jc w:val="center"/>
              <w:rPr>
                <w:rFonts w:ascii="宋体" w:hAnsi="宋体"/>
                <w:bCs/>
                <w:szCs w:val="21"/>
              </w:rPr>
            </w:pPr>
            <w:r>
              <w:rPr>
                <w:rFonts w:ascii="宋体" w:hAnsi="宋体" w:hint="eastAsia"/>
                <w:bCs/>
                <w:szCs w:val="21"/>
              </w:rPr>
              <w:t>类型：1：需求物；2：需求钱</w:t>
            </w:r>
          </w:p>
        </w:tc>
        <w:tc>
          <w:tcPr>
            <w:tcW w:w="2727" w:type="dxa"/>
          </w:tcPr>
          <w:p w:rsidR="00750789" w:rsidRDefault="00750789" w:rsidP="00D056B0">
            <w:pPr>
              <w:ind w:firstLine="210"/>
              <w:jc w:val="center"/>
              <w:rPr>
                <w:rFonts w:ascii="宋体" w:hAnsi="宋体"/>
                <w:bCs/>
                <w:szCs w:val="21"/>
              </w:rPr>
            </w:pPr>
          </w:p>
        </w:tc>
        <w:tc>
          <w:tcPr>
            <w:tcW w:w="1847" w:type="dxa"/>
            <w:vAlign w:val="center"/>
          </w:tcPr>
          <w:p w:rsidR="00750789" w:rsidRDefault="00750789" w:rsidP="00D056B0">
            <w:pPr>
              <w:jc w:val="center"/>
              <w:rPr>
                <w:bCs/>
                <w:szCs w:val="21"/>
              </w:rPr>
            </w:pPr>
            <w:r>
              <w:rPr>
                <w:rFonts w:hint="eastAsia"/>
                <w:bCs/>
                <w:szCs w:val="21"/>
              </w:rPr>
              <w:t>是</w:t>
            </w:r>
          </w:p>
        </w:tc>
      </w:tr>
      <w:tr w:rsidR="00750789" w:rsidTr="00D056B0">
        <w:tc>
          <w:tcPr>
            <w:tcW w:w="1838" w:type="dxa"/>
            <w:shd w:val="clear" w:color="auto" w:fill="A6A6A6" w:themeFill="background1" w:themeFillShade="A6"/>
            <w:vAlign w:val="center"/>
          </w:tcPr>
          <w:p w:rsidR="00750789" w:rsidRDefault="00750789" w:rsidP="00D056B0">
            <w:pPr>
              <w:jc w:val="center"/>
              <w:rPr>
                <w:bCs/>
                <w:szCs w:val="21"/>
              </w:rPr>
            </w:pPr>
            <w:r>
              <w:rPr>
                <w:rFonts w:hint="eastAsia"/>
              </w:rPr>
              <w:t>参数</w:t>
            </w:r>
            <w:r>
              <w:t>jsonStr</w:t>
            </w:r>
            <w:r>
              <w:rPr>
                <w:rFonts w:hint="eastAsia"/>
              </w:rPr>
              <w:t>：</w:t>
            </w:r>
          </w:p>
        </w:tc>
        <w:tc>
          <w:tcPr>
            <w:tcW w:w="7229" w:type="dxa"/>
            <w:gridSpan w:val="4"/>
            <w:vAlign w:val="center"/>
          </w:tcPr>
          <w:p w:rsidR="00750789" w:rsidRPr="007856FB" w:rsidRDefault="00750789" w:rsidP="00D056B0">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Pr>
                <w:rFonts w:ascii="Consolas" w:eastAsiaTheme="minorEastAsia" w:hAnsi="Consolas" w:hint="eastAsia"/>
                <w:b/>
                <w:color w:val="0070C0"/>
                <w:sz w:val="24"/>
              </w:rPr>
              <w:t>"</w:t>
            </w:r>
            <w:r w:rsidRPr="00720504">
              <w:rPr>
                <w:bCs/>
                <w:szCs w:val="21"/>
              </w:rPr>
              <w:t xml:space="preserve"> reserveid</w:t>
            </w:r>
            <w:r>
              <w:rPr>
                <w:rFonts w:ascii="Consolas" w:eastAsiaTheme="minorEastAsia" w:hAnsi="Consolas" w:hint="eastAsia"/>
                <w:b/>
                <w:color w:val="0070C0"/>
                <w:sz w:val="24"/>
              </w:rPr>
              <w:t xml:space="preserve"> ":"</w:t>
            </w:r>
            <w:r>
              <w:rPr>
                <w:rFonts w:ascii="宋体" w:hAnsi="宋体" w:hint="eastAsia"/>
                <w:bCs/>
                <w:szCs w:val="21"/>
              </w:rPr>
              <w:t>收藏Id</w:t>
            </w:r>
            <w:r>
              <w:rPr>
                <w:rFonts w:ascii="Consolas" w:eastAsiaTheme="minorEastAsia" w:hAnsi="Consolas" w:hint="eastAsia"/>
                <w:b/>
                <w:color w:val="0070C0"/>
                <w:sz w:val="24"/>
              </w:rPr>
              <w:t xml:space="preserve"> ","</w:t>
            </w:r>
            <w:r>
              <w:rPr>
                <w:bCs/>
                <w:szCs w:val="21"/>
              </w:rPr>
              <w:t>type</w:t>
            </w:r>
            <w:r>
              <w:rPr>
                <w:rFonts w:ascii="Consolas" w:eastAsiaTheme="minorEastAsia" w:hAnsi="Consolas" w:hint="eastAsia"/>
                <w:b/>
                <w:color w:val="0070C0"/>
                <w:sz w:val="24"/>
              </w:rPr>
              <w:t>":"</w:t>
            </w:r>
            <w:r>
              <w:rPr>
                <w:rFonts w:ascii="宋体" w:hAnsi="宋体" w:hint="eastAsia"/>
                <w:bCs/>
                <w:szCs w:val="21"/>
              </w:rPr>
              <w:t>1</w:t>
            </w:r>
            <w:r>
              <w:rPr>
                <w:rFonts w:ascii="Consolas" w:eastAsiaTheme="minorEastAsia" w:hAnsi="Consolas" w:hint="eastAsia"/>
                <w:b/>
                <w:color w:val="0070C0"/>
                <w:sz w:val="24"/>
              </w:rPr>
              <w:t>","</w:t>
            </w:r>
            <w:r>
              <w:rPr>
                <w:bCs/>
                <w:szCs w:val="21"/>
              </w:rPr>
              <w:t xml:space="preserve"> </w:t>
            </w:r>
            <w:r w:rsidRPr="00720504">
              <w:rPr>
                <w:rFonts w:ascii="Consolas" w:hAnsi="Consolas" w:cs="Consolas"/>
                <w:bCs/>
              </w:rPr>
              <w:t>userId</w:t>
            </w:r>
            <w:r>
              <w:rPr>
                <w:rFonts w:ascii="Consolas" w:eastAsiaTheme="minorEastAsia" w:hAnsi="Consolas" w:hint="eastAsia"/>
                <w:b/>
                <w:color w:val="0070C0"/>
                <w:sz w:val="24"/>
              </w:rPr>
              <w:t xml:space="preserve"> ":"723774","</w:t>
            </w:r>
            <w:r w:rsidRPr="00720504">
              <w:rPr>
                <w:bCs/>
                <w:szCs w:val="21"/>
              </w:rPr>
              <w:t xml:space="preserve"> phId</w:t>
            </w:r>
            <w:r>
              <w:rPr>
                <w:rFonts w:ascii="Consolas" w:eastAsiaTheme="minorEastAsia" w:hAnsi="Consolas" w:hint="eastAsia"/>
                <w:b/>
                <w:color w:val="0070C0"/>
                <w:sz w:val="24"/>
              </w:rPr>
              <w:t>":"1723"</w:t>
            </w:r>
            <w:r w:rsidRPr="007856FB">
              <w:rPr>
                <w:rFonts w:ascii="Consolas" w:eastAsia="Consolas" w:hAnsi="Consolas"/>
                <w:b/>
                <w:color w:val="0070C0"/>
                <w:sz w:val="24"/>
              </w:rPr>
              <w:t xml:space="preserve"> }</w:t>
            </w:r>
          </w:p>
        </w:tc>
      </w:tr>
      <w:tr w:rsidR="00750789" w:rsidTr="00D056B0">
        <w:tc>
          <w:tcPr>
            <w:tcW w:w="1838" w:type="dxa"/>
            <w:shd w:val="clear" w:color="auto" w:fill="A6A6A6" w:themeFill="background1" w:themeFillShade="A6"/>
            <w:vAlign w:val="center"/>
          </w:tcPr>
          <w:p w:rsidR="00750789" w:rsidRDefault="00750789" w:rsidP="00D056B0">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750789" w:rsidRDefault="00750789" w:rsidP="00D056B0">
            <w:pPr>
              <w:ind w:firstLine="210"/>
              <w:jc w:val="center"/>
              <w:rPr>
                <w:rFonts w:ascii="宋体" w:hAnsi="宋体"/>
                <w:bCs/>
                <w:szCs w:val="21"/>
              </w:rPr>
            </w:pPr>
          </w:p>
        </w:tc>
        <w:tc>
          <w:tcPr>
            <w:tcW w:w="2762" w:type="dxa"/>
            <w:gridSpan w:val="2"/>
            <w:shd w:val="clear" w:color="auto" w:fill="A6A6A6" w:themeFill="background1" w:themeFillShade="A6"/>
          </w:tcPr>
          <w:p w:rsidR="00750789" w:rsidRDefault="00750789" w:rsidP="00D056B0">
            <w:pPr>
              <w:ind w:firstLine="210"/>
              <w:jc w:val="center"/>
              <w:rPr>
                <w:rFonts w:ascii="宋体" w:hAnsi="宋体"/>
                <w:bCs/>
                <w:szCs w:val="21"/>
              </w:rPr>
            </w:pPr>
          </w:p>
        </w:tc>
        <w:tc>
          <w:tcPr>
            <w:tcW w:w="1847" w:type="dxa"/>
            <w:shd w:val="clear" w:color="auto" w:fill="A6A6A6" w:themeFill="background1" w:themeFillShade="A6"/>
          </w:tcPr>
          <w:p w:rsidR="00750789" w:rsidRDefault="00750789" w:rsidP="00D056B0">
            <w:pPr>
              <w:ind w:firstLine="210"/>
              <w:jc w:val="center"/>
              <w:rPr>
                <w:rFonts w:ascii="宋体" w:hAnsi="宋体"/>
                <w:bCs/>
                <w:szCs w:val="21"/>
              </w:rPr>
            </w:pPr>
          </w:p>
        </w:tc>
      </w:tr>
      <w:tr w:rsidR="00750789" w:rsidRPr="00F64465" w:rsidTr="00D056B0">
        <w:tc>
          <w:tcPr>
            <w:tcW w:w="1838" w:type="dxa"/>
            <w:shd w:val="clear" w:color="auto" w:fill="FFFFFF" w:themeFill="background1"/>
            <w:vAlign w:val="center"/>
          </w:tcPr>
          <w:p w:rsidR="00750789" w:rsidRPr="00F64465" w:rsidRDefault="00750789" w:rsidP="00D056B0">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750789" w:rsidRPr="00F64465" w:rsidRDefault="00750789" w:rsidP="00D056B0">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750789" w:rsidRPr="00F64465" w:rsidRDefault="00750789" w:rsidP="00D056B0">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750789" w:rsidRPr="00F64465" w:rsidRDefault="00750789" w:rsidP="00D056B0">
            <w:pPr>
              <w:widowControl/>
              <w:jc w:val="center"/>
              <w:rPr>
                <w:rFonts w:ascii="Consolas" w:hAnsi="Consolas" w:cs="Consolas"/>
                <w:szCs w:val="21"/>
              </w:rPr>
            </w:pPr>
          </w:p>
        </w:tc>
      </w:tr>
      <w:tr w:rsidR="00750789" w:rsidRPr="00F64465" w:rsidTr="00D056B0">
        <w:tc>
          <w:tcPr>
            <w:tcW w:w="1838" w:type="dxa"/>
            <w:shd w:val="clear" w:color="auto" w:fill="FFFFFF" w:themeFill="background1"/>
            <w:vAlign w:val="center"/>
          </w:tcPr>
          <w:p w:rsidR="00750789" w:rsidRPr="00F64465" w:rsidRDefault="00750789" w:rsidP="00D056B0">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750789" w:rsidRPr="00F64465" w:rsidRDefault="00750789" w:rsidP="00D056B0">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750789" w:rsidRPr="00F64465" w:rsidRDefault="00750789" w:rsidP="00D056B0">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750789" w:rsidRPr="00F64465" w:rsidRDefault="00750789" w:rsidP="00D056B0">
            <w:pPr>
              <w:widowControl/>
              <w:jc w:val="center"/>
              <w:rPr>
                <w:rFonts w:ascii="Consolas" w:hAnsi="Consolas" w:cs="Consolas"/>
                <w:szCs w:val="21"/>
              </w:rPr>
            </w:pPr>
          </w:p>
        </w:tc>
      </w:tr>
      <w:tr w:rsidR="00750789" w:rsidTr="00D056B0">
        <w:tc>
          <w:tcPr>
            <w:tcW w:w="1838" w:type="dxa"/>
            <w:shd w:val="clear" w:color="auto" w:fill="A6A6A6" w:themeFill="background1" w:themeFillShade="A6"/>
            <w:vAlign w:val="center"/>
          </w:tcPr>
          <w:p w:rsidR="00750789" w:rsidRDefault="00750789" w:rsidP="00D056B0">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750789" w:rsidRPr="00CB5781" w:rsidRDefault="00750789" w:rsidP="00D056B0">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highlight w:val="white"/>
              </w:rPr>
              <w:t>取消成功</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bl>
    <w:p w:rsidR="00750789" w:rsidRDefault="00750789" w:rsidP="00750789"/>
    <w:p w:rsidR="00750789" w:rsidRDefault="00473BAA" w:rsidP="00750789">
      <w:pPr>
        <w:pStyle w:val="5"/>
      </w:pPr>
      <w:r>
        <w:rPr>
          <w:rFonts w:hint="eastAsia"/>
        </w:rPr>
        <w:t>1.1.3.5</w:t>
      </w:r>
      <w:r w:rsidR="00750789">
        <w:rPr>
          <w:rFonts w:hint="eastAsia"/>
        </w:rPr>
        <w:t xml:space="preserve"> </w:t>
      </w:r>
      <w:r w:rsidR="00750789">
        <w:rPr>
          <w:rFonts w:hint="eastAsia"/>
        </w:rPr>
        <w:t>删除爱心捐赠收藏</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750789" w:rsidTr="00D056B0">
        <w:tc>
          <w:tcPr>
            <w:tcW w:w="1838" w:type="dxa"/>
            <w:vAlign w:val="center"/>
          </w:tcPr>
          <w:p w:rsidR="00750789" w:rsidRDefault="00750789" w:rsidP="00D056B0">
            <w:pPr>
              <w:jc w:val="center"/>
              <w:rPr>
                <w:bCs/>
                <w:szCs w:val="21"/>
              </w:rPr>
            </w:pPr>
            <w:r>
              <w:rPr>
                <w:bCs/>
                <w:szCs w:val="21"/>
              </w:rPr>
              <w:t>接口标识：</w:t>
            </w:r>
          </w:p>
        </w:tc>
        <w:tc>
          <w:tcPr>
            <w:tcW w:w="2655" w:type="dxa"/>
            <w:gridSpan w:val="2"/>
            <w:vAlign w:val="center"/>
          </w:tcPr>
          <w:p w:rsidR="00750789" w:rsidRDefault="00750789" w:rsidP="00D056B0">
            <w:pPr>
              <w:jc w:val="center"/>
              <w:rPr>
                <w:bCs/>
                <w:szCs w:val="21"/>
              </w:rPr>
            </w:pPr>
            <w:r w:rsidRPr="00720504">
              <w:rPr>
                <w:bCs/>
                <w:szCs w:val="21"/>
              </w:rPr>
              <w:t>reserve_Del</w:t>
            </w:r>
          </w:p>
        </w:tc>
        <w:tc>
          <w:tcPr>
            <w:tcW w:w="2727" w:type="dxa"/>
          </w:tcPr>
          <w:p w:rsidR="00750789" w:rsidRDefault="00750789" w:rsidP="00D056B0">
            <w:pPr>
              <w:jc w:val="left"/>
            </w:pPr>
          </w:p>
        </w:tc>
        <w:tc>
          <w:tcPr>
            <w:tcW w:w="1847" w:type="dxa"/>
          </w:tcPr>
          <w:p w:rsidR="00750789" w:rsidRDefault="00750789" w:rsidP="00D056B0">
            <w:pPr>
              <w:jc w:val="left"/>
            </w:pPr>
          </w:p>
        </w:tc>
      </w:tr>
      <w:tr w:rsidR="00750789" w:rsidTr="00D056B0">
        <w:tc>
          <w:tcPr>
            <w:tcW w:w="1838" w:type="dxa"/>
            <w:shd w:val="clear" w:color="auto" w:fill="A6A6A6" w:themeFill="background1" w:themeFillShade="A6"/>
            <w:vAlign w:val="center"/>
          </w:tcPr>
          <w:p w:rsidR="00750789" w:rsidRDefault="00750789" w:rsidP="00D056B0">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750789" w:rsidRDefault="00750789" w:rsidP="00D056B0">
            <w:pPr>
              <w:jc w:val="center"/>
              <w:rPr>
                <w:bCs/>
                <w:szCs w:val="21"/>
              </w:rPr>
            </w:pPr>
            <w:r w:rsidRPr="00720504">
              <w:rPr>
                <w:bCs/>
                <w:szCs w:val="21"/>
              </w:rPr>
              <w:t>reserve_Del</w:t>
            </w:r>
          </w:p>
        </w:tc>
        <w:tc>
          <w:tcPr>
            <w:tcW w:w="2727" w:type="dxa"/>
          </w:tcPr>
          <w:p w:rsidR="00750789" w:rsidRDefault="00750789" w:rsidP="00D056B0">
            <w:pPr>
              <w:jc w:val="center"/>
              <w:rPr>
                <w:bCs/>
                <w:szCs w:val="21"/>
              </w:rPr>
            </w:pPr>
          </w:p>
        </w:tc>
        <w:tc>
          <w:tcPr>
            <w:tcW w:w="1847" w:type="dxa"/>
          </w:tcPr>
          <w:p w:rsidR="00750789" w:rsidRDefault="00750789" w:rsidP="00D056B0">
            <w:pPr>
              <w:jc w:val="center"/>
              <w:rPr>
                <w:bCs/>
                <w:szCs w:val="21"/>
              </w:rPr>
            </w:pPr>
          </w:p>
        </w:tc>
      </w:tr>
      <w:tr w:rsidR="00750789" w:rsidTr="00D056B0">
        <w:tc>
          <w:tcPr>
            <w:tcW w:w="1838" w:type="dxa"/>
            <w:shd w:val="clear" w:color="auto" w:fill="A6A6A6" w:themeFill="background1" w:themeFillShade="A6"/>
            <w:vAlign w:val="center"/>
          </w:tcPr>
          <w:p w:rsidR="00750789" w:rsidRDefault="00750789" w:rsidP="00D056B0">
            <w:pPr>
              <w:jc w:val="center"/>
              <w:rPr>
                <w:bCs/>
                <w:szCs w:val="21"/>
              </w:rPr>
            </w:pPr>
            <w:r>
              <w:rPr>
                <w:bCs/>
                <w:szCs w:val="21"/>
              </w:rPr>
              <w:t>字段名</w:t>
            </w:r>
          </w:p>
        </w:tc>
        <w:tc>
          <w:tcPr>
            <w:tcW w:w="2655" w:type="dxa"/>
            <w:gridSpan w:val="2"/>
            <w:shd w:val="clear" w:color="auto" w:fill="A6A6A6" w:themeFill="background1" w:themeFillShade="A6"/>
            <w:vAlign w:val="center"/>
          </w:tcPr>
          <w:p w:rsidR="00750789" w:rsidRDefault="00750789" w:rsidP="00D056B0">
            <w:pPr>
              <w:jc w:val="center"/>
              <w:rPr>
                <w:bCs/>
                <w:szCs w:val="21"/>
              </w:rPr>
            </w:pPr>
            <w:r>
              <w:rPr>
                <w:bCs/>
                <w:szCs w:val="21"/>
              </w:rPr>
              <w:t>说明</w:t>
            </w:r>
          </w:p>
        </w:tc>
        <w:tc>
          <w:tcPr>
            <w:tcW w:w="2727" w:type="dxa"/>
            <w:shd w:val="clear" w:color="auto" w:fill="A6A6A6" w:themeFill="background1" w:themeFillShade="A6"/>
          </w:tcPr>
          <w:p w:rsidR="00750789" w:rsidRDefault="00750789" w:rsidP="00D056B0">
            <w:pPr>
              <w:jc w:val="center"/>
              <w:rPr>
                <w:bCs/>
                <w:szCs w:val="21"/>
              </w:rPr>
            </w:pPr>
            <w:r>
              <w:rPr>
                <w:bCs/>
                <w:szCs w:val="21"/>
              </w:rPr>
              <w:t>备注</w:t>
            </w:r>
          </w:p>
        </w:tc>
        <w:tc>
          <w:tcPr>
            <w:tcW w:w="1847" w:type="dxa"/>
            <w:shd w:val="clear" w:color="auto" w:fill="A6A6A6" w:themeFill="background1" w:themeFillShade="A6"/>
          </w:tcPr>
          <w:p w:rsidR="00750789" w:rsidRDefault="00750789" w:rsidP="00D056B0">
            <w:pPr>
              <w:jc w:val="center"/>
              <w:rPr>
                <w:bCs/>
                <w:szCs w:val="21"/>
              </w:rPr>
            </w:pPr>
            <w:r>
              <w:rPr>
                <w:rFonts w:hint="eastAsia"/>
                <w:bCs/>
                <w:szCs w:val="21"/>
              </w:rPr>
              <w:t>是否必填项</w:t>
            </w:r>
          </w:p>
        </w:tc>
      </w:tr>
      <w:tr w:rsidR="00750789" w:rsidTr="00D056B0">
        <w:trPr>
          <w:trHeight w:val="405"/>
        </w:trPr>
        <w:tc>
          <w:tcPr>
            <w:tcW w:w="1838" w:type="dxa"/>
            <w:vAlign w:val="center"/>
          </w:tcPr>
          <w:p w:rsidR="00750789" w:rsidRPr="008C5A5B" w:rsidRDefault="00750789" w:rsidP="00D056B0">
            <w:pPr>
              <w:jc w:val="center"/>
              <w:rPr>
                <w:bCs/>
                <w:szCs w:val="21"/>
              </w:rPr>
            </w:pPr>
            <w:r w:rsidRPr="00720504">
              <w:rPr>
                <w:bCs/>
                <w:szCs w:val="21"/>
              </w:rPr>
              <w:t>reserveid</w:t>
            </w:r>
          </w:p>
        </w:tc>
        <w:tc>
          <w:tcPr>
            <w:tcW w:w="2655" w:type="dxa"/>
            <w:gridSpan w:val="2"/>
          </w:tcPr>
          <w:p w:rsidR="00750789" w:rsidRDefault="00750789" w:rsidP="00D056B0">
            <w:pPr>
              <w:ind w:firstLine="210"/>
              <w:jc w:val="center"/>
              <w:rPr>
                <w:rFonts w:ascii="宋体" w:hAnsi="宋体"/>
                <w:bCs/>
                <w:szCs w:val="21"/>
              </w:rPr>
            </w:pPr>
            <w:r>
              <w:rPr>
                <w:rFonts w:ascii="宋体" w:hAnsi="宋体" w:hint="eastAsia"/>
                <w:bCs/>
                <w:szCs w:val="21"/>
              </w:rPr>
              <w:t>收藏Id</w:t>
            </w:r>
          </w:p>
        </w:tc>
        <w:tc>
          <w:tcPr>
            <w:tcW w:w="2727" w:type="dxa"/>
          </w:tcPr>
          <w:p w:rsidR="00750789" w:rsidRDefault="00750789" w:rsidP="00D056B0">
            <w:pPr>
              <w:ind w:firstLine="210"/>
              <w:jc w:val="center"/>
              <w:rPr>
                <w:rFonts w:ascii="宋体" w:hAnsi="宋体"/>
                <w:bCs/>
                <w:szCs w:val="21"/>
              </w:rPr>
            </w:pPr>
          </w:p>
        </w:tc>
        <w:tc>
          <w:tcPr>
            <w:tcW w:w="1847" w:type="dxa"/>
            <w:vAlign w:val="center"/>
          </w:tcPr>
          <w:p w:rsidR="00750789" w:rsidRDefault="00750789" w:rsidP="00D056B0">
            <w:pPr>
              <w:jc w:val="center"/>
              <w:rPr>
                <w:bCs/>
                <w:szCs w:val="21"/>
              </w:rPr>
            </w:pPr>
            <w:r>
              <w:rPr>
                <w:rFonts w:hint="eastAsia"/>
                <w:bCs/>
                <w:szCs w:val="21"/>
              </w:rPr>
              <w:t>是</w:t>
            </w:r>
          </w:p>
        </w:tc>
      </w:tr>
      <w:tr w:rsidR="00750789" w:rsidTr="00D056B0">
        <w:trPr>
          <w:trHeight w:val="405"/>
        </w:trPr>
        <w:tc>
          <w:tcPr>
            <w:tcW w:w="1838" w:type="dxa"/>
            <w:vAlign w:val="center"/>
          </w:tcPr>
          <w:p w:rsidR="00750789" w:rsidRDefault="00750789" w:rsidP="00D056B0">
            <w:pPr>
              <w:jc w:val="center"/>
              <w:rPr>
                <w:bCs/>
                <w:szCs w:val="21"/>
              </w:rPr>
            </w:pPr>
            <w:r w:rsidRPr="00720504">
              <w:rPr>
                <w:rFonts w:ascii="Consolas" w:hAnsi="Consolas" w:cs="Consolas"/>
                <w:bCs/>
              </w:rPr>
              <w:t>userId</w:t>
            </w:r>
          </w:p>
        </w:tc>
        <w:tc>
          <w:tcPr>
            <w:tcW w:w="2655" w:type="dxa"/>
            <w:gridSpan w:val="2"/>
          </w:tcPr>
          <w:p w:rsidR="00750789" w:rsidRDefault="00750789" w:rsidP="00D056B0">
            <w:pPr>
              <w:ind w:firstLine="210"/>
              <w:jc w:val="center"/>
              <w:rPr>
                <w:rFonts w:ascii="宋体" w:hAnsi="宋体"/>
                <w:bCs/>
                <w:szCs w:val="21"/>
              </w:rPr>
            </w:pPr>
            <w:r>
              <w:rPr>
                <w:rFonts w:ascii="宋体" w:hAnsi="宋体" w:hint="eastAsia"/>
                <w:bCs/>
                <w:szCs w:val="21"/>
              </w:rPr>
              <w:t>用户id</w:t>
            </w:r>
          </w:p>
        </w:tc>
        <w:tc>
          <w:tcPr>
            <w:tcW w:w="2727" w:type="dxa"/>
          </w:tcPr>
          <w:p w:rsidR="00750789" w:rsidRDefault="00750789" w:rsidP="00D056B0">
            <w:pPr>
              <w:ind w:firstLine="210"/>
              <w:jc w:val="center"/>
              <w:rPr>
                <w:rFonts w:ascii="宋体" w:hAnsi="宋体"/>
                <w:bCs/>
                <w:szCs w:val="21"/>
              </w:rPr>
            </w:pPr>
          </w:p>
        </w:tc>
        <w:tc>
          <w:tcPr>
            <w:tcW w:w="1847" w:type="dxa"/>
            <w:vAlign w:val="center"/>
          </w:tcPr>
          <w:p w:rsidR="00750789" w:rsidRDefault="00750789" w:rsidP="00D056B0">
            <w:pPr>
              <w:jc w:val="center"/>
              <w:rPr>
                <w:bCs/>
                <w:szCs w:val="21"/>
              </w:rPr>
            </w:pPr>
            <w:r>
              <w:rPr>
                <w:rFonts w:hint="eastAsia"/>
                <w:bCs/>
                <w:szCs w:val="21"/>
              </w:rPr>
              <w:t>是</w:t>
            </w:r>
          </w:p>
        </w:tc>
      </w:tr>
      <w:tr w:rsidR="00750789" w:rsidTr="00D056B0">
        <w:trPr>
          <w:trHeight w:val="405"/>
        </w:trPr>
        <w:tc>
          <w:tcPr>
            <w:tcW w:w="1838" w:type="dxa"/>
            <w:vAlign w:val="center"/>
          </w:tcPr>
          <w:p w:rsidR="00750789" w:rsidRDefault="00750789" w:rsidP="00D056B0">
            <w:pPr>
              <w:jc w:val="center"/>
              <w:rPr>
                <w:bCs/>
                <w:szCs w:val="21"/>
              </w:rPr>
            </w:pPr>
            <w:r w:rsidRPr="00623C9D">
              <w:rPr>
                <w:bCs/>
                <w:szCs w:val="21"/>
              </w:rPr>
              <w:t>dlId</w:t>
            </w:r>
          </w:p>
        </w:tc>
        <w:tc>
          <w:tcPr>
            <w:tcW w:w="2655" w:type="dxa"/>
            <w:gridSpan w:val="2"/>
          </w:tcPr>
          <w:p w:rsidR="00750789" w:rsidRDefault="00750789" w:rsidP="00D056B0">
            <w:pPr>
              <w:ind w:firstLine="210"/>
              <w:jc w:val="center"/>
              <w:rPr>
                <w:rFonts w:ascii="宋体" w:hAnsi="宋体"/>
                <w:bCs/>
                <w:szCs w:val="21"/>
              </w:rPr>
            </w:pPr>
            <w:r w:rsidRPr="00623C9D">
              <w:rPr>
                <w:rFonts w:ascii="宋体" w:hAnsi="宋体"/>
                <w:bCs/>
                <w:szCs w:val="21"/>
              </w:rPr>
              <w:t>dlId</w:t>
            </w:r>
          </w:p>
        </w:tc>
        <w:tc>
          <w:tcPr>
            <w:tcW w:w="2727" w:type="dxa"/>
          </w:tcPr>
          <w:p w:rsidR="00750789" w:rsidRDefault="00750789" w:rsidP="00D056B0">
            <w:pPr>
              <w:ind w:firstLine="210"/>
              <w:jc w:val="center"/>
              <w:rPr>
                <w:rFonts w:ascii="宋体" w:hAnsi="宋体"/>
                <w:bCs/>
                <w:szCs w:val="21"/>
              </w:rPr>
            </w:pPr>
          </w:p>
        </w:tc>
        <w:tc>
          <w:tcPr>
            <w:tcW w:w="1847" w:type="dxa"/>
            <w:vAlign w:val="center"/>
          </w:tcPr>
          <w:p w:rsidR="00750789" w:rsidRDefault="00750789" w:rsidP="00D056B0">
            <w:pPr>
              <w:jc w:val="center"/>
              <w:rPr>
                <w:bCs/>
                <w:szCs w:val="21"/>
              </w:rPr>
            </w:pPr>
            <w:r>
              <w:rPr>
                <w:rFonts w:hint="eastAsia"/>
                <w:bCs/>
                <w:szCs w:val="21"/>
              </w:rPr>
              <w:t>是</w:t>
            </w:r>
          </w:p>
        </w:tc>
      </w:tr>
      <w:tr w:rsidR="00750789" w:rsidTr="00D056B0">
        <w:trPr>
          <w:trHeight w:val="405"/>
        </w:trPr>
        <w:tc>
          <w:tcPr>
            <w:tcW w:w="1838" w:type="dxa"/>
            <w:vAlign w:val="center"/>
          </w:tcPr>
          <w:p w:rsidR="00750789" w:rsidRDefault="00750789" w:rsidP="00D056B0">
            <w:pPr>
              <w:jc w:val="center"/>
              <w:rPr>
                <w:bCs/>
                <w:szCs w:val="21"/>
              </w:rPr>
            </w:pPr>
            <w:r w:rsidRPr="00720504">
              <w:rPr>
                <w:bCs/>
                <w:szCs w:val="21"/>
              </w:rPr>
              <w:t>type</w:t>
            </w:r>
          </w:p>
        </w:tc>
        <w:tc>
          <w:tcPr>
            <w:tcW w:w="2655" w:type="dxa"/>
            <w:gridSpan w:val="2"/>
          </w:tcPr>
          <w:p w:rsidR="00750789" w:rsidRDefault="00750789" w:rsidP="00D056B0">
            <w:pPr>
              <w:ind w:firstLine="210"/>
              <w:jc w:val="center"/>
              <w:rPr>
                <w:rFonts w:ascii="宋体" w:hAnsi="宋体"/>
                <w:bCs/>
                <w:szCs w:val="21"/>
              </w:rPr>
            </w:pPr>
            <w:r>
              <w:rPr>
                <w:rFonts w:ascii="宋体" w:hAnsi="宋体" w:hint="eastAsia"/>
                <w:bCs/>
                <w:szCs w:val="21"/>
              </w:rPr>
              <w:t>类型：3：盲捐物</w:t>
            </w:r>
          </w:p>
        </w:tc>
        <w:tc>
          <w:tcPr>
            <w:tcW w:w="2727" w:type="dxa"/>
          </w:tcPr>
          <w:p w:rsidR="00750789" w:rsidRDefault="00750789" w:rsidP="00D056B0">
            <w:pPr>
              <w:ind w:firstLine="210"/>
              <w:jc w:val="center"/>
              <w:rPr>
                <w:rFonts w:ascii="宋体" w:hAnsi="宋体"/>
                <w:bCs/>
                <w:szCs w:val="21"/>
              </w:rPr>
            </w:pPr>
          </w:p>
        </w:tc>
        <w:tc>
          <w:tcPr>
            <w:tcW w:w="1847" w:type="dxa"/>
            <w:vAlign w:val="center"/>
          </w:tcPr>
          <w:p w:rsidR="00750789" w:rsidRDefault="00750789" w:rsidP="00D056B0">
            <w:pPr>
              <w:jc w:val="center"/>
              <w:rPr>
                <w:bCs/>
                <w:szCs w:val="21"/>
              </w:rPr>
            </w:pPr>
            <w:r>
              <w:rPr>
                <w:rFonts w:hint="eastAsia"/>
                <w:bCs/>
                <w:szCs w:val="21"/>
              </w:rPr>
              <w:t>是</w:t>
            </w:r>
          </w:p>
        </w:tc>
      </w:tr>
      <w:tr w:rsidR="00750789" w:rsidTr="00D056B0">
        <w:tc>
          <w:tcPr>
            <w:tcW w:w="1838" w:type="dxa"/>
            <w:shd w:val="clear" w:color="auto" w:fill="A6A6A6" w:themeFill="background1" w:themeFillShade="A6"/>
            <w:vAlign w:val="center"/>
          </w:tcPr>
          <w:p w:rsidR="00750789" w:rsidRDefault="00750789" w:rsidP="00D056B0">
            <w:pPr>
              <w:jc w:val="center"/>
              <w:rPr>
                <w:bCs/>
                <w:szCs w:val="21"/>
              </w:rPr>
            </w:pPr>
            <w:r>
              <w:rPr>
                <w:rFonts w:hint="eastAsia"/>
              </w:rPr>
              <w:t>参数</w:t>
            </w:r>
            <w:r>
              <w:t>jsonStr</w:t>
            </w:r>
            <w:r>
              <w:rPr>
                <w:rFonts w:hint="eastAsia"/>
              </w:rPr>
              <w:t>：</w:t>
            </w:r>
          </w:p>
        </w:tc>
        <w:tc>
          <w:tcPr>
            <w:tcW w:w="7229" w:type="dxa"/>
            <w:gridSpan w:val="4"/>
            <w:vAlign w:val="center"/>
          </w:tcPr>
          <w:p w:rsidR="00750789" w:rsidRPr="007856FB" w:rsidRDefault="00750789" w:rsidP="00D056B0">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Pr>
                <w:rFonts w:ascii="Consolas" w:eastAsiaTheme="minorEastAsia" w:hAnsi="Consolas" w:hint="eastAsia"/>
                <w:b/>
                <w:color w:val="0070C0"/>
                <w:sz w:val="24"/>
              </w:rPr>
              <w:t>"</w:t>
            </w:r>
            <w:r w:rsidRPr="00720504">
              <w:rPr>
                <w:bCs/>
                <w:szCs w:val="21"/>
              </w:rPr>
              <w:t xml:space="preserve"> reserveid</w:t>
            </w:r>
            <w:r>
              <w:rPr>
                <w:rFonts w:ascii="Consolas" w:eastAsiaTheme="minorEastAsia" w:hAnsi="Consolas" w:hint="eastAsia"/>
                <w:b/>
                <w:color w:val="0070C0"/>
                <w:sz w:val="24"/>
              </w:rPr>
              <w:t xml:space="preserve"> ":"</w:t>
            </w:r>
            <w:r>
              <w:rPr>
                <w:rFonts w:ascii="宋体" w:hAnsi="宋体" w:hint="eastAsia"/>
                <w:bCs/>
                <w:szCs w:val="21"/>
              </w:rPr>
              <w:t>收藏Id</w:t>
            </w:r>
            <w:r>
              <w:rPr>
                <w:rFonts w:ascii="Consolas" w:eastAsiaTheme="minorEastAsia" w:hAnsi="Consolas" w:hint="eastAsia"/>
                <w:b/>
                <w:color w:val="0070C0"/>
                <w:sz w:val="24"/>
              </w:rPr>
              <w:t xml:space="preserve"> ","</w:t>
            </w:r>
            <w:r>
              <w:rPr>
                <w:bCs/>
                <w:szCs w:val="21"/>
              </w:rPr>
              <w:t>type</w:t>
            </w:r>
            <w:r>
              <w:rPr>
                <w:rFonts w:ascii="Consolas" w:eastAsiaTheme="minorEastAsia" w:hAnsi="Consolas" w:hint="eastAsia"/>
                <w:b/>
                <w:color w:val="0070C0"/>
                <w:sz w:val="24"/>
              </w:rPr>
              <w:t>":"</w:t>
            </w:r>
            <w:r>
              <w:rPr>
                <w:rFonts w:ascii="宋体" w:hAnsi="宋体" w:hint="eastAsia"/>
                <w:bCs/>
                <w:szCs w:val="21"/>
              </w:rPr>
              <w:t>1</w:t>
            </w:r>
            <w:r>
              <w:rPr>
                <w:rFonts w:ascii="Consolas" w:eastAsiaTheme="minorEastAsia" w:hAnsi="Consolas" w:hint="eastAsia"/>
                <w:b/>
                <w:color w:val="0070C0"/>
                <w:sz w:val="24"/>
              </w:rPr>
              <w:t>","</w:t>
            </w:r>
            <w:r>
              <w:rPr>
                <w:bCs/>
                <w:szCs w:val="21"/>
              </w:rPr>
              <w:t xml:space="preserve"> </w:t>
            </w:r>
            <w:r w:rsidRPr="00720504">
              <w:rPr>
                <w:rFonts w:ascii="Consolas" w:hAnsi="Consolas" w:cs="Consolas"/>
                <w:bCs/>
              </w:rPr>
              <w:t>userId</w:t>
            </w:r>
            <w:r>
              <w:rPr>
                <w:rFonts w:ascii="Consolas" w:eastAsiaTheme="minorEastAsia" w:hAnsi="Consolas" w:hint="eastAsia"/>
                <w:b/>
                <w:color w:val="0070C0"/>
                <w:sz w:val="24"/>
              </w:rPr>
              <w:t xml:space="preserve"> ":"723774","</w:t>
            </w:r>
            <w:r w:rsidRPr="00720504">
              <w:rPr>
                <w:bCs/>
                <w:szCs w:val="21"/>
              </w:rPr>
              <w:t xml:space="preserve"> </w:t>
            </w:r>
            <w:r w:rsidRPr="00623C9D">
              <w:rPr>
                <w:bCs/>
                <w:szCs w:val="21"/>
              </w:rPr>
              <w:t>dlId</w:t>
            </w:r>
            <w:r>
              <w:rPr>
                <w:rFonts w:ascii="Consolas" w:eastAsiaTheme="minorEastAsia" w:hAnsi="Consolas" w:hint="eastAsia"/>
                <w:b/>
                <w:color w:val="0070C0"/>
                <w:sz w:val="24"/>
              </w:rPr>
              <w:t xml:space="preserve"> ":"1723"</w:t>
            </w:r>
            <w:r w:rsidRPr="007856FB">
              <w:rPr>
                <w:rFonts w:ascii="Consolas" w:eastAsia="Consolas" w:hAnsi="Consolas"/>
                <w:b/>
                <w:color w:val="0070C0"/>
                <w:sz w:val="24"/>
              </w:rPr>
              <w:t xml:space="preserve"> }</w:t>
            </w:r>
          </w:p>
        </w:tc>
      </w:tr>
      <w:tr w:rsidR="00750789" w:rsidTr="00D056B0">
        <w:tc>
          <w:tcPr>
            <w:tcW w:w="1838" w:type="dxa"/>
            <w:shd w:val="clear" w:color="auto" w:fill="A6A6A6" w:themeFill="background1" w:themeFillShade="A6"/>
            <w:vAlign w:val="center"/>
          </w:tcPr>
          <w:p w:rsidR="00750789" w:rsidRDefault="00750789" w:rsidP="00D056B0">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750789" w:rsidRDefault="00750789" w:rsidP="00D056B0">
            <w:pPr>
              <w:ind w:firstLine="210"/>
              <w:jc w:val="center"/>
              <w:rPr>
                <w:rFonts w:ascii="宋体" w:hAnsi="宋体"/>
                <w:bCs/>
                <w:szCs w:val="21"/>
              </w:rPr>
            </w:pPr>
          </w:p>
        </w:tc>
        <w:tc>
          <w:tcPr>
            <w:tcW w:w="2762" w:type="dxa"/>
            <w:gridSpan w:val="2"/>
            <w:shd w:val="clear" w:color="auto" w:fill="A6A6A6" w:themeFill="background1" w:themeFillShade="A6"/>
          </w:tcPr>
          <w:p w:rsidR="00750789" w:rsidRDefault="00750789" w:rsidP="00D056B0">
            <w:pPr>
              <w:ind w:firstLine="210"/>
              <w:jc w:val="center"/>
              <w:rPr>
                <w:rFonts w:ascii="宋体" w:hAnsi="宋体"/>
                <w:bCs/>
                <w:szCs w:val="21"/>
              </w:rPr>
            </w:pPr>
          </w:p>
        </w:tc>
        <w:tc>
          <w:tcPr>
            <w:tcW w:w="1847" w:type="dxa"/>
            <w:shd w:val="clear" w:color="auto" w:fill="A6A6A6" w:themeFill="background1" w:themeFillShade="A6"/>
          </w:tcPr>
          <w:p w:rsidR="00750789" w:rsidRDefault="00750789" w:rsidP="00D056B0">
            <w:pPr>
              <w:ind w:firstLine="210"/>
              <w:jc w:val="center"/>
              <w:rPr>
                <w:rFonts w:ascii="宋体" w:hAnsi="宋体"/>
                <w:bCs/>
                <w:szCs w:val="21"/>
              </w:rPr>
            </w:pPr>
          </w:p>
        </w:tc>
      </w:tr>
      <w:tr w:rsidR="00750789" w:rsidRPr="00F64465" w:rsidTr="00D056B0">
        <w:tc>
          <w:tcPr>
            <w:tcW w:w="1838" w:type="dxa"/>
            <w:shd w:val="clear" w:color="auto" w:fill="FFFFFF" w:themeFill="background1"/>
            <w:vAlign w:val="center"/>
          </w:tcPr>
          <w:p w:rsidR="00750789" w:rsidRPr="00F64465" w:rsidRDefault="00750789" w:rsidP="00D056B0">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750789" w:rsidRPr="00F64465" w:rsidRDefault="00750789" w:rsidP="00D056B0">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750789" w:rsidRPr="00F64465" w:rsidRDefault="00750789" w:rsidP="00D056B0">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750789" w:rsidRPr="00F64465" w:rsidRDefault="00750789" w:rsidP="00D056B0">
            <w:pPr>
              <w:widowControl/>
              <w:jc w:val="center"/>
              <w:rPr>
                <w:rFonts w:ascii="Consolas" w:hAnsi="Consolas" w:cs="Consolas"/>
                <w:szCs w:val="21"/>
              </w:rPr>
            </w:pPr>
          </w:p>
        </w:tc>
      </w:tr>
      <w:tr w:rsidR="00750789" w:rsidRPr="00F64465" w:rsidTr="00D056B0">
        <w:tc>
          <w:tcPr>
            <w:tcW w:w="1838" w:type="dxa"/>
            <w:shd w:val="clear" w:color="auto" w:fill="FFFFFF" w:themeFill="background1"/>
            <w:vAlign w:val="center"/>
          </w:tcPr>
          <w:p w:rsidR="00750789" w:rsidRPr="00F64465" w:rsidRDefault="00750789" w:rsidP="00D056B0">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750789" w:rsidRPr="00F64465" w:rsidRDefault="00750789" w:rsidP="00D056B0">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750789" w:rsidRPr="00F64465" w:rsidRDefault="00750789" w:rsidP="00D056B0">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750789" w:rsidRPr="00F64465" w:rsidRDefault="00750789" w:rsidP="00D056B0">
            <w:pPr>
              <w:widowControl/>
              <w:jc w:val="center"/>
              <w:rPr>
                <w:rFonts w:ascii="Consolas" w:hAnsi="Consolas" w:cs="Consolas"/>
                <w:szCs w:val="21"/>
              </w:rPr>
            </w:pPr>
          </w:p>
        </w:tc>
      </w:tr>
      <w:tr w:rsidR="00750789" w:rsidTr="00D056B0">
        <w:tc>
          <w:tcPr>
            <w:tcW w:w="1838" w:type="dxa"/>
            <w:shd w:val="clear" w:color="auto" w:fill="A6A6A6" w:themeFill="background1" w:themeFillShade="A6"/>
            <w:vAlign w:val="center"/>
          </w:tcPr>
          <w:p w:rsidR="00750789" w:rsidRDefault="00750789" w:rsidP="00D056B0">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750789" w:rsidRPr="00CB5781" w:rsidRDefault="00750789" w:rsidP="00D056B0">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highlight w:val="white"/>
              </w:rPr>
              <w:t>取消成功</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bl>
    <w:p w:rsidR="00750789" w:rsidRPr="00750789" w:rsidRDefault="00750789" w:rsidP="00750789"/>
    <w:p w:rsidR="002E3850" w:rsidRDefault="00473BAA" w:rsidP="008041C3">
      <w:pPr>
        <w:pStyle w:val="4"/>
      </w:pPr>
      <w:r>
        <w:rPr>
          <w:rFonts w:hint="eastAsia"/>
        </w:rPr>
        <w:lastRenderedPageBreak/>
        <w:t>1.1.4</w:t>
      </w:r>
      <w:r w:rsidR="008041C3">
        <w:rPr>
          <w:rFonts w:hint="eastAsia"/>
        </w:rPr>
        <w:t>个人信息</w:t>
      </w:r>
    </w:p>
    <w:p w:rsidR="00FB5720" w:rsidRDefault="00473BAA" w:rsidP="00FB5720">
      <w:pPr>
        <w:pStyle w:val="5"/>
      </w:pPr>
      <w:r>
        <w:rPr>
          <w:rFonts w:hint="eastAsia"/>
        </w:rPr>
        <w:t>1.1.4.1</w:t>
      </w:r>
      <w:r w:rsidR="00151997">
        <w:rPr>
          <w:rFonts w:hint="eastAsia"/>
        </w:rPr>
        <w:t>获取个人信息</w:t>
      </w:r>
    </w:p>
    <w:p w:rsidR="00C80FBA" w:rsidRPr="00C2192C" w:rsidRDefault="00C80FBA" w:rsidP="00C80FBA"/>
    <w:tbl>
      <w:tblPr>
        <w:tblStyle w:val="a7"/>
        <w:tblW w:w="9067" w:type="dxa"/>
        <w:tblLayout w:type="fixed"/>
        <w:tblLook w:val="04A0" w:firstRow="1" w:lastRow="0" w:firstColumn="1" w:lastColumn="0" w:noHBand="0" w:noVBand="1"/>
      </w:tblPr>
      <w:tblGrid>
        <w:gridCol w:w="1838"/>
        <w:gridCol w:w="2620"/>
        <w:gridCol w:w="35"/>
        <w:gridCol w:w="2727"/>
        <w:gridCol w:w="1847"/>
      </w:tblGrid>
      <w:tr w:rsidR="00C80FBA" w:rsidTr="00241EAD">
        <w:tc>
          <w:tcPr>
            <w:tcW w:w="1838" w:type="dxa"/>
            <w:vAlign w:val="center"/>
          </w:tcPr>
          <w:p w:rsidR="00C80FBA" w:rsidRDefault="00C80FBA" w:rsidP="00241EAD">
            <w:pPr>
              <w:jc w:val="center"/>
              <w:rPr>
                <w:bCs/>
                <w:szCs w:val="21"/>
              </w:rPr>
            </w:pPr>
            <w:r>
              <w:rPr>
                <w:bCs/>
                <w:szCs w:val="21"/>
              </w:rPr>
              <w:t>接口标识：</w:t>
            </w:r>
          </w:p>
        </w:tc>
        <w:tc>
          <w:tcPr>
            <w:tcW w:w="2655" w:type="dxa"/>
            <w:gridSpan w:val="2"/>
            <w:vAlign w:val="center"/>
          </w:tcPr>
          <w:p w:rsidR="00C80FBA" w:rsidRDefault="00C80FBA" w:rsidP="00241EAD">
            <w:pPr>
              <w:jc w:val="center"/>
              <w:rPr>
                <w:bCs/>
                <w:szCs w:val="21"/>
              </w:rPr>
            </w:pPr>
            <w:r>
              <w:rPr>
                <w:bCs/>
                <w:szCs w:val="21"/>
              </w:rPr>
              <w:t>get</w:t>
            </w:r>
            <w:r>
              <w:rPr>
                <w:rFonts w:hint="eastAsia"/>
                <w:bCs/>
                <w:szCs w:val="21"/>
              </w:rPr>
              <w:t>AppUsers</w:t>
            </w:r>
            <w:r>
              <w:rPr>
                <w:bCs/>
                <w:szCs w:val="21"/>
              </w:rPr>
              <w:t>Info</w:t>
            </w:r>
          </w:p>
        </w:tc>
        <w:tc>
          <w:tcPr>
            <w:tcW w:w="2727" w:type="dxa"/>
          </w:tcPr>
          <w:p w:rsidR="00C80FBA" w:rsidRDefault="00C80FBA" w:rsidP="00241EAD">
            <w:pPr>
              <w:jc w:val="left"/>
            </w:pPr>
          </w:p>
        </w:tc>
        <w:tc>
          <w:tcPr>
            <w:tcW w:w="1847" w:type="dxa"/>
          </w:tcPr>
          <w:p w:rsidR="00C80FBA" w:rsidRDefault="00C80FBA" w:rsidP="00241EAD">
            <w:pPr>
              <w:jc w:val="left"/>
            </w:pPr>
          </w:p>
        </w:tc>
      </w:tr>
      <w:tr w:rsidR="00C80FBA" w:rsidTr="00241EAD">
        <w:tc>
          <w:tcPr>
            <w:tcW w:w="1838" w:type="dxa"/>
            <w:shd w:val="clear" w:color="auto" w:fill="A6A6A6" w:themeFill="background1" w:themeFillShade="A6"/>
            <w:vAlign w:val="center"/>
          </w:tcPr>
          <w:p w:rsidR="00C80FBA" w:rsidRDefault="00C80FBA" w:rsidP="00241E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C80FBA" w:rsidRDefault="00C80FBA" w:rsidP="00241EAD">
            <w:pPr>
              <w:jc w:val="center"/>
              <w:rPr>
                <w:bCs/>
                <w:szCs w:val="21"/>
              </w:rPr>
            </w:pPr>
            <w:r>
              <w:rPr>
                <w:bCs/>
                <w:szCs w:val="21"/>
              </w:rPr>
              <w:t>get</w:t>
            </w:r>
            <w:r>
              <w:rPr>
                <w:rFonts w:hint="eastAsia"/>
                <w:bCs/>
                <w:szCs w:val="21"/>
              </w:rPr>
              <w:t>AppUsers</w:t>
            </w:r>
            <w:r>
              <w:rPr>
                <w:bCs/>
                <w:szCs w:val="21"/>
              </w:rPr>
              <w:t>Info</w:t>
            </w:r>
          </w:p>
        </w:tc>
        <w:tc>
          <w:tcPr>
            <w:tcW w:w="2727" w:type="dxa"/>
          </w:tcPr>
          <w:p w:rsidR="00C80FBA" w:rsidRDefault="00C80FBA" w:rsidP="00241EAD">
            <w:pPr>
              <w:jc w:val="center"/>
              <w:rPr>
                <w:bCs/>
                <w:szCs w:val="21"/>
              </w:rPr>
            </w:pPr>
          </w:p>
        </w:tc>
        <w:tc>
          <w:tcPr>
            <w:tcW w:w="1847" w:type="dxa"/>
          </w:tcPr>
          <w:p w:rsidR="00C80FBA" w:rsidRDefault="00C80FBA" w:rsidP="00241EAD">
            <w:pPr>
              <w:jc w:val="center"/>
              <w:rPr>
                <w:bCs/>
                <w:szCs w:val="21"/>
              </w:rPr>
            </w:pPr>
          </w:p>
        </w:tc>
      </w:tr>
      <w:tr w:rsidR="00C80FBA" w:rsidTr="00241EAD">
        <w:tc>
          <w:tcPr>
            <w:tcW w:w="1838" w:type="dxa"/>
            <w:shd w:val="clear" w:color="auto" w:fill="A6A6A6" w:themeFill="background1" w:themeFillShade="A6"/>
            <w:vAlign w:val="center"/>
          </w:tcPr>
          <w:p w:rsidR="00C80FBA" w:rsidRDefault="00C80FBA"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C80FBA" w:rsidRDefault="00C80FBA" w:rsidP="00241EAD">
            <w:pPr>
              <w:jc w:val="center"/>
              <w:rPr>
                <w:bCs/>
                <w:szCs w:val="21"/>
              </w:rPr>
            </w:pPr>
            <w:r>
              <w:rPr>
                <w:bCs/>
                <w:szCs w:val="21"/>
              </w:rPr>
              <w:t>说明</w:t>
            </w:r>
          </w:p>
        </w:tc>
        <w:tc>
          <w:tcPr>
            <w:tcW w:w="2727" w:type="dxa"/>
            <w:shd w:val="clear" w:color="auto" w:fill="A6A6A6" w:themeFill="background1" w:themeFillShade="A6"/>
          </w:tcPr>
          <w:p w:rsidR="00C80FBA" w:rsidRDefault="00C80FBA" w:rsidP="00241EAD">
            <w:pPr>
              <w:jc w:val="center"/>
              <w:rPr>
                <w:bCs/>
                <w:szCs w:val="21"/>
              </w:rPr>
            </w:pPr>
            <w:r>
              <w:rPr>
                <w:bCs/>
                <w:szCs w:val="21"/>
              </w:rPr>
              <w:t>备注</w:t>
            </w:r>
          </w:p>
        </w:tc>
        <w:tc>
          <w:tcPr>
            <w:tcW w:w="1847" w:type="dxa"/>
            <w:shd w:val="clear" w:color="auto" w:fill="A6A6A6" w:themeFill="background1" w:themeFillShade="A6"/>
          </w:tcPr>
          <w:p w:rsidR="00C80FBA" w:rsidRDefault="00C80FBA" w:rsidP="00241EAD">
            <w:pPr>
              <w:jc w:val="center"/>
              <w:rPr>
                <w:bCs/>
                <w:szCs w:val="21"/>
              </w:rPr>
            </w:pPr>
            <w:r>
              <w:rPr>
                <w:rFonts w:hint="eastAsia"/>
                <w:bCs/>
                <w:szCs w:val="21"/>
              </w:rPr>
              <w:t>是否必填项</w:t>
            </w:r>
          </w:p>
        </w:tc>
      </w:tr>
      <w:tr w:rsidR="00C80FBA" w:rsidTr="00241EAD">
        <w:trPr>
          <w:trHeight w:val="405"/>
        </w:trPr>
        <w:tc>
          <w:tcPr>
            <w:tcW w:w="1838" w:type="dxa"/>
            <w:vAlign w:val="center"/>
          </w:tcPr>
          <w:p w:rsidR="00C80FBA" w:rsidRPr="001112AF" w:rsidRDefault="00C80FBA" w:rsidP="00241EAD">
            <w:pPr>
              <w:jc w:val="center"/>
            </w:pPr>
            <w:r>
              <w:rPr>
                <w:rFonts w:hint="eastAsia"/>
              </w:rPr>
              <w:t>userI</w:t>
            </w:r>
            <w:r>
              <w:t>d</w:t>
            </w:r>
          </w:p>
        </w:tc>
        <w:tc>
          <w:tcPr>
            <w:tcW w:w="2655" w:type="dxa"/>
            <w:gridSpan w:val="2"/>
            <w:vAlign w:val="center"/>
          </w:tcPr>
          <w:p w:rsidR="00C80FBA" w:rsidRPr="001112AF" w:rsidRDefault="00C80FBA" w:rsidP="00241EAD">
            <w:pPr>
              <w:jc w:val="center"/>
              <w:rPr>
                <w:bCs/>
                <w:szCs w:val="21"/>
              </w:rPr>
            </w:pPr>
            <w:r>
              <w:rPr>
                <w:rFonts w:ascii="宋体" w:hAnsi="宋体" w:hint="eastAsia"/>
                <w:bCs/>
                <w:szCs w:val="21"/>
              </w:rPr>
              <w:t>用户Id</w:t>
            </w:r>
          </w:p>
        </w:tc>
        <w:tc>
          <w:tcPr>
            <w:tcW w:w="2727" w:type="dxa"/>
            <w:vAlign w:val="center"/>
          </w:tcPr>
          <w:p w:rsidR="00C80FBA" w:rsidRPr="00FE77C3" w:rsidRDefault="00C80FBA" w:rsidP="00241EAD">
            <w:pPr>
              <w:jc w:val="left"/>
              <w:rPr>
                <w:rFonts w:ascii="微软雅黑" w:eastAsia="微软雅黑" w:hAnsi="微软雅黑"/>
                <w:color w:val="333333"/>
              </w:rPr>
            </w:pPr>
          </w:p>
        </w:tc>
        <w:tc>
          <w:tcPr>
            <w:tcW w:w="1847" w:type="dxa"/>
            <w:vAlign w:val="center"/>
          </w:tcPr>
          <w:p w:rsidR="00C80FBA" w:rsidRDefault="00C80FBA" w:rsidP="00241EAD">
            <w:pPr>
              <w:jc w:val="center"/>
              <w:rPr>
                <w:bCs/>
                <w:szCs w:val="21"/>
              </w:rPr>
            </w:pPr>
            <w:r>
              <w:rPr>
                <w:rFonts w:hint="eastAsia"/>
                <w:bCs/>
                <w:szCs w:val="21"/>
              </w:rPr>
              <w:t>是</w:t>
            </w:r>
          </w:p>
        </w:tc>
      </w:tr>
      <w:tr w:rsidR="00C80FBA" w:rsidTr="00241EAD">
        <w:tc>
          <w:tcPr>
            <w:tcW w:w="1838" w:type="dxa"/>
            <w:shd w:val="clear" w:color="auto" w:fill="A6A6A6" w:themeFill="background1" w:themeFillShade="A6"/>
            <w:vAlign w:val="center"/>
          </w:tcPr>
          <w:p w:rsidR="00C80FBA" w:rsidRDefault="00C80FBA" w:rsidP="00241EAD">
            <w:pPr>
              <w:jc w:val="center"/>
              <w:rPr>
                <w:bCs/>
                <w:szCs w:val="21"/>
              </w:rPr>
            </w:pPr>
            <w:r>
              <w:rPr>
                <w:rFonts w:hint="eastAsia"/>
              </w:rPr>
              <w:t>参数</w:t>
            </w:r>
            <w:r>
              <w:t>jsonStr</w:t>
            </w:r>
            <w:r>
              <w:rPr>
                <w:rFonts w:hint="eastAsia"/>
              </w:rPr>
              <w:t>：</w:t>
            </w:r>
          </w:p>
        </w:tc>
        <w:tc>
          <w:tcPr>
            <w:tcW w:w="7229" w:type="dxa"/>
            <w:gridSpan w:val="4"/>
            <w:vAlign w:val="center"/>
          </w:tcPr>
          <w:p w:rsidR="00C80FBA" w:rsidRPr="007856FB" w:rsidRDefault="00C80FBA" w:rsidP="00241EA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rPr>
                <w:rFonts w:ascii="Courier New" w:hAnsi="Courier New" w:cs="Courier New"/>
              </w:rPr>
              <w:t>userType</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hint="eastAsia"/>
                <w:b/>
                <w:bCs/>
                <w:color w:val="0070C0"/>
                <w:szCs w:val="21"/>
              </w:rPr>
              <w:t>1</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highlight w:val="white"/>
              </w:rPr>
              <w:t>,</w:t>
            </w:r>
            <w:r w:rsidRPr="007856FB">
              <w:rPr>
                <w:rFonts w:ascii="Consolas" w:eastAsia="Consolas" w:hAnsi="Consolas" w:hint="eastAsia"/>
                <w:b/>
                <w:color w:val="0070C0"/>
                <w:sz w:val="24"/>
                <w:highlight w:val="white"/>
              </w:rPr>
              <w:t>"</w:t>
            </w:r>
            <w:r>
              <w:rPr>
                <w:rFonts w:hint="eastAsia"/>
              </w:rPr>
              <w:t xml:space="preserve"> userI</w:t>
            </w:r>
            <w:r>
              <w:t>d</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记用户Id</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rPr>
              <w:t>}</w:t>
            </w:r>
          </w:p>
        </w:tc>
      </w:tr>
      <w:tr w:rsidR="00C80FBA" w:rsidTr="00241EAD">
        <w:tc>
          <w:tcPr>
            <w:tcW w:w="1838" w:type="dxa"/>
            <w:shd w:val="clear" w:color="auto" w:fill="A6A6A6" w:themeFill="background1" w:themeFillShade="A6"/>
            <w:vAlign w:val="center"/>
          </w:tcPr>
          <w:p w:rsidR="00C80FBA" w:rsidRDefault="00C80FBA"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C80FBA" w:rsidRDefault="00C80FBA" w:rsidP="00241EAD">
            <w:pPr>
              <w:ind w:firstLine="210"/>
              <w:jc w:val="center"/>
              <w:rPr>
                <w:rFonts w:ascii="宋体" w:hAnsi="宋体"/>
                <w:bCs/>
                <w:szCs w:val="21"/>
              </w:rPr>
            </w:pPr>
          </w:p>
        </w:tc>
        <w:tc>
          <w:tcPr>
            <w:tcW w:w="2762" w:type="dxa"/>
            <w:gridSpan w:val="2"/>
            <w:shd w:val="clear" w:color="auto" w:fill="A6A6A6" w:themeFill="background1" w:themeFillShade="A6"/>
          </w:tcPr>
          <w:p w:rsidR="00C80FBA" w:rsidRDefault="00C80FBA" w:rsidP="00241EAD">
            <w:pPr>
              <w:ind w:firstLine="210"/>
              <w:jc w:val="center"/>
              <w:rPr>
                <w:rFonts w:ascii="宋体" w:hAnsi="宋体"/>
                <w:bCs/>
                <w:szCs w:val="21"/>
              </w:rPr>
            </w:pPr>
          </w:p>
        </w:tc>
        <w:tc>
          <w:tcPr>
            <w:tcW w:w="1847" w:type="dxa"/>
            <w:shd w:val="clear" w:color="auto" w:fill="A6A6A6" w:themeFill="background1" w:themeFillShade="A6"/>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Default="00C80FBA" w:rsidP="00241EAD">
            <w:pPr>
              <w:jc w:val="center"/>
              <w:rPr>
                <w:bCs/>
                <w:szCs w:val="21"/>
              </w:rPr>
            </w:pPr>
            <w:r>
              <w:rPr>
                <w:rFonts w:ascii="Courier New" w:hAnsi="Courier New" w:cs="Courier New"/>
              </w:rPr>
              <w:t>userType</w:t>
            </w:r>
          </w:p>
        </w:tc>
        <w:tc>
          <w:tcPr>
            <w:tcW w:w="2620" w:type="dxa"/>
            <w:shd w:val="clear" w:color="auto" w:fill="auto"/>
          </w:tcPr>
          <w:p w:rsidR="00C80FBA" w:rsidRDefault="00C80FBA" w:rsidP="00241EAD">
            <w:pPr>
              <w:ind w:firstLine="210"/>
              <w:jc w:val="center"/>
              <w:rPr>
                <w:rFonts w:ascii="宋体" w:hAnsi="宋体"/>
                <w:bCs/>
                <w:szCs w:val="21"/>
              </w:rPr>
            </w:pPr>
            <w:r>
              <w:rPr>
                <w:rFonts w:hint="eastAsia"/>
                <w:bCs/>
                <w:szCs w:val="21"/>
              </w:rPr>
              <w:t>用户类型</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Default="00C80FBA" w:rsidP="00241EAD">
            <w:pPr>
              <w:jc w:val="center"/>
              <w:rPr>
                <w:bCs/>
                <w:szCs w:val="21"/>
              </w:rPr>
            </w:pPr>
            <w:r>
              <w:rPr>
                <w:rFonts w:hint="eastAsia"/>
              </w:rPr>
              <w:t>userI</w:t>
            </w:r>
            <w:r>
              <w:t>d</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用户Id</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Default="00C80FBA" w:rsidP="00241EAD">
            <w:pPr>
              <w:jc w:val="center"/>
              <w:rPr>
                <w:bCs/>
                <w:szCs w:val="21"/>
              </w:rPr>
            </w:pPr>
            <w:r w:rsidRPr="00B52169">
              <w:rPr>
                <w:bCs/>
                <w:szCs w:val="21"/>
              </w:rPr>
              <w:t>nickName</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昵称</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Pr="00CF52EF" w:rsidRDefault="00C80FBA" w:rsidP="00241EAD">
            <w:pPr>
              <w:jc w:val="center"/>
              <w:rPr>
                <w:bCs/>
                <w:szCs w:val="21"/>
              </w:rPr>
            </w:pPr>
            <w:r w:rsidRPr="00B52169">
              <w:rPr>
                <w:bCs/>
                <w:szCs w:val="21"/>
              </w:rPr>
              <w:t>headPath</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头像</w:t>
            </w:r>
            <w:r w:rsidRPr="00900096">
              <w:rPr>
                <w:rFonts w:ascii="宋体" w:hAnsi="宋体" w:hint="eastAsia"/>
                <w:bCs/>
                <w:szCs w:val="21"/>
              </w:rPr>
              <w:t>路径</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Pr="004A78BE" w:rsidRDefault="00C80FBA" w:rsidP="00241EAD">
            <w:pPr>
              <w:jc w:val="center"/>
              <w:rPr>
                <w:bCs/>
                <w:szCs w:val="21"/>
              </w:rPr>
            </w:pPr>
            <w:r w:rsidRPr="00B52169">
              <w:rPr>
                <w:bCs/>
                <w:szCs w:val="21"/>
              </w:rPr>
              <w:t>realName</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真实姓名</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Default="00C80FBA" w:rsidP="00241EAD">
            <w:pPr>
              <w:jc w:val="center"/>
              <w:rPr>
                <w:bCs/>
                <w:szCs w:val="21"/>
              </w:rPr>
            </w:pPr>
            <w:r>
              <w:rPr>
                <w:bCs/>
                <w:szCs w:val="21"/>
              </w:rPr>
              <w:t>age</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年龄</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Default="00C80FBA" w:rsidP="00241EAD">
            <w:pPr>
              <w:jc w:val="center"/>
              <w:rPr>
                <w:bCs/>
                <w:szCs w:val="21"/>
              </w:rPr>
            </w:pPr>
            <w:r w:rsidRPr="008C5A5B">
              <w:rPr>
                <w:bCs/>
                <w:szCs w:val="21"/>
              </w:rPr>
              <w:t>bstGender</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性别</w:t>
            </w:r>
          </w:p>
        </w:tc>
        <w:tc>
          <w:tcPr>
            <w:tcW w:w="2762" w:type="dxa"/>
            <w:gridSpan w:val="2"/>
            <w:shd w:val="clear" w:color="auto" w:fill="auto"/>
          </w:tcPr>
          <w:p w:rsidR="00C80FBA" w:rsidRDefault="00C80FBA" w:rsidP="00241EAD">
            <w:pPr>
              <w:ind w:firstLine="210"/>
              <w:jc w:val="center"/>
              <w:rPr>
                <w:rFonts w:ascii="宋体" w:hAnsi="宋体"/>
                <w:bCs/>
                <w:szCs w:val="21"/>
              </w:rPr>
            </w:pPr>
            <w:r w:rsidRPr="008C5A5B">
              <w:rPr>
                <w:rFonts w:ascii="宋体" w:hAnsi="宋体" w:hint="eastAsia"/>
                <w:bCs/>
                <w:szCs w:val="21"/>
              </w:rPr>
              <w:t>0:女士，1：男士</w:t>
            </w: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Pr="00CF52EF" w:rsidRDefault="00C80FBA" w:rsidP="00241EAD">
            <w:pPr>
              <w:jc w:val="center"/>
              <w:rPr>
                <w:bCs/>
                <w:szCs w:val="21"/>
              </w:rPr>
            </w:pPr>
            <w:r>
              <w:rPr>
                <w:bCs/>
                <w:szCs w:val="21"/>
              </w:rPr>
              <w:t>phone</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手机号</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Default="00C80FBA" w:rsidP="00241EAD">
            <w:pPr>
              <w:jc w:val="center"/>
              <w:rPr>
                <w:bCs/>
                <w:szCs w:val="21"/>
              </w:rPr>
            </w:pPr>
            <w:r w:rsidRPr="00B52169">
              <w:rPr>
                <w:bCs/>
                <w:szCs w:val="21"/>
              </w:rPr>
              <w:t>cardNo</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身份证</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Pr="00B52169" w:rsidRDefault="00C80FBA" w:rsidP="00241EAD">
            <w:pPr>
              <w:jc w:val="center"/>
              <w:rPr>
                <w:bCs/>
                <w:szCs w:val="21"/>
              </w:rPr>
            </w:pPr>
            <w:r w:rsidRPr="009D3783">
              <w:rPr>
                <w:bCs/>
                <w:szCs w:val="21"/>
              </w:rPr>
              <w:t>regionid</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户籍地址编码</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RPr="00F64465" w:rsidTr="00241EAD">
        <w:tc>
          <w:tcPr>
            <w:tcW w:w="1838" w:type="dxa"/>
            <w:shd w:val="clear" w:color="auto" w:fill="FFFFFF" w:themeFill="background1"/>
            <w:vAlign w:val="center"/>
          </w:tcPr>
          <w:p w:rsidR="00C80FBA" w:rsidRPr="00F64465" w:rsidRDefault="00C80FBA" w:rsidP="00241EA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C80FBA" w:rsidRPr="00F64465" w:rsidRDefault="00C80FBA" w:rsidP="00241E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C80FBA" w:rsidRPr="00F64465" w:rsidRDefault="00C80FBA" w:rsidP="00241E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C80FBA" w:rsidRPr="00F64465" w:rsidRDefault="00C80FBA" w:rsidP="00241EAD">
            <w:pPr>
              <w:widowControl/>
              <w:jc w:val="center"/>
              <w:rPr>
                <w:rFonts w:ascii="Consolas" w:hAnsi="Consolas" w:cs="Consolas"/>
                <w:szCs w:val="21"/>
              </w:rPr>
            </w:pPr>
          </w:p>
        </w:tc>
      </w:tr>
      <w:tr w:rsidR="00C80FBA" w:rsidRPr="00F64465" w:rsidTr="00241EAD">
        <w:tc>
          <w:tcPr>
            <w:tcW w:w="1838" w:type="dxa"/>
            <w:shd w:val="clear" w:color="auto" w:fill="FFFFFF" w:themeFill="background1"/>
            <w:vAlign w:val="center"/>
          </w:tcPr>
          <w:p w:rsidR="00C80FBA" w:rsidRPr="00F64465" w:rsidRDefault="00C80FBA" w:rsidP="00241EA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C80FBA" w:rsidRPr="00F64465" w:rsidRDefault="00C80FBA" w:rsidP="00241E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C80FBA" w:rsidRPr="00F64465" w:rsidRDefault="00C80FBA" w:rsidP="00241E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C80FBA" w:rsidRPr="00F64465" w:rsidRDefault="00C80FBA" w:rsidP="00241EAD">
            <w:pPr>
              <w:widowControl/>
              <w:jc w:val="center"/>
              <w:rPr>
                <w:rFonts w:ascii="Consolas" w:hAnsi="Consolas" w:cs="Consolas"/>
                <w:szCs w:val="21"/>
              </w:rPr>
            </w:pPr>
          </w:p>
        </w:tc>
      </w:tr>
      <w:tr w:rsidR="00C80FBA" w:rsidTr="00241EAD">
        <w:tc>
          <w:tcPr>
            <w:tcW w:w="1838" w:type="dxa"/>
            <w:shd w:val="clear" w:color="auto" w:fill="A6A6A6" w:themeFill="background1" w:themeFillShade="A6"/>
            <w:vAlign w:val="center"/>
          </w:tcPr>
          <w:p w:rsidR="00C80FBA" w:rsidRDefault="00C80FBA"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C80FBA" w:rsidRDefault="00C80FBA" w:rsidP="00241EAD">
            <w:pPr>
              <w:jc w:val="left"/>
              <w:rPr>
                <w:rFonts w:ascii="Consolas" w:eastAsiaTheme="minorEastAsia" w:hAnsi="Consolas"/>
                <w:color w:val="5B9BD5" w:themeColor="accent1"/>
                <w:sz w:val="24"/>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D21C40">
              <w:rPr>
                <w:rFonts w:hint="eastAsia"/>
                <w:bCs/>
                <w:color w:val="5B9BD5" w:themeColor="accent1"/>
                <w:szCs w:val="21"/>
              </w:rPr>
              <w:t>查询成功</w:t>
            </w:r>
            <w:r w:rsidRPr="00CB5781">
              <w:rPr>
                <w:rFonts w:ascii="Consolas" w:eastAsia="Consolas" w:hAnsi="Consolas" w:hint="eastAsia"/>
                <w:color w:val="5B9BD5" w:themeColor="accent1"/>
                <w:sz w:val="24"/>
                <w:highlight w:val="white"/>
              </w:rPr>
              <w:t>"</w:t>
            </w:r>
            <w:r w:rsidRPr="00CB5781">
              <w:rPr>
                <w:rFonts w:ascii="宋体" w:hAnsi="宋体" w:cs="宋体" w:hint="eastAsia"/>
                <w:color w:val="5B9BD5" w:themeColor="accent1"/>
                <w:sz w:val="24"/>
                <w:highlight w:val="white"/>
              </w:rPr>
              <w:t>，</w:t>
            </w:r>
            <w:r w:rsidRPr="00CB5781">
              <w:rPr>
                <w:rFonts w:ascii="Consolas" w:hAnsi="Consolas" w:cs="Consolas" w:hint="eastAsia"/>
                <w:bCs/>
                <w:color w:val="5B9BD5" w:themeColor="accent1"/>
                <w:sz w:val="21"/>
                <w:szCs w:val="21"/>
              </w:rPr>
              <w:t>"</w:t>
            </w:r>
            <w:r>
              <w:rPr>
                <w:rFonts w:ascii="Courier New" w:hAnsi="Courier New" w:cs="Courier New"/>
              </w:rPr>
              <w:t xml:space="preserve"> userType</w:t>
            </w:r>
            <w:r w:rsidRPr="00CB5781">
              <w:rPr>
                <w:rFonts w:ascii="Consolas" w:hAnsi="Consolas" w:cs="Consolas" w:hint="eastAsia"/>
                <w:bCs/>
                <w:color w:val="5B9BD5" w:themeColor="accent1"/>
                <w:sz w:val="21"/>
                <w:szCs w:val="21"/>
              </w:rPr>
              <w:t>":"</w:t>
            </w:r>
            <w:r>
              <w:rPr>
                <w:rFonts w:ascii="Courier New" w:hAnsi="Courier New" w:cs="Courier New" w:hint="eastAsia"/>
              </w:rPr>
              <w:t>1</w:t>
            </w:r>
            <w:r w:rsidRPr="00CB5781">
              <w:rPr>
                <w:rFonts w:ascii="Consolas" w:hAnsi="Consolas" w:cs="Consolas" w:hint="eastAsia"/>
                <w:bCs/>
                <w:color w:val="5B9BD5" w:themeColor="accent1"/>
                <w:sz w:val="21"/>
                <w:szCs w:val="21"/>
              </w:rPr>
              <w:t>",</w:t>
            </w:r>
            <w:r>
              <w:rPr>
                <w:rFonts w:ascii="Consolas" w:hAnsi="Consolas" w:cs="Consolas" w:hint="eastAsia"/>
                <w:bCs/>
                <w:color w:val="5B9BD5" w:themeColor="accent1"/>
                <w:sz w:val="21"/>
                <w:szCs w:val="21"/>
              </w:rPr>
              <w:t>"</w:t>
            </w:r>
            <w:r>
              <w:rPr>
                <w:rFonts w:hint="eastAsia"/>
              </w:rPr>
              <w:t xml:space="preserve"> userI</w:t>
            </w:r>
            <w:r>
              <w:t>d</w:t>
            </w:r>
            <w:r>
              <w:rPr>
                <w:rFonts w:ascii="Consolas" w:hAnsi="Consolas" w:cs="Consolas" w:hint="eastAsia"/>
                <w:bCs/>
                <w:color w:val="5B9BD5" w:themeColor="accent1"/>
                <w:sz w:val="21"/>
                <w:szCs w:val="21"/>
              </w:rPr>
              <w:t>":"1",</w:t>
            </w:r>
            <w:r w:rsidRPr="00CB5781">
              <w:rPr>
                <w:rFonts w:ascii="Consolas" w:eastAsia="Consolas" w:hAnsi="Consolas" w:hint="eastAsia"/>
                <w:color w:val="5B9BD5" w:themeColor="accent1"/>
                <w:sz w:val="24"/>
                <w:highlight w:val="white"/>
              </w:rPr>
              <w:t>"</w:t>
            </w:r>
            <w:r w:rsidRPr="00B52169">
              <w:rPr>
                <w:bCs/>
                <w:szCs w:val="21"/>
              </w:rPr>
              <w:t>nickName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Pr>
                <w:rFonts w:ascii="宋体" w:hAnsi="宋体" w:hint="eastAsia"/>
                <w:bCs/>
                <w:szCs w:val="21"/>
              </w:rPr>
              <w:t>昵称</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B52169">
              <w:rPr>
                <w:bCs/>
                <w:szCs w:val="21"/>
              </w:rPr>
              <w:t>headPath</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Pr>
                <w:rFonts w:ascii="宋体" w:hAnsi="宋体" w:hint="eastAsia"/>
                <w:bCs/>
                <w:szCs w:val="21"/>
              </w:rPr>
              <w:t>头像路径</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B52169">
              <w:rPr>
                <w:bCs/>
                <w:szCs w:val="21"/>
              </w:rPr>
              <w:t>realName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Pr>
                <w:rFonts w:ascii="宋体" w:hAnsi="宋体" w:hint="eastAsia"/>
                <w:bCs/>
                <w:szCs w:val="21"/>
              </w:rPr>
              <w:t>真实姓名</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bCs/>
                <w:color w:val="5B9BD5" w:themeColor="accent1"/>
                <w:szCs w:val="21"/>
              </w:rPr>
              <w:t xml:space="preserve"> age</w:t>
            </w:r>
            <w:r w:rsidRPr="00CB5781">
              <w:rPr>
                <w:rFonts w:ascii="Consolas" w:hAnsi="Consolas" w:hint="eastAsia"/>
                <w:color w:val="5B9BD5" w:themeColor="accent1"/>
                <w:sz w:val="24"/>
              </w:rPr>
              <w:t xml:space="preserve"> ":"</w:t>
            </w:r>
            <w:r w:rsidRPr="00CB5781">
              <w:rPr>
                <w:rFonts w:ascii="Consolas" w:hAnsi="Consolas" w:hint="eastAsia"/>
                <w:color w:val="5B9BD5" w:themeColor="accent1"/>
                <w:sz w:val="24"/>
              </w:rPr>
              <w:t>年龄</w:t>
            </w:r>
            <w:r w:rsidRPr="00CB5781">
              <w:rPr>
                <w:rFonts w:ascii="Consolas" w:hAnsi="Consolas" w:hint="eastAsia"/>
                <w:color w:val="5B9BD5" w:themeColor="accent1"/>
                <w:sz w:val="24"/>
              </w:rPr>
              <w:t>","</w:t>
            </w:r>
            <w:r w:rsidRPr="00CB5781">
              <w:rPr>
                <w:bCs/>
                <w:color w:val="5B9BD5" w:themeColor="accent1"/>
                <w:szCs w:val="21"/>
              </w:rPr>
              <w:t xml:space="preserve"> bstGender</w:t>
            </w:r>
            <w:r w:rsidRPr="00CB5781">
              <w:rPr>
                <w:rFonts w:ascii="Consolas" w:hAnsi="Consolas" w:hint="eastAsia"/>
                <w:color w:val="5B9BD5" w:themeColor="accent1"/>
                <w:sz w:val="24"/>
              </w:rPr>
              <w:t>:","</w:t>
            </w:r>
            <w:r w:rsidRPr="00CB5781">
              <w:rPr>
                <w:rFonts w:ascii="Consolas" w:hAnsi="Consolas" w:hint="eastAsia"/>
                <w:color w:val="5B9BD5" w:themeColor="accent1"/>
                <w:sz w:val="24"/>
              </w:rPr>
              <w:t>性别</w:t>
            </w:r>
            <w:r w:rsidRPr="00CB5781">
              <w:rPr>
                <w:rFonts w:ascii="Consolas" w:hAnsi="Consolas" w:hint="eastAsia"/>
                <w:color w:val="5B9BD5" w:themeColor="accent1"/>
                <w:sz w:val="24"/>
              </w:rPr>
              <w:t>","</w:t>
            </w:r>
            <w:r>
              <w:rPr>
                <w:bCs/>
                <w:szCs w:val="21"/>
              </w:rPr>
              <w:t>phone</w:t>
            </w:r>
            <w:r w:rsidRPr="00CB5781">
              <w:rPr>
                <w:rFonts w:ascii="Consolas" w:hAnsi="Consolas" w:hint="eastAsia"/>
                <w:color w:val="5B9BD5" w:themeColor="accent1"/>
                <w:sz w:val="24"/>
              </w:rPr>
              <w:t>":"</w:t>
            </w:r>
            <w:r>
              <w:rPr>
                <w:rFonts w:ascii="Consolas" w:hAnsi="Consolas" w:hint="eastAsia"/>
                <w:color w:val="5B9BD5" w:themeColor="accent1"/>
                <w:sz w:val="24"/>
              </w:rPr>
              <w:t>手机号</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B52169">
              <w:rPr>
                <w:bCs/>
                <w:szCs w:val="21"/>
              </w:rPr>
              <w:t>cardNo</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Pr>
                <w:rFonts w:ascii="宋体" w:hAnsi="宋体" w:hint="eastAsia"/>
                <w:bCs/>
                <w:color w:val="5B9BD5" w:themeColor="accent1"/>
                <w:szCs w:val="21"/>
              </w:rPr>
              <w:t>身份证号</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p w:rsidR="00C80FBA" w:rsidRDefault="00C80FBA" w:rsidP="00241EAD">
            <w:pPr>
              <w:jc w:val="left"/>
              <w:rPr>
                <w:rFonts w:ascii="Consolas" w:eastAsiaTheme="minorEastAsia" w:hAnsi="Consolas"/>
                <w:color w:val="5B9BD5" w:themeColor="accent1"/>
                <w:sz w:val="24"/>
              </w:rPr>
            </w:pPr>
          </w:p>
          <w:p w:rsidR="00C80FBA" w:rsidRDefault="00C80FBA" w:rsidP="00241EAD">
            <w:pPr>
              <w:jc w:val="left"/>
              <w:rPr>
                <w:rFonts w:ascii="Consolas" w:eastAsiaTheme="minorEastAsia" w:hAnsi="Consolas"/>
                <w:color w:val="5B9BD5" w:themeColor="accent1"/>
                <w:sz w:val="24"/>
              </w:rPr>
            </w:pPr>
            <w:r>
              <w:rPr>
                <w:rFonts w:ascii="Consolas" w:eastAsiaTheme="minorEastAsia" w:hAnsi="Consolas" w:hint="eastAsia"/>
                <w:color w:val="5B9BD5" w:themeColor="accent1"/>
                <w:sz w:val="24"/>
              </w:rPr>
              <w:t>如果查询个人信息昵称头像真实姓名身份证号有为空就提示用户进入到修改个人信息页面补全个人信息</w:t>
            </w:r>
          </w:p>
          <w:p w:rsidR="00C80FBA" w:rsidRPr="00EB2038" w:rsidRDefault="00C80FBA" w:rsidP="00241EAD">
            <w:pPr>
              <w:jc w:val="left"/>
              <w:rPr>
                <w:rFonts w:ascii="Consolas" w:eastAsiaTheme="minorEastAsia" w:hAnsi="Consolas" w:cs="Consolas"/>
                <w:bCs/>
                <w:color w:val="5B9BD5" w:themeColor="accent1"/>
                <w:szCs w:val="21"/>
              </w:rPr>
            </w:pPr>
          </w:p>
        </w:tc>
      </w:tr>
    </w:tbl>
    <w:p w:rsidR="00C80FBA" w:rsidRPr="00C80FBA" w:rsidRDefault="00C80FBA" w:rsidP="00C80FBA"/>
    <w:p w:rsidR="00FB5720" w:rsidRDefault="00473BAA" w:rsidP="00FB5720">
      <w:pPr>
        <w:pStyle w:val="5"/>
      </w:pPr>
      <w:r>
        <w:rPr>
          <w:rFonts w:hint="eastAsia"/>
        </w:rPr>
        <w:t>1.1.4.2</w:t>
      </w:r>
      <w:r w:rsidR="00151997">
        <w:rPr>
          <w:rFonts w:hint="eastAsia"/>
        </w:rPr>
        <w:t>修改个人信息</w:t>
      </w:r>
    </w:p>
    <w:p w:rsidR="00C80FBA" w:rsidRPr="00C2192C" w:rsidRDefault="00C80FBA" w:rsidP="00C80FBA"/>
    <w:tbl>
      <w:tblPr>
        <w:tblStyle w:val="a7"/>
        <w:tblW w:w="9067" w:type="dxa"/>
        <w:tblLayout w:type="fixed"/>
        <w:tblLook w:val="04A0" w:firstRow="1" w:lastRow="0" w:firstColumn="1" w:lastColumn="0" w:noHBand="0" w:noVBand="1"/>
      </w:tblPr>
      <w:tblGrid>
        <w:gridCol w:w="1838"/>
        <w:gridCol w:w="2620"/>
        <w:gridCol w:w="35"/>
        <w:gridCol w:w="2727"/>
        <w:gridCol w:w="1847"/>
      </w:tblGrid>
      <w:tr w:rsidR="00C80FBA" w:rsidTr="00241EAD">
        <w:tc>
          <w:tcPr>
            <w:tcW w:w="1838" w:type="dxa"/>
            <w:vAlign w:val="center"/>
          </w:tcPr>
          <w:p w:rsidR="00C80FBA" w:rsidRDefault="00C80FBA" w:rsidP="00241EAD">
            <w:pPr>
              <w:jc w:val="center"/>
              <w:rPr>
                <w:bCs/>
                <w:szCs w:val="21"/>
              </w:rPr>
            </w:pPr>
            <w:r>
              <w:rPr>
                <w:bCs/>
                <w:szCs w:val="21"/>
              </w:rPr>
              <w:t>接口标识：</w:t>
            </w:r>
          </w:p>
        </w:tc>
        <w:tc>
          <w:tcPr>
            <w:tcW w:w="2655" w:type="dxa"/>
            <w:gridSpan w:val="2"/>
            <w:vAlign w:val="center"/>
          </w:tcPr>
          <w:p w:rsidR="00C80FBA" w:rsidRDefault="00C80FBA" w:rsidP="00241EAD">
            <w:pPr>
              <w:jc w:val="center"/>
              <w:rPr>
                <w:bCs/>
                <w:szCs w:val="21"/>
              </w:rPr>
            </w:pPr>
            <w:r>
              <w:rPr>
                <w:rFonts w:hint="eastAsia"/>
                <w:bCs/>
                <w:szCs w:val="21"/>
              </w:rPr>
              <w:t>changeAppUsers</w:t>
            </w:r>
            <w:r>
              <w:rPr>
                <w:bCs/>
                <w:szCs w:val="21"/>
              </w:rPr>
              <w:t>Info</w:t>
            </w:r>
          </w:p>
        </w:tc>
        <w:tc>
          <w:tcPr>
            <w:tcW w:w="2727" w:type="dxa"/>
          </w:tcPr>
          <w:p w:rsidR="00C80FBA" w:rsidRDefault="00C80FBA" w:rsidP="00241EAD">
            <w:pPr>
              <w:jc w:val="left"/>
            </w:pPr>
          </w:p>
        </w:tc>
        <w:tc>
          <w:tcPr>
            <w:tcW w:w="1847" w:type="dxa"/>
          </w:tcPr>
          <w:p w:rsidR="00C80FBA" w:rsidRDefault="00C80FBA" w:rsidP="00241EAD">
            <w:pPr>
              <w:jc w:val="left"/>
            </w:pPr>
          </w:p>
        </w:tc>
      </w:tr>
      <w:tr w:rsidR="00C80FBA" w:rsidTr="00241EAD">
        <w:tc>
          <w:tcPr>
            <w:tcW w:w="1838" w:type="dxa"/>
            <w:shd w:val="clear" w:color="auto" w:fill="A6A6A6" w:themeFill="background1" w:themeFillShade="A6"/>
            <w:vAlign w:val="center"/>
          </w:tcPr>
          <w:p w:rsidR="00C80FBA" w:rsidRDefault="00C80FBA" w:rsidP="00241EAD">
            <w:pPr>
              <w:jc w:val="center"/>
              <w:rPr>
                <w:bCs/>
                <w:szCs w:val="21"/>
              </w:rPr>
            </w:pPr>
            <w:r>
              <w:rPr>
                <w:bCs/>
                <w:szCs w:val="21"/>
              </w:rPr>
              <w:lastRenderedPageBreak/>
              <w:t>参数</w:t>
            </w:r>
            <w:r>
              <w:rPr>
                <w:rFonts w:hint="eastAsia"/>
                <w:bCs/>
                <w:szCs w:val="21"/>
              </w:rPr>
              <w:t>marked</w:t>
            </w:r>
            <w:r>
              <w:rPr>
                <w:rFonts w:hint="eastAsia"/>
                <w:bCs/>
                <w:szCs w:val="21"/>
              </w:rPr>
              <w:t>：</w:t>
            </w:r>
          </w:p>
        </w:tc>
        <w:tc>
          <w:tcPr>
            <w:tcW w:w="2655" w:type="dxa"/>
            <w:gridSpan w:val="2"/>
            <w:vAlign w:val="center"/>
          </w:tcPr>
          <w:p w:rsidR="00C80FBA" w:rsidRDefault="00C80FBA" w:rsidP="00241EAD">
            <w:pPr>
              <w:jc w:val="center"/>
              <w:rPr>
                <w:bCs/>
                <w:szCs w:val="21"/>
              </w:rPr>
            </w:pPr>
            <w:r>
              <w:rPr>
                <w:rFonts w:hint="eastAsia"/>
                <w:bCs/>
                <w:szCs w:val="21"/>
              </w:rPr>
              <w:t>changeAppUsers</w:t>
            </w:r>
            <w:r>
              <w:rPr>
                <w:bCs/>
                <w:szCs w:val="21"/>
              </w:rPr>
              <w:t>Info</w:t>
            </w:r>
          </w:p>
        </w:tc>
        <w:tc>
          <w:tcPr>
            <w:tcW w:w="2727" w:type="dxa"/>
          </w:tcPr>
          <w:p w:rsidR="00C80FBA" w:rsidRDefault="00C80FBA" w:rsidP="00241EAD">
            <w:pPr>
              <w:jc w:val="center"/>
              <w:rPr>
                <w:bCs/>
                <w:szCs w:val="21"/>
              </w:rPr>
            </w:pPr>
          </w:p>
        </w:tc>
        <w:tc>
          <w:tcPr>
            <w:tcW w:w="1847" w:type="dxa"/>
          </w:tcPr>
          <w:p w:rsidR="00C80FBA" w:rsidRDefault="00C80FBA" w:rsidP="00241EAD">
            <w:pPr>
              <w:jc w:val="center"/>
              <w:rPr>
                <w:bCs/>
                <w:szCs w:val="21"/>
              </w:rPr>
            </w:pPr>
          </w:p>
        </w:tc>
      </w:tr>
      <w:tr w:rsidR="00C80FBA" w:rsidTr="00241EAD">
        <w:tc>
          <w:tcPr>
            <w:tcW w:w="1838" w:type="dxa"/>
            <w:shd w:val="clear" w:color="auto" w:fill="A6A6A6" w:themeFill="background1" w:themeFillShade="A6"/>
            <w:vAlign w:val="center"/>
          </w:tcPr>
          <w:p w:rsidR="00C80FBA" w:rsidRDefault="00C80FBA"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C80FBA" w:rsidRDefault="00C80FBA" w:rsidP="00241EAD">
            <w:pPr>
              <w:jc w:val="center"/>
              <w:rPr>
                <w:bCs/>
                <w:szCs w:val="21"/>
              </w:rPr>
            </w:pPr>
            <w:r>
              <w:rPr>
                <w:bCs/>
                <w:szCs w:val="21"/>
              </w:rPr>
              <w:t>说明</w:t>
            </w:r>
          </w:p>
        </w:tc>
        <w:tc>
          <w:tcPr>
            <w:tcW w:w="2727" w:type="dxa"/>
            <w:shd w:val="clear" w:color="auto" w:fill="A6A6A6" w:themeFill="background1" w:themeFillShade="A6"/>
          </w:tcPr>
          <w:p w:rsidR="00C80FBA" w:rsidRDefault="00C80FBA" w:rsidP="00241EAD">
            <w:pPr>
              <w:jc w:val="center"/>
              <w:rPr>
                <w:bCs/>
                <w:szCs w:val="21"/>
              </w:rPr>
            </w:pPr>
            <w:r>
              <w:rPr>
                <w:bCs/>
                <w:szCs w:val="21"/>
              </w:rPr>
              <w:t>备注</w:t>
            </w:r>
          </w:p>
        </w:tc>
        <w:tc>
          <w:tcPr>
            <w:tcW w:w="1847" w:type="dxa"/>
            <w:shd w:val="clear" w:color="auto" w:fill="A6A6A6" w:themeFill="background1" w:themeFillShade="A6"/>
          </w:tcPr>
          <w:p w:rsidR="00C80FBA" w:rsidRDefault="00C80FBA" w:rsidP="00241EAD">
            <w:pPr>
              <w:jc w:val="center"/>
              <w:rPr>
                <w:bCs/>
                <w:szCs w:val="21"/>
              </w:rPr>
            </w:pPr>
            <w:r>
              <w:rPr>
                <w:rFonts w:hint="eastAsia"/>
                <w:bCs/>
                <w:szCs w:val="21"/>
              </w:rPr>
              <w:t>是否必填项</w:t>
            </w:r>
          </w:p>
        </w:tc>
      </w:tr>
      <w:tr w:rsidR="00C80FBA" w:rsidTr="00241EAD">
        <w:trPr>
          <w:trHeight w:val="413"/>
        </w:trPr>
        <w:tc>
          <w:tcPr>
            <w:tcW w:w="1838" w:type="dxa"/>
            <w:shd w:val="clear" w:color="auto" w:fill="auto"/>
            <w:vAlign w:val="center"/>
          </w:tcPr>
          <w:p w:rsidR="00C80FBA" w:rsidRPr="004A7464" w:rsidRDefault="00C80FBA" w:rsidP="00241EAD">
            <w:pPr>
              <w:jc w:val="center"/>
              <w:rPr>
                <w:rFonts w:ascii="Courier New" w:hAnsi="Courier New" w:cs="Courier New"/>
              </w:rPr>
            </w:pPr>
            <w:r>
              <w:rPr>
                <w:rFonts w:ascii="Courier New" w:hAnsi="Courier New" w:cs="Courier New"/>
              </w:rPr>
              <w:t>userType</w:t>
            </w:r>
          </w:p>
        </w:tc>
        <w:tc>
          <w:tcPr>
            <w:tcW w:w="2655" w:type="dxa"/>
            <w:gridSpan w:val="2"/>
            <w:shd w:val="clear" w:color="auto" w:fill="auto"/>
            <w:vAlign w:val="center"/>
          </w:tcPr>
          <w:p w:rsidR="00C80FBA" w:rsidRPr="004A7464" w:rsidRDefault="00C80FBA" w:rsidP="00241EAD">
            <w:pPr>
              <w:jc w:val="center"/>
              <w:rPr>
                <w:bCs/>
                <w:szCs w:val="21"/>
              </w:rPr>
            </w:pPr>
            <w:r>
              <w:rPr>
                <w:rFonts w:hint="eastAsia"/>
                <w:bCs/>
                <w:szCs w:val="21"/>
              </w:rPr>
              <w:t>用户类型</w:t>
            </w:r>
          </w:p>
        </w:tc>
        <w:tc>
          <w:tcPr>
            <w:tcW w:w="2727"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1:捐赠者，2：受捐者</w:t>
            </w:r>
          </w:p>
        </w:tc>
        <w:tc>
          <w:tcPr>
            <w:tcW w:w="1847" w:type="dxa"/>
            <w:shd w:val="clear" w:color="auto" w:fill="auto"/>
          </w:tcPr>
          <w:p w:rsidR="00C80FBA" w:rsidRDefault="00C80FBA" w:rsidP="00241EAD">
            <w:pPr>
              <w:jc w:val="center"/>
              <w:rPr>
                <w:bCs/>
                <w:szCs w:val="21"/>
              </w:rPr>
            </w:pPr>
            <w:r>
              <w:rPr>
                <w:rFonts w:hint="eastAsia"/>
                <w:bCs/>
                <w:szCs w:val="21"/>
              </w:rPr>
              <w:t>是</w:t>
            </w:r>
          </w:p>
        </w:tc>
      </w:tr>
      <w:tr w:rsidR="00C80FBA" w:rsidTr="00241EAD">
        <w:trPr>
          <w:trHeight w:val="405"/>
        </w:trPr>
        <w:tc>
          <w:tcPr>
            <w:tcW w:w="1838" w:type="dxa"/>
            <w:vAlign w:val="center"/>
          </w:tcPr>
          <w:p w:rsidR="00C80FBA" w:rsidRPr="001112AF" w:rsidRDefault="00C80FBA" w:rsidP="00241EAD">
            <w:pPr>
              <w:jc w:val="center"/>
            </w:pPr>
            <w:r w:rsidRPr="00C724BB">
              <w:t>Id</w:t>
            </w:r>
          </w:p>
        </w:tc>
        <w:tc>
          <w:tcPr>
            <w:tcW w:w="2655" w:type="dxa"/>
            <w:gridSpan w:val="2"/>
            <w:vAlign w:val="center"/>
          </w:tcPr>
          <w:p w:rsidR="00C80FBA" w:rsidRPr="001112AF" w:rsidRDefault="00C80FBA" w:rsidP="00241EAD">
            <w:pPr>
              <w:jc w:val="center"/>
              <w:rPr>
                <w:bCs/>
                <w:szCs w:val="21"/>
              </w:rPr>
            </w:pPr>
            <w:r>
              <w:rPr>
                <w:rFonts w:ascii="宋体" w:hAnsi="宋体" w:hint="eastAsia"/>
                <w:bCs/>
                <w:szCs w:val="21"/>
              </w:rPr>
              <w:t>用户Id</w:t>
            </w:r>
          </w:p>
        </w:tc>
        <w:tc>
          <w:tcPr>
            <w:tcW w:w="2727" w:type="dxa"/>
            <w:vAlign w:val="center"/>
          </w:tcPr>
          <w:p w:rsidR="00C80FBA" w:rsidRPr="00FE77C3" w:rsidRDefault="00C80FBA" w:rsidP="00241EAD">
            <w:pPr>
              <w:jc w:val="left"/>
              <w:rPr>
                <w:rFonts w:ascii="微软雅黑" w:eastAsia="微软雅黑" w:hAnsi="微软雅黑"/>
                <w:color w:val="333333"/>
              </w:rPr>
            </w:pPr>
          </w:p>
        </w:tc>
        <w:tc>
          <w:tcPr>
            <w:tcW w:w="1847" w:type="dxa"/>
            <w:vAlign w:val="center"/>
          </w:tcPr>
          <w:p w:rsidR="00C80FBA" w:rsidRDefault="00C80FBA" w:rsidP="00241EAD">
            <w:pPr>
              <w:jc w:val="center"/>
              <w:rPr>
                <w:bCs/>
                <w:szCs w:val="21"/>
              </w:rPr>
            </w:pPr>
            <w:r>
              <w:rPr>
                <w:rFonts w:hint="eastAsia"/>
                <w:bCs/>
                <w:szCs w:val="21"/>
              </w:rPr>
              <w:t>是</w:t>
            </w:r>
          </w:p>
        </w:tc>
      </w:tr>
      <w:tr w:rsidR="00C80FBA" w:rsidTr="00241EAD">
        <w:trPr>
          <w:trHeight w:val="405"/>
        </w:trPr>
        <w:tc>
          <w:tcPr>
            <w:tcW w:w="1838" w:type="dxa"/>
            <w:vAlign w:val="center"/>
          </w:tcPr>
          <w:p w:rsidR="00C80FBA" w:rsidRDefault="00C80FBA" w:rsidP="00241EAD">
            <w:pPr>
              <w:jc w:val="center"/>
              <w:rPr>
                <w:bCs/>
                <w:szCs w:val="21"/>
              </w:rPr>
            </w:pPr>
            <w:r w:rsidRPr="00B52169">
              <w:rPr>
                <w:bCs/>
                <w:szCs w:val="21"/>
              </w:rPr>
              <w:t>nickName</w:t>
            </w:r>
          </w:p>
        </w:tc>
        <w:tc>
          <w:tcPr>
            <w:tcW w:w="2655" w:type="dxa"/>
            <w:gridSpan w:val="2"/>
          </w:tcPr>
          <w:p w:rsidR="00C80FBA" w:rsidRDefault="00C80FBA" w:rsidP="00241EAD">
            <w:pPr>
              <w:ind w:firstLine="210"/>
              <w:jc w:val="center"/>
              <w:rPr>
                <w:rFonts w:ascii="宋体" w:hAnsi="宋体"/>
                <w:bCs/>
                <w:szCs w:val="21"/>
              </w:rPr>
            </w:pPr>
            <w:r>
              <w:rPr>
                <w:rFonts w:ascii="宋体" w:hAnsi="宋体" w:hint="eastAsia"/>
                <w:bCs/>
                <w:szCs w:val="21"/>
              </w:rPr>
              <w:t>昵称</w:t>
            </w:r>
          </w:p>
        </w:tc>
        <w:tc>
          <w:tcPr>
            <w:tcW w:w="2727" w:type="dxa"/>
          </w:tcPr>
          <w:p w:rsidR="00C80FBA" w:rsidRDefault="00C80FBA" w:rsidP="00241EAD">
            <w:pPr>
              <w:ind w:firstLine="210"/>
              <w:jc w:val="center"/>
              <w:rPr>
                <w:rFonts w:ascii="宋体" w:hAnsi="宋体"/>
                <w:bCs/>
                <w:szCs w:val="21"/>
              </w:rPr>
            </w:pPr>
          </w:p>
        </w:tc>
        <w:tc>
          <w:tcPr>
            <w:tcW w:w="1847" w:type="dxa"/>
          </w:tcPr>
          <w:p w:rsidR="00C80FBA" w:rsidRDefault="00C80FBA" w:rsidP="00241EAD">
            <w:pPr>
              <w:ind w:firstLine="210"/>
              <w:jc w:val="center"/>
              <w:rPr>
                <w:rFonts w:ascii="宋体" w:hAnsi="宋体"/>
                <w:bCs/>
                <w:szCs w:val="21"/>
              </w:rPr>
            </w:pPr>
          </w:p>
        </w:tc>
      </w:tr>
      <w:tr w:rsidR="00C80FBA" w:rsidTr="00241EAD">
        <w:trPr>
          <w:trHeight w:val="405"/>
        </w:trPr>
        <w:tc>
          <w:tcPr>
            <w:tcW w:w="1838" w:type="dxa"/>
            <w:vAlign w:val="center"/>
          </w:tcPr>
          <w:p w:rsidR="00C80FBA" w:rsidRPr="00CF52EF" w:rsidRDefault="00C80FBA" w:rsidP="00241EAD">
            <w:pPr>
              <w:jc w:val="center"/>
              <w:rPr>
                <w:bCs/>
                <w:szCs w:val="21"/>
              </w:rPr>
            </w:pPr>
            <w:r w:rsidRPr="00B52169">
              <w:rPr>
                <w:bCs/>
                <w:szCs w:val="21"/>
              </w:rPr>
              <w:t>headPath</w:t>
            </w:r>
          </w:p>
        </w:tc>
        <w:tc>
          <w:tcPr>
            <w:tcW w:w="2655" w:type="dxa"/>
            <w:gridSpan w:val="2"/>
          </w:tcPr>
          <w:p w:rsidR="00C80FBA" w:rsidRDefault="00C80FBA" w:rsidP="00241EAD">
            <w:pPr>
              <w:ind w:firstLine="210"/>
              <w:jc w:val="center"/>
              <w:rPr>
                <w:rFonts w:ascii="宋体" w:hAnsi="宋体"/>
                <w:bCs/>
                <w:szCs w:val="21"/>
              </w:rPr>
            </w:pPr>
            <w:r>
              <w:rPr>
                <w:rFonts w:ascii="宋体" w:hAnsi="宋体" w:hint="eastAsia"/>
                <w:bCs/>
                <w:szCs w:val="21"/>
              </w:rPr>
              <w:t>头像路径</w:t>
            </w:r>
          </w:p>
        </w:tc>
        <w:tc>
          <w:tcPr>
            <w:tcW w:w="2727" w:type="dxa"/>
          </w:tcPr>
          <w:p w:rsidR="00C80FBA" w:rsidRDefault="00C80FBA" w:rsidP="00241EAD">
            <w:pPr>
              <w:ind w:firstLine="210"/>
              <w:jc w:val="center"/>
              <w:rPr>
                <w:rFonts w:ascii="宋体" w:hAnsi="宋体"/>
                <w:bCs/>
                <w:szCs w:val="21"/>
              </w:rPr>
            </w:pPr>
          </w:p>
        </w:tc>
        <w:tc>
          <w:tcPr>
            <w:tcW w:w="1847" w:type="dxa"/>
          </w:tcPr>
          <w:p w:rsidR="00C80FBA" w:rsidRDefault="00C80FBA" w:rsidP="00241EAD">
            <w:pPr>
              <w:ind w:firstLine="210"/>
              <w:jc w:val="center"/>
              <w:rPr>
                <w:rFonts w:ascii="宋体" w:hAnsi="宋体"/>
                <w:bCs/>
                <w:szCs w:val="21"/>
              </w:rPr>
            </w:pPr>
          </w:p>
        </w:tc>
      </w:tr>
      <w:tr w:rsidR="00C80FBA" w:rsidTr="00241EAD">
        <w:trPr>
          <w:trHeight w:val="405"/>
        </w:trPr>
        <w:tc>
          <w:tcPr>
            <w:tcW w:w="1838" w:type="dxa"/>
            <w:vAlign w:val="center"/>
          </w:tcPr>
          <w:p w:rsidR="00C80FBA" w:rsidRPr="004A78BE" w:rsidRDefault="00C80FBA" w:rsidP="00241EAD">
            <w:pPr>
              <w:jc w:val="center"/>
              <w:rPr>
                <w:bCs/>
                <w:szCs w:val="21"/>
              </w:rPr>
            </w:pPr>
            <w:r w:rsidRPr="00B52169">
              <w:rPr>
                <w:bCs/>
                <w:szCs w:val="21"/>
              </w:rPr>
              <w:t>realName</w:t>
            </w:r>
          </w:p>
        </w:tc>
        <w:tc>
          <w:tcPr>
            <w:tcW w:w="2655" w:type="dxa"/>
            <w:gridSpan w:val="2"/>
          </w:tcPr>
          <w:p w:rsidR="00C80FBA" w:rsidRDefault="00C80FBA" w:rsidP="00241EAD">
            <w:pPr>
              <w:ind w:firstLine="210"/>
              <w:jc w:val="center"/>
              <w:rPr>
                <w:rFonts w:ascii="宋体" w:hAnsi="宋体"/>
                <w:bCs/>
                <w:szCs w:val="21"/>
              </w:rPr>
            </w:pPr>
            <w:r>
              <w:rPr>
                <w:rFonts w:ascii="宋体" w:hAnsi="宋体" w:hint="eastAsia"/>
                <w:bCs/>
                <w:szCs w:val="21"/>
              </w:rPr>
              <w:t>真实姓名</w:t>
            </w:r>
          </w:p>
        </w:tc>
        <w:tc>
          <w:tcPr>
            <w:tcW w:w="2727" w:type="dxa"/>
          </w:tcPr>
          <w:p w:rsidR="00C80FBA" w:rsidRDefault="00C80FBA" w:rsidP="00241EAD">
            <w:pPr>
              <w:ind w:firstLine="210"/>
              <w:jc w:val="center"/>
              <w:rPr>
                <w:rFonts w:ascii="宋体" w:hAnsi="宋体"/>
                <w:bCs/>
                <w:szCs w:val="21"/>
              </w:rPr>
            </w:pPr>
          </w:p>
        </w:tc>
        <w:tc>
          <w:tcPr>
            <w:tcW w:w="1847" w:type="dxa"/>
          </w:tcPr>
          <w:p w:rsidR="00C80FBA" w:rsidRDefault="00C80FBA" w:rsidP="00241EAD">
            <w:pPr>
              <w:ind w:firstLine="210"/>
              <w:jc w:val="center"/>
              <w:rPr>
                <w:rFonts w:ascii="宋体" w:hAnsi="宋体"/>
                <w:bCs/>
                <w:szCs w:val="21"/>
              </w:rPr>
            </w:pPr>
          </w:p>
        </w:tc>
      </w:tr>
      <w:tr w:rsidR="00C80FBA" w:rsidTr="00241EAD">
        <w:trPr>
          <w:trHeight w:val="405"/>
        </w:trPr>
        <w:tc>
          <w:tcPr>
            <w:tcW w:w="1838" w:type="dxa"/>
            <w:vAlign w:val="center"/>
          </w:tcPr>
          <w:p w:rsidR="00C80FBA" w:rsidRDefault="00C80FBA" w:rsidP="00241EAD">
            <w:pPr>
              <w:jc w:val="center"/>
              <w:rPr>
                <w:bCs/>
                <w:szCs w:val="21"/>
              </w:rPr>
            </w:pPr>
            <w:r>
              <w:rPr>
                <w:bCs/>
                <w:szCs w:val="21"/>
              </w:rPr>
              <w:t>age</w:t>
            </w:r>
          </w:p>
        </w:tc>
        <w:tc>
          <w:tcPr>
            <w:tcW w:w="2655" w:type="dxa"/>
            <w:gridSpan w:val="2"/>
          </w:tcPr>
          <w:p w:rsidR="00C80FBA" w:rsidRDefault="00C80FBA" w:rsidP="00241EAD">
            <w:pPr>
              <w:ind w:firstLine="210"/>
              <w:jc w:val="center"/>
              <w:rPr>
                <w:rFonts w:ascii="宋体" w:hAnsi="宋体"/>
                <w:bCs/>
                <w:szCs w:val="21"/>
              </w:rPr>
            </w:pPr>
            <w:r>
              <w:rPr>
                <w:rFonts w:ascii="宋体" w:hAnsi="宋体" w:hint="eastAsia"/>
                <w:bCs/>
                <w:szCs w:val="21"/>
              </w:rPr>
              <w:t>年龄</w:t>
            </w:r>
          </w:p>
        </w:tc>
        <w:tc>
          <w:tcPr>
            <w:tcW w:w="2727" w:type="dxa"/>
          </w:tcPr>
          <w:p w:rsidR="00C80FBA" w:rsidRDefault="00C80FBA" w:rsidP="00241EAD">
            <w:pPr>
              <w:ind w:firstLine="210"/>
              <w:jc w:val="center"/>
              <w:rPr>
                <w:rFonts w:ascii="宋体" w:hAnsi="宋体"/>
                <w:bCs/>
                <w:szCs w:val="21"/>
              </w:rPr>
            </w:pPr>
          </w:p>
        </w:tc>
        <w:tc>
          <w:tcPr>
            <w:tcW w:w="1847" w:type="dxa"/>
          </w:tcPr>
          <w:p w:rsidR="00C80FBA" w:rsidRDefault="00C80FBA" w:rsidP="00241EAD">
            <w:pPr>
              <w:ind w:firstLine="210"/>
              <w:jc w:val="center"/>
              <w:rPr>
                <w:rFonts w:ascii="宋体" w:hAnsi="宋体"/>
                <w:bCs/>
                <w:szCs w:val="21"/>
              </w:rPr>
            </w:pPr>
          </w:p>
        </w:tc>
      </w:tr>
      <w:tr w:rsidR="00C80FBA" w:rsidTr="00241EAD">
        <w:trPr>
          <w:trHeight w:val="405"/>
        </w:trPr>
        <w:tc>
          <w:tcPr>
            <w:tcW w:w="1838" w:type="dxa"/>
            <w:vAlign w:val="center"/>
          </w:tcPr>
          <w:p w:rsidR="00C80FBA" w:rsidRDefault="00C80FBA" w:rsidP="00241EAD">
            <w:pPr>
              <w:jc w:val="center"/>
              <w:rPr>
                <w:bCs/>
                <w:szCs w:val="21"/>
              </w:rPr>
            </w:pPr>
            <w:r w:rsidRPr="00C724BB">
              <w:rPr>
                <w:bCs/>
                <w:szCs w:val="21"/>
              </w:rPr>
              <w:t>gender</w:t>
            </w:r>
          </w:p>
        </w:tc>
        <w:tc>
          <w:tcPr>
            <w:tcW w:w="2655" w:type="dxa"/>
            <w:gridSpan w:val="2"/>
          </w:tcPr>
          <w:p w:rsidR="00C80FBA" w:rsidRDefault="00C80FBA" w:rsidP="00241EAD">
            <w:pPr>
              <w:ind w:firstLine="210"/>
              <w:jc w:val="center"/>
              <w:rPr>
                <w:rFonts w:ascii="宋体" w:hAnsi="宋体"/>
                <w:bCs/>
                <w:szCs w:val="21"/>
              </w:rPr>
            </w:pPr>
            <w:r>
              <w:rPr>
                <w:rFonts w:ascii="宋体" w:hAnsi="宋体" w:hint="eastAsia"/>
                <w:bCs/>
                <w:szCs w:val="21"/>
              </w:rPr>
              <w:t>性别</w:t>
            </w:r>
          </w:p>
        </w:tc>
        <w:tc>
          <w:tcPr>
            <w:tcW w:w="2727" w:type="dxa"/>
          </w:tcPr>
          <w:p w:rsidR="00C80FBA" w:rsidRDefault="00C80FBA" w:rsidP="00241EAD">
            <w:pPr>
              <w:ind w:firstLine="210"/>
              <w:jc w:val="center"/>
              <w:rPr>
                <w:rFonts w:ascii="宋体" w:hAnsi="宋体"/>
                <w:bCs/>
                <w:szCs w:val="21"/>
              </w:rPr>
            </w:pPr>
            <w:r w:rsidRPr="008C5A5B">
              <w:rPr>
                <w:rFonts w:ascii="宋体" w:hAnsi="宋体" w:hint="eastAsia"/>
                <w:bCs/>
                <w:szCs w:val="21"/>
              </w:rPr>
              <w:t>0:女士，1：男士</w:t>
            </w:r>
          </w:p>
        </w:tc>
        <w:tc>
          <w:tcPr>
            <w:tcW w:w="1847" w:type="dxa"/>
          </w:tcPr>
          <w:p w:rsidR="00C80FBA" w:rsidRDefault="00C80FBA" w:rsidP="00241EAD">
            <w:pPr>
              <w:ind w:firstLine="210"/>
              <w:jc w:val="center"/>
              <w:rPr>
                <w:rFonts w:ascii="宋体" w:hAnsi="宋体"/>
                <w:bCs/>
                <w:szCs w:val="21"/>
              </w:rPr>
            </w:pPr>
          </w:p>
        </w:tc>
      </w:tr>
      <w:tr w:rsidR="00C80FBA" w:rsidTr="00241EAD">
        <w:trPr>
          <w:trHeight w:val="405"/>
        </w:trPr>
        <w:tc>
          <w:tcPr>
            <w:tcW w:w="1838" w:type="dxa"/>
            <w:vAlign w:val="center"/>
          </w:tcPr>
          <w:p w:rsidR="00C80FBA" w:rsidRPr="00D66A07" w:rsidRDefault="00C80FBA" w:rsidP="00241EAD">
            <w:pPr>
              <w:jc w:val="center"/>
              <w:rPr>
                <w:bCs/>
                <w:strike/>
                <w:color w:val="FF0000"/>
                <w:szCs w:val="21"/>
              </w:rPr>
            </w:pPr>
            <w:r w:rsidRPr="00D66A07">
              <w:rPr>
                <w:bCs/>
                <w:strike/>
                <w:color w:val="FF0000"/>
                <w:szCs w:val="21"/>
              </w:rPr>
              <w:t>phone</w:t>
            </w:r>
          </w:p>
        </w:tc>
        <w:tc>
          <w:tcPr>
            <w:tcW w:w="2655" w:type="dxa"/>
            <w:gridSpan w:val="2"/>
          </w:tcPr>
          <w:p w:rsidR="00C80FBA" w:rsidRPr="00D66A07" w:rsidRDefault="00C80FBA" w:rsidP="00241EAD">
            <w:pPr>
              <w:ind w:firstLine="210"/>
              <w:jc w:val="center"/>
              <w:rPr>
                <w:rFonts w:ascii="宋体" w:hAnsi="宋体"/>
                <w:bCs/>
                <w:strike/>
                <w:color w:val="FF0000"/>
                <w:szCs w:val="21"/>
              </w:rPr>
            </w:pPr>
            <w:r w:rsidRPr="00D66A07">
              <w:rPr>
                <w:rFonts w:ascii="宋体" w:hAnsi="宋体" w:hint="eastAsia"/>
                <w:bCs/>
                <w:strike/>
                <w:color w:val="FF0000"/>
                <w:szCs w:val="21"/>
              </w:rPr>
              <w:t>手机号</w:t>
            </w:r>
          </w:p>
        </w:tc>
        <w:tc>
          <w:tcPr>
            <w:tcW w:w="2727" w:type="dxa"/>
          </w:tcPr>
          <w:p w:rsidR="00C80FBA" w:rsidRDefault="00C80FBA" w:rsidP="00241EAD">
            <w:pPr>
              <w:ind w:firstLine="210"/>
              <w:jc w:val="center"/>
              <w:rPr>
                <w:rFonts w:ascii="宋体" w:hAnsi="宋体"/>
                <w:bCs/>
                <w:szCs w:val="21"/>
              </w:rPr>
            </w:pPr>
          </w:p>
        </w:tc>
        <w:tc>
          <w:tcPr>
            <w:tcW w:w="1847" w:type="dxa"/>
          </w:tcPr>
          <w:p w:rsidR="00C80FBA" w:rsidRDefault="00C80FBA" w:rsidP="00241EAD">
            <w:pPr>
              <w:ind w:firstLine="210"/>
              <w:jc w:val="center"/>
              <w:rPr>
                <w:rFonts w:ascii="宋体" w:hAnsi="宋体"/>
                <w:bCs/>
                <w:szCs w:val="21"/>
              </w:rPr>
            </w:pPr>
          </w:p>
        </w:tc>
      </w:tr>
      <w:tr w:rsidR="00C80FBA" w:rsidTr="00241EAD">
        <w:trPr>
          <w:trHeight w:val="405"/>
        </w:trPr>
        <w:tc>
          <w:tcPr>
            <w:tcW w:w="1838" w:type="dxa"/>
            <w:vAlign w:val="center"/>
          </w:tcPr>
          <w:p w:rsidR="00C80FBA" w:rsidRDefault="00C80FBA" w:rsidP="00241EAD">
            <w:pPr>
              <w:jc w:val="center"/>
              <w:rPr>
                <w:bCs/>
                <w:szCs w:val="21"/>
              </w:rPr>
            </w:pPr>
            <w:r w:rsidRPr="00B52169">
              <w:rPr>
                <w:bCs/>
                <w:szCs w:val="21"/>
              </w:rPr>
              <w:t>cardNo</w:t>
            </w:r>
          </w:p>
        </w:tc>
        <w:tc>
          <w:tcPr>
            <w:tcW w:w="2655" w:type="dxa"/>
            <w:gridSpan w:val="2"/>
          </w:tcPr>
          <w:p w:rsidR="00C80FBA" w:rsidRDefault="00C80FBA" w:rsidP="00241EAD">
            <w:pPr>
              <w:ind w:firstLine="210"/>
              <w:jc w:val="center"/>
              <w:rPr>
                <w:rFonts w:ascii="宋体" w:hAnsi="宋体"/>
                <w:bCs/>
                <w:szCs w:val="21"/>
              </w:rPr>
            </w:pPr>
            <w:r>
              <w:rPr>
                <w:rFonts w:ascii="宋体" w:hAnsi="宋体" w:hint="eastAsia"/>
                <w:bCs/>
                <w:szCs w:val="21"/>
              </w:rPr>
              <w:t>身份证</w:t>
            </w:r>
          </w:p>
        </w:tc>
        <w:tc>
          <w:tcPr>
            <w:tcW w:w="2727" w:type="dxa"/>
          </w:tcPr>
          <w:p w:rsidR="00C80FBA" w:rsidRDefault="00C80FBA" w:rsidP="00241EAD">
            <w:pPr>
              <w:ind w:firstLine="210"/>
              <w:jc w:val="center"/>
              <w:rPr>
                <w:rFonts w:ascii="宋体" w:hAnsi="宋体"/>
                <w:bCs/>
                <w:szCs w:val="21"/>
              </w:rPr>
            </w:pPr>
          </w:p>
        </w:tc>
        <w:tc>
          <w:tcPr>
            <w:tcW w:w="1847" w:type="dxa"/>
          </w:tcPr>
          <w:p w:rsidR="00C80FBA" w:rsidRDefault="00C80FBA" w:rsidP="00241EAD">
            <w:pPr>
              <w:ind w:firstLine="210"/>
              <w:jc w:val="center"/>
              <w:rPr>
                <w:rFonts w:ascii="宋体" w:hAnsi="宋体"/>
                <w:bCs/>
                <w:szCs w:val="21"/>
              </w:rPr>
            </w:pPr>
          </w:p>
        </w:tc>
      </w:tr>
      <w:tr w:rsidR="00C80FBA" w:rsidTr="00241EAD">
        <w:trPr>
          <w:trHeight w:val="405"/>
        </w:trPr>
        <w:tc>
          <w:tcPr>
            <w:tcW w:w="1838" w:type="dxa"/>
            <w:vAlign w:val="center"/>
          </w:tcPr>
          <w:p w:rsidR="00C80FBA" w:rsidRPr="00B52169" w:rsidRDefault="00C80FBA" w:rsidP="00241EAD">
            <w:pPr>
              <w:jc w:val="center"/>
              <w:rPr>
                <w:bCs/>
                <w:szCs w:val="21"/>
              </w:rPr>
            </w:pPr>
            <w:r w:rsidRPr="0050487B">
              <w:rPr>
                <w:bCs/>
                <w:szCs w:val="21"/>
              </w:rPr>
              <w:t>regionid</w:t>
            </w:r>
          </w:p>
        </w:tc>
        <w:tc>
          <w:tcPr>
            <w:tcW w:w="2655" w:type="dxa"/>
            <w:gridSpan w:val="2"/>
          </w:tcPr>
          <w:p w:rsidR="00C80FBA" w:rsidRDefault="00C80FBA" w:rsidP="00241EAD">
            <w:pPr>
              <w:ind w:firstLine="210"/>
              <w:jc w:val="center"/>
              <w:rPr>
                <w:rFonts w:ascii="宋体" w:hAnsi="宋体"/>
                <w:bCs/>
                <w:szCs w:val="21"/>
              </w:rPr>
            </w:pPr>
            <w:r>
              <w:rPr>
                <w:rFonts w:ascii="宋体" w:hAnsi="宋体" w:hint="eastAsia"/>
                <w:bCs/>
                <w:szCs w:val="21"/>
              </w:rPr>
              <w:t>户籍地址编码</w:t>
            </w:r>
          </w:p>
        </w:tc>
        <w:tc>
          <w:tcPr>
            <w:tcW w:w="2727" w:type="dxa"/>
          </w:tcPr>
          <w:p w:rsidR="00C80FBA" w:rsidRDefault="00C80FBA" w:rsidP="00241EAD">
            <w:pPr>
              <w:ind w:firstLine="210"/>
              <w:jc w:val="center"/>
              <w:rPr>
                <w:rFonts w:ascii="宋体" w:hAnsi="宋体"/>
                <w:bCs/>
                <w:szCs w:val="21"/>
              </w:rPr>
            </w:pPr>
            <w:r>
              <w:rPr>
                <w:rFonts w:ascii="宋体" w:hAnsi="宋体" w:hint="eastAsia"/>
                <w:bCs/>
                <w:szCs w:val="21"/>
              </w:rPr>
              <w:t>2：受捐者 必填</w:t>
            </w:r>
          </w:p>
        </w:tc>
        <w:tc>
          <w:tcPr>
            <w:tcW w:w="1847" w:type="dxa"/>
          </w:tcPr>
          <w:p w:rsidR="00C80FBA" w:rsidRDefault="00C80FBA" w:rsidP="00241EAD">
            <w:pPr>
              <w:ind w:firstLine="210"/>
              <w:jc w:val="center"/>
              <w:rPr>
                <w:rFonts w:ascii="宋体" w:hAnsi="宋体"/>
                <w:bCs/>
                <w:szCs w:val="21"/>
              </w:rPr>
            </w:pPr>
          </w:p>
        </w:tc>
      </w:tr>
      <w:tr w:rsidR="00C80FBA" w:rsidTr="00241EAD">
        <w:tc>
          <w:tcPr>
            <w:tcW w:w="1838" w:type="dxa"/>
            <w:shd w:val="clear" w:color="auto" w:fill="A6A6A6" w:themeFill="background1" w:themeFillShade="A6"/>
            <w:vAlign w:val="center"/>
          </w:tcPr>
          <w:p w:rsidR="00C80FBA" w:rsidRDefault="00C80FBA" w:rsidP="00241EAD">
            <w:pPr>
              <w:jc w:val="center"/>
              <w:rPr>
                <w:bCs/>
                <w:szCs w:val="21"/>
              </w:rPr>
            </w:pPr>
            <w:r>
              <w:rPr>
                <w:rFonts w:hint="eastAsia"/>
              </w:rPr>
              <w:t>参数</w:t>
            </w:r>
            <w:r>
              <w:t>jsonStr</w:t>
            </w:r>
            <w:r>
              <w:rPr>
                <w:rFonts w:hint="eastAsia"/>
              </w:rPr>
              <w:t>：</w:t>
            </w:r>
          </w:p>
        </w:tc>
        <w:tc>
          <w:tcPr>
            <w:tcW w:w="7229" w:type="dxa"/>
            <w:gridSpan w:val="4"/>
            <w:vAlign w:val="center"/>
          </w:tcPr>
          <w:p w:rsidR="00C80FBA" w:rsidRPr="007856FB" w:rsidRDefault="00C80FBA" w:rsidP="00241EAD">
            <w:pPr>
              <w:ind w:left="120" w:hangingChars="50" w:hanging="120"/>
              <w:jc w:val="left"/>
              <w:rPr>
                <w:rFonts w:ascii="Consolas" w:hAnsi="Consolas" w:cs="Consolas"/>
                <w:b/>
                <w:color w:val="0070C0"/>
                <w:szCs w:val="21"/>
              </w:rPr>
            </w:pPr>
            <w:r w:rsidRPr="00CB5781">
              <w:rPr>
                <w:rFonts w:ascii="Consolas" w:hAnsi="Consolas" w:cs="Consolas" w:hint="eastAsia"/>
                <w:bCs/>
                <w:color w:val="5B9BD5" w:themeColor="accent1"/>
                <w:sz w:val="24"/>
                <w:szCs w:val="24"/>
              </w:rPr>
              <w:t>{</w:t>
            </w:r>
            <w:r w:rsidRPr="008625AB">
              <w:rPr>
                <w:rFonts w:ascii="Consolas" w:hAnsi="Consolas" w:cs="Consolas" w:hint="eastAsia"/>
                <w:bCs/>
                <w:color w:val="5B9BD5" w:themeColor="accent1"/>
                <w:sz w:val="24"/>
                <w:szCs w:val="24"/>
              </w:rPr>
              <w:t>"</w:t>
            </w:r>
            <w:r w:rsidRPr="008625AB">
              <w:rPr>
                <w:rFonts w:ascii="Consolas" w:hAnsi="Consolas" w:cs="Consolas"/>
                <w:bCs/>
                <w:color w:val="5B9BD5" w:themeColor="accent1"/>
                <w:sz w:val="24"/>
                <w:szCs w:val="24"/>
              </w:rPr>
              <w:t xml:space="preserve"> userType</w:t>
            </w:r>
            <w:r w:rsidRPr="008625AB">
              <w:rPr>
                <w:rFonts w:ascii="Consolas" w:hAnsi="Consolas" w:cs="Consolas" w:hint="eastAsia"/>
                <w:bCs/>
                <w:color w:val="5B9BD5" w:themeColor="accent1"/>
                <w:sz w:val="24"/>
                <w:szCs w:val="24"/>
              </w:rPr>
              <w:t xml:space="preserve">":"1"," </w:t>
            </w:r>
            <w:r w:rsidRPr="008625AB">
              <w:rPr>
                <w:rFonts w:ascii="Consolas" w:hAnsi="Consolas" w:cs="Consolas"/>
                <w:bCs/>
                <w:color w:val="5B9BD5" w:themeColor="accent1"/>
                <w:sz w:val="24"/>
                <w:szCs w:val="24"/>
              </w:rPr>
              <w:t>Id</w:t>
            </w:r>
            <w:r w:rsidRPr="008625AB">
              <w:rPr>
                <w:rFonts w:ascii="Consolas" w:hAnsi="Consolas" w:cs="Consolas" w:hint="eastAsia"/>
                <w:bCs/>
                <w:color w:val="5B9BD5" w:themeColor="accent1"/>
                <w:sz w:val="24"/>
                <w:szCs w:val="24"/>
              </w:rPr>
              <w:t>":"1","</w:t>
            </w:r>
            <w:r w:rsidRPr="008625AB">
              <w:rPr>
                <w:rFonts w:ascii="Consolas" w:hAnsi="Consolas" w:cs="Consolas"/>
                <w:bCs/>
                <w:color w:val="5B9BD5" w:themeColor="accent1"/>
                <w:sz w:val="24"/>
                <w:szCs w:val="24"/>
              </w:rPr>
              <w:t>nickName</w:t>
            </w:r>
            <w:r w:rsidRPr="008625AB">
              <w:rPr>
                <w:rFonts w:ascii="Consolas" w:hAnsi="Consolas" w:cs="Consolas" w:hint="eastAsia"/>
                <w:bCs/>
                <w:color w:val="5B9BD5" w:themeColor="accent1"/>
                <w:sz w:val="24"/>
                <w:szCs w:val="24"/>
              </w:rPr>
              <w:t>":"</w:t>
            </w:r>
            <w:r w:rsidRPr="008625AB">
              <w:rPr>
                <w:rFonts w:ascii="Consolas" w:hAnsi="Consolas" w:cs="Consolas" w:hint="eastAsia"/>
                <w:bCs/>
                <w:color w:val="5B9BD5" w:themeColor="accent1"/>
                <w:sz w:val="24"/>
                <w:szCs w:val="24"/>
              </w:rPr>
              <w:t>昵称</w:t>
            </w:r>
            <w:r w:rsidRPr="008625AB">
              <w:rPr>
                <w:rFonts w:ascii="Consolas" w:hAnsi="Consolas" w:cs="Consolas" w:hint="eastAsia"/>
                <w:bCs/>
                <w:color w:val="5B9BD5" w:themeColor="accent1"/>
                <w:sz w:val="24"/>
                <w:szCs w:val="24"/>
              </w:rPr>
              <w:t>","</w:t>
            </w:r>
            <w:r w:rsidRPr="008625AB">
              <w:rPr>
                <w:rFonts w:ascii="Consolas" w:hAnsi="Consolas" w:cs="Consolas"/>
                <w:bCs/>
                <w:color w:val="5B9BD5" w:themeColor="accent1"/>
                <w:sz w:val="24"/>
                <w:szCs w:val="24"/>
              </w:rPr>
              <w:t>headPath</w:t>
            </w:r>
            <w:r w:rsidRPr="008625AB">
              <w:rPr>
                <w:rFonts w:ascii="Consolas" w:hAnsi="Consolas" w:cs="Consolas" w:hint="eastAsia"/>
                <w:bCs/>
                <w:color w:val="5B9BD5" w:themeColor="accent1"/>
                <w:sz w:val="24"/>
                <w:szCs w:val="24"/>
              </w:rPr>
              <w:t>":"</w:t>
            </w:r>
            <w:r w:rsidRPr="008625AB">
              <w:rPr>
                <w:rFonts w:ascii="Consolas" w:hAnsi="Consolas" w:cs="Consolas" w:hint="eastAsia"/>
                <w:bCs/>
                <w:color w:val="5B9BD5" w:themeColor="accent1"/>
                <w:sz w:val="24"/>
                <w:szCs w:val="24"/>
              </w:rPr>
              <w:t>头像路径</w:t>
            </w:r>
            <w:r w:rsidRPr="008625AB">
              <w:rPr>
                <w:rFonts w:ascii="Consolas" w:hAnsi="Consolas" w:cs="Consolas" w:hint="eastAsia"/>
                <w:bCs/>
                <w:color w:val="5B9BD5" w:themeColor="accent1"/>
                <w:sz w:val="24"/>
                <w:szCs w:val="24"/>
              </w:rPr>
              <w:t>","</w:t>
            </w:r>
            <w:r w:rsidRPr="008625AB">
              <w:rPr>
                <w:rFonts w:ascii="Consolas" w:hAnsi="Consolas" w:cs="Consolas"/>
                <w:bCs/>
                <w:color w:val="5B9BD5" w:themeColor="accent1"/>
                <w:sz w:val="24"/>
                <w:szCs w:val="24"/>
              </w:rPr>
              <w:t>realName</w:t>
            </w:r>
            <w:r w:rsidRPr="008625AB">
              <w:rPr>
                <w:rFonts w:ascii="Consolas" w:hAnsi="Consolas" w:cs="Consolas" w:hint="eastAsia"/>
                <w:bCs/>
                <w:color w:val="5B9BD5" w:themeColor="accent1"/>
                <w:sz w:val="24"/>
                <w:szCs w:val="24"/>
              </w:rPr>
              <w:t>":"</w:t>
            </w:r>
            <w:r w:rsidRPr="008625AB">
              <w:rPr>
                <w:rFonts w:ascii="Consolas" w:hAnsi="Consolas" w:cs="Consolas" w:hint="eastAsia"/>
                <w:bCs/>
                <w:color w:val="5B9BD5" w:themeColor="accent1"/>
                <w:sz w:val="24"/>
                <w:szCs w:val="24"/>
              </w:rPr>
              <w:t>真实姓名</w:t>
            </w:r>
            <w:r w:rsidRPr="008625AB">
              <w:rPr>
                <w:rFonts w:ascii="Consolas" w:hAnsi="Consolas" w:cs="Consolas" w:hint="eastAsia"/>
                <w:bCs/>
                <w:color w:val="5B9BD5" w:themeColor="accent1"/>
                <w:sz w:val="24"/>
                <w:szCs w:val="24"/>
              </w:rPr>
              <w:t>","</w:t>
            </w:r>
            <w:r w:rsidRPr="008625AB">
              <w:rPr>
                <w:rFonts w:ascii="Consolas" w:hAnsi="Consolas" w:cs="Consolas"/>
                <w:bCs/>
                <w:color w:val="5B9BD5" w:themeColor="accent1"/>
                <w:sz w:val="24"/>
                <w:szCs w:val="24"/>
              </w:rPr>
              <w:t xml:space="preserve"> age</w:t>
            </w:r>
            <w:r w:rsidRPr="008625AB">
              <w:rPr>
                <w:rFonts w:ascii="Consolas" w:hAnsi="Consolas" w:cs="Consolas" w:hint="eastAsia"/>
                <w:bCs/>
                <w:color w:val="5B9BD5" w:themeColor="accent1"/>
                <w:sz w:val="24"/>
                <w:szCs w:val="24"/>
              </w:rPr>
              <w:t xml:space="preserve"> ":"</w:t>
            </w:r>
            <w:r w:rsidRPr="008625AB">
              <w:rPr>
                <w:rFonts w:ascii="Consolas" w:hAnsi="Consolas" w:cs="Consolas" w:hint="eastAsia"/>
                <w:bCs/>
                <w:color w:val="5B9BD5" w:themeColor="accent1"/>
                <w:sz w:val="24"/>
                <w:szCs w:val="24"/>
              </w:rPr>
              <w:t>年龄</w:t>
            </w:r>
            <w:r w:rsidRPr="008625AB">
              <w:rPr>
                <w:rFonts w:ascii="Consolas" w:hAnsi="Consolas" w:cs="Consolas" w:hint="eastAsia"/>
                <w:bCs/>
                <w:color w:val="5B9BD5" w:themeColor="accent1"/>
                <w:sz w:val="24"/>
                <w:szCs w:val="24"/>
              </w:rPr>
              <w:t>","</w:t>
            </w:r>
            <w:r w:rsidRPr="008625AB">
              <w:rPr>
                <w:rFonts w:ascii="Consolas" w:hAnsi="Consolas" w:cs="Consolas"/>
                <w:bCs/>
                <w:color w:val="5B9BD5" w:themeColor="accent1"/>
                <w:sz w:val="24"/>
                <w:szCs w:val="24"/>
              </w:rPr>
              <w:t>gender</w:t>
            </w:r>
            <w:r w:rsidRPr="008625AB">
              <w:rPr>
                <w:rFonts w:ascii="Consolas" w:hAnsi="Consolas" w:cs="Consolas" w:hint="eastAsia"/>
                <w:bCs/>
                <w:color w:val="5B9BD5" w:themeColor="accent1"/>
                <w:sz w:val="24"/>
                <w:szCs w:val="24"/>
              </w:rPr>
              <w:t>:","</w:t>
            </w:r>
            <w:r w:rsidRPr="008625AB">
              <w:rPr>
                <w:rFonts w:ascii="Consolas" w:hAnsi="Consolas" w:cs="Consolas" w:hint="eastAsia"/>
                <w:bCs/>
                <w:color w:val="5B9BD5" w:themeColor="accent1"/>
                <w:sz w:val="24"/>
                <w:szCs w:val="24"/>
              </w:rPr>
              <w:t>性别</w:t>
            </w:r>
            <w:r w:rsidRPr="008625AB">
              <w:rPr>
                <w:rFonts w:ascii="Consolas" w:hAnsi="Consolas" w:cs="Consolas" w:hint="eastAsia"/>
                <w:bCs/>
                <w:color w:val="5B9BD5" w:themeColor="accent1"/>
                <w:sz w:val="24"/>
                <w:szCs w:val="24"/>
              </w:rPr>
              <w:t>",</w:t>
            </w:r>
            <w:r w:rsidRPr="00E3318A">
              <w:rPr>
                <w:rFonts w:ascii="Consolas" w:hAnsi="Consolas" w:cs="Consolas" w:hint="eastAsia"/>
                <w:bCs/>
                <w:strike/>
                <w:color w:val="FF0000"/>
                <w:sz w:val="24"/>
                <w:szCs w:val="24"/>
              </w:rPr>
              <w:t>"</w:t>
            </w:r>
            <w:r w:rsidRPr="00E3318A">
              <w:rPr>
                <w:rFonts w:ascii="Consolas" w:hAnsi="Consolas" w:cs="Consolas"/>
                <w:bCs/>
                <w:strike/>
                <w:color w:val="FF0000"/>
                <w:sz w:val="24"/>
                <w:szCs w:val="24"/>
              </w:rPr>
              <w:t>phone</w:t>
            </w:r>
            <w:r w:rsidRPr="00E3318A">
              <w:rPr>
                <w:rFonts w:ascii="Consolas" w:hAnsi="Consolas" w:cs="Consolas" w:hint="eastAsia"/>
                <w:bCs/>
                <w:strike/>
                <w:color w:val="FF0000"/>
                <w:sz w:val="24"/>
                <w:szCs w:val="24"/>
              </w:rPr>
              <w:t>":"</w:t>
            </w:r>
            <w:r w:rsidRPr="00E3318A">
              <w:rPr>
                <w:rFonts w:ascii="Consolas" w:hAnsi="Consolas" w:cs="Consolas" w:hint="eastAsia"/>
                <w:bCs/>
                <w:strike/>
                <w:color w:val="FF0000"/>
                <w:sz w:val="24"/>
                <w:szCs w:val="24"/>
              </w:rPr>
              <w:t>手机号</w:t>
            </w:r>
            <w:r w:rsidRPr="00E3318A">
              <w:rPr>
                <w:rFonts w:ascii="Consolas" w:hAnsi="Consolas" w:cs="Consolas" w:hint="eastAsia"/>
                <w:bCs/>
                <w:strike/>
                <w:color w:val="FF0000"/>
                <w:sz w:val="24"/>
                <w:szCs w:val="24"/>
              </w:rPr>
              <w:t>"</w:t>
            </w:r>
            <w:r w:rsidRPr="008625AB">
              <w:rPr>
                <w:rFonts w:ascii="Consolas" w:hAnsi="Consolas" w:cs="Consolas" w:hint="eastAsia"/>
                <w:bCs/>
                <w:color w:val="5B9BD5" w:themeColor="accent1"/>
                <w:sz w:val="24"/>
                <w:szCs w:val="24"/>
              </w:rPr>
              <w:t>,"</w:t>
            </w:r>
            <w:r w:rsidRPr="008625AB">
              <w:rPr>
                <w:rFonts w:ascii="Consolas" w:hAnsi="Consolas" w:cs="Consolas"/>
                <w:bCs/>
                <w:color w:val="5B9BD5" w:themeColor="accent1"/>
                <w:sz w:val="24"/>
                <w:szCs w:val="24"/>
              </w:rPr>
              <w:t>cardNo</w:t>
            </w:r>
            <w:r w:rsidRPr="008625AB">
              <w:rPr>
                <w:rFonts w:ascii="Consolas" w:hAnsi="Consolas" w:cs="Consolas" w:hint="eastAsia"/>
                <w:bCs/>
                <w:color w:val="5B9BD5" w:themeColor="accent1"/>
                <w:sz w:val="24"/>
                <w:szCs w:val="24"/>
              </w:rPr>
              <w:t>":"</w:t>
            </w:r>
            <w:r w:rsidRPr="008625AB">
              <w:rPr>
                <w:rFonts w:ascii="Consolas" w:hAnsi="Consolas" w:cs="Consolas" w:hint="eastAsia"/>
                <w:bCs/>
                <w:color w:val="5B9BD5" w:themeColor="accent1"/>
                <w:sz w:val="24"/>
                <w:szCs w:val="24"/>
              </w:rPr>
              <w:t>身份证号</w:t>
            </w:r>
            <w:r w:rsidRPr="008625AB">
              <w:rPr>
                <w:rFonts w:ascii="Consolas" w:hAnsi="Consolas" w:cs="Consolas" w:hint="eastAsia"/>
                <w:bCs/>
                <w:color w:val="5B9BD5" w:themeColor="accent1"/>
                <w:sz w:val="24"/>
                <w:szCs w:val="24"/>
              </w:rPr>
              <w:t>"</w:t>
            </w:r>
            <w:r w:rsidRPr="008625AB">
              <w:rPr>
                <w:rFonts w:ascii="Consolas" w:hAnsi="Consolas" w:cs="Consolas"/>
                <w:bCs/>
                <w:color w:val="5B9BD5" w:themeColor="accent1"/>
                <w:sz w:val="24"/>
                <w:szCs w:val="24"/>
              </w:rPr>
              <w:t>}</w:t>
            </w:r>
          </w:p>
        </w:tc>
      </w:tr>
      <w:tr w:rsidR="00C80FBA" w:rsidTr="00241EAD">
        <w:tc>
          <w:tcPr>
            <w:tcW w:w="1838" w:type="dxa"/>
            <w:shd w:val="clear" w:color="auto" w:fill="A6A6A6" w:themeFill="background1" w:themeFillShade="A6"/>
            <w:vAlign w:val="center"/>
          </w:tcPr>
          <w:p w:rsidR="00C80FBA" w:rsidRDefault="00C80FBA"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C80FBA" w:rsidRDefault="00C80FBA" w:rsidP="00241EAD">
            <w:pPr>
              <w:ind w:firstLine="210"/>
              <w:jc w:val="center"/>
              <w:rPr>
                <w:rFonts w:ascii="宋体" w:hAnsi="宋体"/>
                <w:bCs/>
                <w:szCs w:val="21"/>
              </w:rPr>
            </w:pPr>
          </w:p>
        </w:tc>
        <w:tc>
          <w:tcPr>
            <w:tcW w:w="2762" w:type="dxa"/>
            <w:gridSpan w:val="2"/>
            <w:shd w:val="clear" w:color="auto" w:fill="A6A6A6" w:themeFill="background1" w:themeFillShade="A6"/>
          </w:tcPr>
          <w:p w:rsidR="00C80FBA" w:rsidRDefault="00C80FBA" w:rsidP="00241EAD">
            <w:pPr>
              <w:ind w:firstLine="210"/>
              <w:jc w:val="center"/>
              <w:rPr>
                <w:rFonts w:ascii="宋体" w:hAnsi="宋体"/>
                <w:bCs/>
                <w:szCs w:val="21"/>
              </w:rPr>
            </w:pPr>
          </w:p>
        </w:tc>
        <w:tc>
          <w:tcPr>
            <w:tcW w:w="1847" w:type="dxa"/>
            <w:shd w:val="clear" w:color="auto" w:fill="A6A6A6" w:themeFill="background1" w:themeFillShade="A6"/>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Default="00C80FBA" w:rsidP="00241EAD">
            <w:pPr>
              <w:jc w:val="center"/>
              <w:rPr>
                <w:bCs/>
                <w:szCs w:val="21"/>
              </w:rPr>
            </w:pPr>
            <w:r>
              <w:rPr>
                <w:rFonts w:ascii="Courier New" w:hAnsi="Courier New" w:cs="Courier New"/>
              </w:rPr>
              <w:t>userType</w:t>
            </w:r>
          </w:p>
        </w:tc>
        <w:tc>
          <w:tcPr>
            <w:tcW w:w="2620" w:type="dxa"/>
            <w:shd w:val="clear" w:color="auto" w:fill="auto"/>
          </w:tcPr>
          <w:p w:rsidR="00C80FBA" w:rsidRDefault="00C80FBA" w:rsidP="00241EAD">
            <w:pPr>
              <w:ind w:firstLine="210"/>
              <w:jc w:val="center"/>
              <w:rPr>
                <w:rFonts w:ascii="宋体" w:hAnsi="宋体"/>
                <w:bCs/>
                <w:szCs w:val="21"/>
              </w:rPr>
            </w:pPr>
            <w:r>
              <w:rPr>
                <w:rFonts w:hint="eastAsia"/>
                <w:bCs/>
                <w:szCs w:val="21"/>
              </w:rPr>
              <w:t>用户类型</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Default="00C80FBA" w:rsidP="00241EAD">
            <w:pPr>
              <w:jc w:val="center"/>
              <w:rPr>
                <w:bCs/>
                <w:szCs w:val="21"/>
              </w:rPr>
            </w:pPr>
            <w:r>
              <w:rPr>
                <w:rFonts w:hint="eastAsia"/>
              </w:rPr>
              <w:t>userI</w:t>
            </w:r>
            <w:r>
              <w:t>d</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用户Id</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Default="00C80FBA" w:rsidP="00241EAD">
            <w:pPr>
              <w:jc w:val="center"/>
              <w:rPr>
                <w:bCs/>
                <w:szCs w:val="21"/>
              </w:rPr>
            </w:pPr>
            <w:r w:rsidRPr="00B52169">
              <w:rPr>
                <w:bCs/>
                <w:szCs w:val="21"/>
              </w:rPr>
              <w:t>nickName</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昵称</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Pr="00CF52EF" w:rsidRDefault="00C80FBA" w:rsidP="00241EAD">
            <w:pPr>
              <w:jc w:val="center"/>
              <w:rPr>
                <w:bCs/>
                <w:szCs w:val="21"/>
              </w:rPr>
            </w:pPr>
            <w:r w:rsidRPr="00B52169">
              <w:rPr>
                <w:bCs/>
                <w:szCs w:val="21"/>
              </w:rPr>
              <w:t>headPath</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头像路径</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Pr="004A78BE" w:rsidRDefault="00C80FBA" w:rsidP="00241EAD">
            <w:pPr>
              <w:jc w:val="center"/>
              <w:rPr>
                <w:bCs/>
                <w:szCs w:val="21"/>
              </w:rPr>
            </w:pPr>
            <w:r w:rsidRPr="00B52169">
              <w:rPr>
                <w:bCs/>
                <w:szCs w:val="21"/>
              </w:rPr>
              <w:t>realName</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真实姓名</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Default="00C80FBA" w:rsidP="00241EAD">
            <w:pPr>
              <w:jc w:val="center"/>
              <w:rPr>
                <w:bCs/>
                <w:szCs w:val="21"/>
              </w:rPr>
            </w:pPr>
            <w:r>
              <w:rPr>
                <w:bCs/>
                <w:szCs w:val="21"/>
              </w:rPr>
              <w:t>age</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年龄</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Default="00C80FBA" w:rsidP="00241EAD">
            <w:pPr>
              <w:jc w:val="center"/>
              <w:rPr>
                <w:bCs/>
                <w:szCs w:val="21"/>
              </w:rPr>
            </w:pPr>
            <w:r w:rsidRPr="008C5A5B">
              <w:rPr>
                <w:bCs/>
                <w:szCs w:val="21"/>
              </w:rPr>
              <w:t>bstGender</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性别</w:t>
            </w:r>
          </w:p>
        </w:tc>
        <w:tc>
          <w:tcPr>
            <w:tcW w:w="2762" w:type="dxa"/>
            <w:gridSpan w:val="2"/>
            <w:shd w:val="clear" w:color="auto" w:fill="auto"/>
          </w:tcPr>
          <w:p w:rsidR="00C80FBA" w:rsidRDefault="00C80FBA" w:rsidP="00241EAD">
            <w:pPr>
              <w:ind w:firstLine="210"/>
              <w:jc w:val="center"/>
              <w:rPr>
                <w:rFonts w:ascii="宋体" w:hAnsi="宋体"/>
                <w:bCs/>
                <w:szCs w:val="21"/>
              </w:rPr>
            </w:pPr>
            <w:r w:rsidRPr="008C5A5B">
              <w:rPr>
                <w:rFonts w:ascii="宋体" w:hAnsi="宋体" w:hint="eastAsia"/>
                <w:bCs/>
                <w:szCs w:val="21"/>
              </w:rPr>
              <w:t>0:女士，1：男士</w:t>
            </w: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Pr="00CF52EF" w:rsidRDefault="00C80FBA" w:rsidP="00241EAD">
            <w:pPr>
              <w:jc w:val="center"/>
              <w:rPr>
                <w:bCs/>
                <w:szCs w:val="21"/>
              </w:rPr>
            </w:pPr>
            <w:r>
              <w:rPr>
                <w:bCs/>
                <w:szCs w:val="21"/>
              </w:rPr>
              <w:t>phone</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手机号</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Default="00C80FBA" w:rsidP="00241EAD">
            <w:pPr>
              <w:jc w:val="center"/>
              <w:rPr>
                <w:bCs/>
                <w:szCs w:val="21"/>
              </w:rPr>
            </w:pPr>
            <w:r w:rsidRPr="00B52169">
              <w:rPr>
                <w:bCs/>
                <w:szCs w:val="21"/>
              </w:rPr>
              <w:t>cardNo</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身份证</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Pr="00B52169" w:rsidRDefault="00C80FBA" w:rsidP="00241EAD">
            <w:pPr>
              <w:jc w:val="center"/>
              <w:rPr>
                <w:bCs/>
                <w:szCs w:val="21"/>
              </w:rPr>
            </w:pPr>
            <w:r w:rsidRPr="00A40577">
              <w:rPr>
                <w:bCs/>
                <w:szCs w:val="21"/>
              </w:rPr>
              <w:t>regionid</w:t>
            </w:r>
          </w:p>
        </w:tc>
        <w:tc>
          <w:tcPr>
            <w:tcW w:w="2620" w:type="dxa"/>
            <w:shd w:val="clear" w:color="auto" w:fill="auto"/>
          </w:tcPr>
          <w:p w:rsidR="00C80FBA" w:rsidRDefault="00C80FBA" w:rsidP="00241EAD">
            <w:pPr>
              <w:ind w:firstLine="210"/>
              <w:jc w:val="center"/>
              <w:rPr>
                <w:rFonts w:ascii="宋体" w:hAnsi="宋体"/>
                <w:bCs/>
                <w:szCs w:val="21"/>
              </w:rPr>
            </w:pPr>
            <w:r>
              <w:rPr>
                <w:rFonts w:ascii="宋体" w:hAnsi="宋体" w:hint="eastAsia"/>
                <w:bCs/>
                <w:szCs w:val="21"/>
              </w:rPr>
              <w:t>户籍地址编码</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RPr="00F64465" w:rsidTr="00241EAD">
        <w:tc>
          <w:tcPr>
            <w:tcW w:w="1838" w:type="dxa"/>
            <w:shd w:val="clear" w:color="auto" w:fill="FFFFFF" w:themeFill="background1"/>
            <w:vAlign w:val="center"/>
          </w:tcPr>
          <w:p w:rsidR="00C80FBA" w:rsidRPr="00F64465" w:rsidRDefault="00C80FBA" w:rsidP="00241EA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C80FBA" w:rsidRPr="00F64465" w:rsidRDefault="00C80FBA" w:rsidP="00241E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C80FBA" w:rsidRPr="00F64465" w:rsidRDefault="00C80FBA" w:rsidP="00241E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C80FBA" w:rsidRPr="00F64465" w:rsidRDefault="00C80FBA" w:rsidP="00241EAD">
            <w:pPr>
              <w:widowControl/>
              <w:jc w:val="center"/>
              <w:rPr>
                <w:rFonts w:ascii="Consolas" w:hAnsi="Consolas" w:cs="Consolas"/>
                <w:szCs w:val="21"/>
              </w:rPr>
            </w:pPr>
          </w:p>
        </w:tc>
      </w:tr>
      <w:tr w:rsidR="00C80FBA" w:rsidRPr="00F64465" w:rsidTr="00241EAD">
        <w:tc>
          <w:tcPr>
            <w:tcW w:w="1838" w:type="dxa"/>
            <w:shd w:val="clear" w:color="auto" w:fill="FFFFFF" w:themeFill="background1"/>
            <w:vAlign w:val="center"/>
          </w:tcPr>
          <w:p w:rsidR="00C80FBA" w:rsidRPr="00F64465" w:rsidRDefault="00C80FBA" w:rsidP="00241EA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C80FBA" w:rsidRPr="00F64465" w:rsidRDefault="00C80FBA" w:rsidP="00241E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C80FBA" w:rsidRPr="00F64465" w:rsidRDefault="00C80FBA" w:rsidP="00241E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C80FBA" w:rsidRPr="00F64465" w:rsidRDefault="00C80FBA" w:rsidP="00241EAD">
            <w:pPr>
              <w:widowControl/>
              <w:jc w:val="center"/>
              <w:rPr>
                <w:rFonts w:ascii="Consolas" w:hAnsi="Consolas" w:cs="Consolas"/>
                <w:szCs w:val="21"/>
              </w:rPr>
            </w:pPr>
          </w:p>
        </w:tc>
      </w:tr>
      <w:tr w:rsidR="00C80FBA" w:rsidTr="00241EAD">
        <w:tc>
          <w:tcPr>
            <w:tcW w:w="1838" w:type="dxa"/>
            <w:shd w:val="clear" w:color="auto" w:fill="A6A6A6" w:themeFill="background1" w:themeFillShade="A6"/>
            <w:vAlign w:val="center"/>
          </w:tcPr>
          <w:p w:rsidR="00C80FBA" w:rsidRDefault="00C80FBA"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C80FBA" w:rsidRPr="00CB5781" w:rsidRDefault="00C80FBA" w:rsidP="00241EAD">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正常</w:t>
            </w:r>
            <w:r w:rsidRPr="00CB5781">
              <w:rPr>
                <w:rFonts w:ascii="Consolas" w:eastAsia="Consolas" w:hAnsi="Consolas" w:hint="eastAsia"/>
                <w:color w:val="5B9BD5" w:themeColor="accent1"/>
                <w:sz w:val="24"/>
                <w:highlight w:val="white"/>
              </w:rPr>
              <w:t>"</w:t>
            </w:r>
            <w:r w:rsidRPr="00CB5781">
              <w:rPr>
                <w:rFonts w:ascii="宋体" w:hAnsi="宋体" w:cs="宋体" w:hint="eastAsia"/>
                <w:color w:val="5B9BD5" w:themeColor="accent1"/>
                <w:sz w:val="24"/>
                <w:highlight w:val="white"/>
              </w:rPr>
              <w:t>，</w:t>
            </w:r>
            <w:r w:rsidRPr="00CB5781">
              <w:rPr>
                <w:rFonts w:ascii="Consolas" w:hAnsi="Consolas" w:cs="Consolas" w:hint="eastAsia"/>
                <w:bCs/>
                <w:color w:val="5B9BD5" w:themeColor="accent1"/>
                <w:sz w:val="21"/>
                <w:szCs w:val="21"/>
              </w:rPr>
              <w:t>"</w:t>
            </w:r>
            <w:r>
              <w:rPr>
                <w:rFonts w:ascii="Courier New" w:hAnsi="Courier New" w:cs="Courier New"/>
              </w:rPr>
              <w:t xml:space="preserve"> userType</w:t>
            </w:r>
            <w:r w:rsidRPr="00CB5781">
              <w:rPr>
                <w:rFonts w:ascii="Consolas" w:hAnsi="Consolas" w:cs="Consolas" w:hint="eastAsia"/>
                <w:bCs/>
                <w:color w:val="5B9BD5" w:themeColor="accent1"/>
                <w:sz w:val="21"/>
                <w:szCs w:val="21"/>
              </w:rPr>
              <w:t>":"</w:t>
            </w:r>
            <w:r>
              <w:rPr>
                <w:rFonts w:ascii="Courier New" w:hAnsi="Courier New" w:cs="Courier New" w:hint="eastAsia"/>
              </w:rPr>
              <w:t>1</w:t>
            </w:r>
            <w:r w:rsidRPr="00CB5781">
              <w:rPr>
                <w:rFonts w:ascii="Consolas" w:hAnsi="Consolas" w:cs="Consolas" w:hint="eastAsia"/>
                <w:bCs/>
                <w:color w:val="5B9BD5" w:themeColor="accent1"/>
                <w:sz w:val="21"/>
                <w:szCs w:val="21"/>
              </w:rPr>
              <w:t>",</w:t>
            </w:r>
            <w:r>
              <w:rPr>
                <w:rFonts w:ascii="Consolas" w:hAnsi="Consolas" w:cs="Consolas" w:hint="eastAsia"/>
                <w:bCs/>
                <w:color w:val="5B9BD5" w:themeColor="accent1"/>
                <w:sz w:val="21"/>
                <w:szCs w:val="21"/>
              </w:rPr>
              <w:t>"</w:t>
            </w:r>
            <w:r>
              <w:rPr>
                <w:rFonts w:hint="eastAsia"/>
              </w:rPr>
              <w:t xml:space="preserve"> userI</w:t>
            </w:r>
            <w:r>
              <w:t>d</w:t>
            </w:r>
            <w:r>
              <w:rPr>
                <w:rFonts w:ascii="Consolas" w:hAnsi="Consolas" w:cs="Consolas" w:hint="eastAsia"/>
                <w:bCs/>
                <w:color w:val="5B9BD5" w:themeColor="accent1"/>
                <w:sz w:val="21"/>
                <w:szCs w:val="21"/>
              </w:rPr>
              <w:t xml:space="preserve"> ":"1",</w:t>
            </w:r>
            <w:r w:rsidRPr="00CB5781">
              <w:rPr>
                <w:rFonts w:ascii="Consolas" w:eastAsia="Consolas" w:hAnsi="Consolas" w:hint="eastAsia"/>
                <w:color w:val="5B9BD5" w:themeColor="accent1"/>
                <w:sz w:val="24"/>
                <w:highlight w:val="white"/>
              </w:rPr>
              <w:t>"</w:t>
            </w:r>
            <w:r w:rsidRPr="00B52169">
              <w:rPr>
                <w:bCs/>
                <w:szCs w:val="21"/>
              </w:rPr>
              <w:t>nickName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Pr>
                <w:rFonts w:ascii="宋体" w:hAnsi="宋体" w:hint="eastAsia"/>
                <w:bCs/>
                <w:szCs w:val="21"/>
              </w:rPr>
              <w:t>昵称</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B52169">
              <w:rPr>
                <w:bCs/>
                <w:szCs w:val="21"/>
              </w:rPr>
              <w:t>headPath</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Pr>
                <w:rFonts w:ascii="宋体" w:hAnsi="宋体" w:hint="eastAsia"/>
                <w:bCs/>
                <w:szCs w:val="21"/>
              </w:rPr>
              <w:t>头像路径</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B52169">
              <w:rPr>
                <w:bCs/>
                <w:szCs w:val="21"/>
              </w:rPr>
              <w:t>realName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Pr>
                <w:rFonts w:ascii="宋体" w:hAnsi="宋体" w:hint="eastAsia"/>
                <w:bCs/>
                <w:szCs w:val="21"/>
              </w:rPr>
              <w:t>真实姓名</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bCs/>
                <w:color w:val="5B9BD5" w:themeColor="accent1"/>
                <w:szCs w:val="21"/>
              </w:rPr>
              <w:t xml:space="preserve"> age</w:t>
            </w:r>
            <w:r w:rsidRPr="00CB5781">
              <w:rPr>
                <w:rFonts w:ascii="Consolas" w:hAnsi="Consolas" w:hint="eastAsia"/>
                <w:color w:val="5B9BD5" w:themeColor="accent1"/>
                <w:sz w:val="24"/>
              </w:rPr>
              <w:t xml:space="preserve"> ":"</w:t>
            </w:r>
            <w:r w:rsidRPr="00CB5781">
              <w:rPr>
                <w:rFonts w:ascii="Consolas" w:hAnsi="Consolas" w:hint="eastAsia"/>
                <w:color w:val="5B9BD5" w:themeColor="accent1"/>
                <w:sz w:val="24"/>
              </w:rPr>
              <w:t>年龄</w:t>
            </w:r>
            <w:r w:rsidRPr="00CB5781">
              <w:rPr>
                <w:rFonts w:ascii="Consolas" w:hAnsi="Consolas" w:hint="eastAsia"/>
                <w:color w:val="5B9BD5" w:themeColor="accent1"/>
                <w:sz w:val="24"/>
              </w:rPr>
              <w:t>","</w:t>
            </w:r>
            <w:r w:rsidRPr="00CB5781">
              <w:rPr>
                <w:bCs/>
                <w:color w:val="5B9BD5" w:themeColor="accent1"/>
                <w:szCs w:val="21"/>
              </w:rPr>
              <w:t xml:space="preserve"> bstGender</w:t>
            </w:r>
            <w:r w:rsidRPr="00CB5781">
              <w:rPr>
                <w:rFonts w:ascii="Consolas" w:hAnsi="Consolas" w:hint="eastAsia"/>
                <w:color w:val="5B9BD5" w:themeColor="accent1"/>
                <w:sz w:val="24"/>
              </w:rPr>
              <w:t>:","</w:t>
            </w:r>
            <w:r w:rsidRPr="00CB5781">
              <w:rPr>
                <w:rFonts w:ascii="Consolas" w:hAnsi="Consolas" w:hint="eastAsia"/>
                <w:color w:val="5B9BD5" w:themeColor="accent1"/>
                <w:sz w:val="24"/>
              </w:rPr>
              <w:t>性别</w:t>
            </w:r>
            <w:r w:rsidRPr="00CB5781">
              <w:rPr>
                <w:rFonts w:ascii="Consolas" w:hAnsi="Consolas" w:hint="eastAsia"/>
                <w:color w:val="5B9BD5" w:themeColor="accent1"/>
                <w:sz w:val="24"/>
              </w:rPr>
              <w:t>","</w:t>
            </w:r>
            <w:r>
              <w:rPr>
                <w:bCs/>
                <w:szCs w:val="21"/>
              </w:rPr>
              <w:t>phone</w:t>
            </w:r>
            <w:r w:rsidRPr="00CB5781">
              <w:rPr>
                <w:rFonts w:ascii="Consolas" w:hAnsi="Consolas" w:hint="eastAsia"/>
                <w:color w:val="5B9BD5" w:themeColor="accent1"/>
                <w:sz w:val="24"/>
              </w:rPr>
              <w:t>":"</w:t>
            </w:r>
            <w:r>
              <w:rPr>
                <w:rFonts w:ascii="Consolas" w:hAnsi="Consolas" w:hint="eastAsia"/>
                <w:color w:val="5B9BD5" w:themeColor="accent1"/>
                <w:sz w:val="24"/>
              </w:rPr>
              <w:t>手机号</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B52169">
              <w:rPr>
                <w:bCs/>
                <w:szCs w:val="21"/>
              </w:rPr>
              <w:t>cardNo</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Pr>
                <w:rFonts w:ascii="宋体" w:hAnsi="宋体" w:hint="eastAsia"/>
                <w:bCs/>
                <w:color w:val="5B9BD5" w:themeColor="accent1"/>
                <w:szCs w:val="21"/>
              </w:rPr>
              <w:t>身份证号</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bl>
    <w:p w:rsidR="00C80FBA" w:rsidRPr="00C80FBA" w:rsidRDefault="00C80FBA" w:rsidP="00C80FBA"/>
    <w:p w:rsidR="00FB5720" w:rsidRPr="00FB5720" w:rsidRDefault="00473BAA" w:rsidP="00FB5720">
      <w:pPr>
        <w:pStyle w:val="5"/>
      </w:pPr>
      <w:r>
        <w:rPr>
          <w:rFonts w:hint="eastAsia"/>
        </w:rPr>
        <w:t>1.1..4.3</w:t>
      </w:r>
      <w:r w:rsidR="00151997">
        <w:rPr>
          <w:rFonts w:hint="eastAsia"/>
        </w:rPr>
        <w:t>身份验证</w:t>
      </w:r>
    </w:p>
    <w:p w:rsidR="00C80FBA" w:rsidRPr="00C2192C" w:rsidRDefault="00C80FBA" w:rsidP="00C80FBA"/>
    <w:tbl>
      <w:tblPr>
        <w:tblStyle w:val="a7"/>
        <w:tblW w:w="9067" w:type="dxa"/>
        <w:tblLayout w:type="fixed"/>
        <w:tblLook w:val="04A0" w:firstRow="1" w:lastRow="0" w:firstColumn="1" w:lastColumn="0" w:noHBand="0" w:noVBand="1"/>
      </w:tblPr>
      <w:tblGrid>
        <w:gridCol w:w="1838"/>
        <w:gridCol w:w="2620"/>
        <w:gridCol w:w="35"/>
        <w:gridCol w:w="2727"/>
        <w:gridCol w:w="1847"/>
      </w:tblGrid>
      <w:tr w:rsidR="00C80FBA" w:rsidTr="00241EAD">
        <w:tc>
          <w:tcPr>
            <w:tcW w:w="1838" w:type="dxa"/>
            <w:vAlign w:val="center"/>
          </w:tcPr>
          <w:p w:rsidR="00C80FBA" w:rsidRDefault="00C80FBA" w:rsidP="00241EAD">
            <w:pPr>
              <w:jc w:val="center"/>
              <w:rPr>
                <w:bCs/>
                <w:szCs w:val="21"/>
              </w:rPr>
            </w:pPr>
            <w:r>
              <w:rPr>
                <w:bCs/>
                <w:szCs w:val="21"/>
              </w:rPr>
              <w:lastRenderedPageBreak/>
              <w:t>接口标识：</w:t>
            </w:r>
          </w:p>
        </w:tc>
        <w:tc>
          <w:tcPr>
            <w:tcW w:w="2655" w:type="dxa"/>
            <w:gridSpan w:val="2"/>
            <w:vAlign w:val="center"/>
          </w:tcPr>
          <w:p w:rsidR="00C80FBA" w:rsidRDefault="00C80FBA" w:rsidP="00241EAD">
            <w:pPr>
              <w:jc w:val="center"/>
              <w:rPr>
                <w:bCs/>
                <w:szCs w:val="21"/>
              </w:rPr>
            </w:pPr>
            <w:r w:rsidRPr="00673A76">
              <w:rPr>
                <w:bCs/>
                <w:szCs w:val="21"/>
              </w:rPr>
              <w:t>checkJdlkUser</w:t>
            </w:r>
          </w:p>
        </w:tc>
        <w:tc>
          <w:tcPr>
            <w:tcW w:w="2727" w:type="dxa"/>
          </w:tcPr>
          <w:p w:rsidR="00C80FBA" w:rsidRDefault="00C80FBA" w:rsidP="00241EAD">
            <w:pPr>
              <w:jc w:val="left"/>
            </w:pPr>
          </w:p>
        </w:tc>
        <w:tc>
          <w:tcPr>
            <w:tcW w:w="1847" w:type="dxa"/>
          </w:tcPr>
          <w:p w:rsidR="00C80FBA" w:rsidRDefault="00C80FBA" w:rsidP="00241EAD">
            <w:pPr>
              <w:jc w:val="left"/>
            </w:pPr>
          </w:p>
        </w:tc>
      </w:tr>
      <w:tr w:rsidR="00C80FBA" w:rsidTr="00241EAD">
        <w:tc>
          <w:tcPr>
            <w:tcW w:w="1838" w:type="dxa"/>
            <w:shd w:val="clear" w:color="auto" w:fill="A6A6A6" w:themeFill="background1" w:themeFillShade="A6"/>
            <w:vAlign w:val="center"/>
          </w:tcPr>
          <w:p w:rsidR="00C80FBA" w:rsidRDefault="00C80FBA" w:rsidP="00241E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C80FBA" w:rsidRDefault="00C80FBA" w:rsidP="00241EAD">
            <w:pPr>
              <w:jc w:val="center"/>
              <w:rPr>
                <w:bCs/>
                <w:szCs w:val="21"/>
              </w:rPr>
            </w:pPr>
            <w:r w:rsidRPr="00673A76">
              <w:rPr>
                <w:bCs/>
                <w:szCs w:val="21"/>
              </w:rPr>
              <w:t>checkJdlkUser</w:t>
            </w:r>
          </w:p>
        </w:tc>
        <w:tc>
          <w:tcPr>
            <w:tcW w:w="2727" w:type="dxa"/>
          </w:tcPr>
          <w:p w:rsidR="00C80FBA" w:rsidRDefault="00C80FBA" w:rsidP="00241EAD">
            <w:pPr>
              <w:jc w:val="center"/>
              <w:rPr>
                <w:bCs/>
                <w:szCs w:val="21"/>
              </w:rPr>
            </w:pPr>
          </w:p>
        </w:tc>
        <w:tc>
          <w:tcPr>
            <w:tcW w:w="1847" w:type="dxa"/>
          </w:tcPr>
          <w:p w:rsidR="00C80FBA" w:rsidRDefault="00C80FBA" w:rsidP="00241EAD">
            <w:pPr>
              <w:jc w:val="center"/>
              <w:rPr>
                <w:bCs/>
                <w:szCs w:val="21"/>
              </w:rPr>
            </w:pPr>
          </w:p>
        </w:tc>
      </w:tr>
      <w:tr w:rsidR="00C80FBA" w:rsidTr="00241EAD">
        <w:tc>
          <w:tcPr>
            <w:tcW w:w="1838" w:type="dxa"/>
            <w:shd w:val="clear" w:color="auto" w:fill="A6A6A6" w:themeFill="background1" w:themeFillShade="A6"/>
            <w:vAlign w:val="center"/>
          </w:tcPr>
          <w:p w:rsidR="00C80FBA" w:rsidRDefault="00C80FBA"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C80FBA" w:rsidRDefault="00C80FBA" w:rsidP="00241EAD">
            <w:pPr>
              <w:jc w:val="center"/>
              <w:rPr>
                <w:bCs/>
                <w:szCs w:val="21"/>
              </w:rPr>
            </w:pPr>
            <w:r>
              <w:rPr>
                <w:bCs/>
                <w:szCs w:val="21"/>
              </w:rPr>
              <w:t>说明</w:t>
            </w:r>
          </w:p>
        </w:tc>
        <w:tc>
          <w:tcPr>
            <w:tcW w:w="2727" w:type="dxa"/>
            <w:shd w:val="clear" w:color="auto" w:fill="A6A6A6" w:themeFill="background1" w:themeFillShade="A6"/>
          </w:tcPr>
          <w:p w:rsidR="00C80FBA" w:rsidRDefault="00C80FBA" w:rsidP="00241EAD">
            <w:pPr>
              <w:jc w:val="center"/>
              <w:rPr>
                <w:bCs/>
                <w:szCs w:val="21"/>
              </w:rPr>
            </w:pPr>
            <w:r>
              <w:rPr>
                <w:bCs/>
                <w:szCs w:val="21"/>
              </w:rPr>
              <w:t>备注</w:t>
            </w:r>
          </w:p>
        </w:tc>
        <w:tc>
          <w:tcPr>
            <w:tcW w:w="1847" w:type="dxa"/>
            <w:shd w:val="clear" w:color="auto" w:fill="A6A6A6" w:themeFill="background1" w:themeFillShade="A6"/>
          </w:tcPr>
          <w:p w:rsidR="00C80FBA" w:rsidRDefault="00C80FBA" w:rsidP="00241EAD">
            <w:pPr>
              <w:jc w:val="center"/>
              <w:rPr>
                <w:bCs/>
                <w:szCs w:val="21"/>
              </w:rPr>
            </w:pPr>
            <w:r>
              <w:rPr>
                <w:rFonts w:hint="eastAsia"/>
                <w:bCs/>
                <w:szCs w:val="21"/>
              </w:rPr>
              <w:t>是否必填项</w:t>
            </w:r>
          </w:p>
        </w:tc>
      </w:tr>
      <w:tr w:rsidR="00C80FBA" w:rsidTr="00241EAD">
        <w:trPr>
          <w:trHeight w:val="405"/>
        </w:trPr>
        <w:tc>
          <w:tcPr>
            <w:tcW w:w="1838" w:type="dxa"/>
            <w:vAlign w:val="center"/>
          </w:tcPr>
          <w:p w:rsidR="00C80FBA" w:rsidRPr="001112AF" w:rsidRDefault="00C80FBA" w:rsidP="00241EAD">
            <w:pPr>
              <w:jc w:val="center"/>
            </w:pPr>
            <w:r>
              <w:t>m</w:t>
            </w:r>
            <w:r>
              <w:rPr>
                <w:rFonts w:hint="eastAsia"/>
              </w:rPr>
              <w:t>ob</w:t>
            </w:r>
            <w:r>
              <w:t>ile</w:t>
            </w:r>
          </w:p>
        </w:tc>
        <w:tc>
          <w:tcPr>
            <w:tcW w:w="2655" w:type="dxa"/>
            <w:gridSpan w:val="2"/>
            <w:vAlign w:val="center"/>
          </w:tcPr>
          <w:p w:rsidR="00C80FBA" w:rsidRPr="001112AF" w:rsidRDefault="00C80FBA" w:rsidP="00241EAD">
            <w:pPr>
              <w:jc w:val="center"/>
              <w:rPr>
                <w:bCs/>
                <w:szCs w:val="21"/>
              </w:rPr>
            </w:pPr>
            <w:r>
              <w:rPr>
                <w:rFonts w:ascii="宋体" w:hAnsi="宋体" w:hint="eastAsia"/>
                <w:bCs/>
                <w:szCs w:val="21"/>
              </w:rPr>
              <w:t>手机号</w:t>
            </w:r>
          </w:p>
        </w:tc>
        <w:tc>
          <w:tcPr>
            <w:tcW w:w="2727" w:type="dxa"/>
            <w:vAlign w:val="center"/>
          </w:tcPr>
          <w:p w:rsidR="00C80FBA" w:rsidRPr="00FE77C3" w:rsidRDefault="00C80FBA" w:rsidP="00241EAD">
            <w:pPr>
              <w:jc w:val="left"/>
              <w:rPr>
                <w:rFonts w:ascii="微软雅黑" w:eastAsia="微软雅黑" w:hAnsi="微软雅黑"/>
                <w:color w:val="333333"/>
              </w:rPr>
            </w:pPr>
          </w:p>
        </w:tc>
        <w:tc>
          <w:tcPr>
            <w:tcW w:w="1847" w:type="dxa"/>
            <w:vAlign w:val="center"/>
          </w:tcPr>
          <w:p w:rsidR="00C80FBA" w:rsidRDefault="00C80FBA" w:rsidP="00241EAD">
            <w:pPr>
              <w:jc w:val="center"/>
              <w:rPr>
                <w:bCs/>
                <w:szCs w:val="21"/>
              </w:rPr>
            </w:pPr>
            <w:r>
              <w:rPr>
                <w:rFonts w:hint="eastAsia"/>
                <w:bCs/>
                <w:szCs w:val="21"/>
              </w:rPr>
              <w:t>是</w:t>
            </w:r>
          </w:p>
        </w:tc>
      </w:tr>
      <w:tr w:rsidR="00C80FBA" w:rsidTr="00241EAD">
        <w:trPr>
          <w:trHeight w:val="405"/>
        </w:trPr>
        <w:tc>
          <w:tcPr>
            <w:tcW w:w="1838" w:type="dxa"/>
            <w:vAlign w:val="center"/>
          </w:tcPr>
          <w:p w:rsidR="00C80FBA" w:rsidRDefault="00C80FBA" w:rsidP="00241EAD">
            <w:pPr>
              <w:jc w:val="center"/>
            </w:pPr>
            <w:r w:rsidRPr="009622F8">
              <w:t>realName</w:t>
            </w:r>
          </w:p>
        </w:tc>
        <w:tc>
          <w:tcPr>
            <w:tcW w:w="2655" w:type="dxa"/>
            <w:gridSpan w:val="2"/>
            <w:vAlign w:val="center"/>
          </w:tcPr>
          <w:p w:rsidR="00C80FBA" w:rsidRDefault="00C80FBA" w:rsidP="00241EAD">
            <w:pPr>
              <w:jc w:val="center"/>
              <w:rPr>
                <w:rFonts w:ascii="宋体" w:hAnsi="宋体"/>
                <w:bCs/>
                <w:szCs w:val="21"/>
              </w:rPr>
            </w:pPr>
            <w:r>
              <w:rPr>
                <w:rFonts w:ascii="宋体" w:hAnsi="宋体" w:hint="eastAsia"/>
                <w:bCs/>
                <w:szCs w:val="21"/>
              </w:rPr>
              <w:t>真实姓名</w:t>
            </w:r>
          </w:p>
        </w:tc>
        <w:tc>
          <w:tcPr>
            <w:tcW w:w="2727" w:type="dxa"/>
            <w:vAlign w:val="center"/>
          </w:tcPr>
          <w:p w:rsidR="00C80FBA" w:rsidRPr="00FE77C3" w:rsidRDefault="00C80FBA" w:rsidP="00241EAD">
            <w:pPr>
              <w:jc w:val="left"/>
              <w:rPr>
                <w:rFonts w:ascii="微软雅黑" w:eastAsia="微软雅黑" w:hAnsi="微软雅黑"/>
                <w:color w:val="333333"/>
              </w:rPr>
            </w:pPr>
          </w:p>
        </w:tc>
        <w:tc>
          <w:tcPr>
            <w:tcW w:w="1847" w:type="dxa"/>
            <w:vAlign w:val="center"/>
          </w:tcPr>
          <w:p w:rsidR="00C80FBA" w:rsidRDefault="00C80FBA" w:rsidP="00241EAD">
            <w:pPr>
              <w:jc w:val="center"/>
              <w:rPr>
                <w:bCs/>
                <w:szCs w:val="21"/>
              </w:rPr>
            </w:pPr>
            <w:r>
              <w:rPr>
                <w:rFonts w:hint="eastAsia"/>
                <w:bCs/>
                <w:szCs w:val="21"/>
              </w:rPr>
              <w:t>是</w:t>
            </w:r>
          </w:p>
        </w:tc>
      </w:tr>
      <w:tr w:rsidR="00C80FBA" w:rsidTr="00241EAD">
        <w:trPr>
          <w:trHeight w:val="405"/>
        </w:trPr>
        <w:tc>
          <w:tcPr>
            <w:tcW w:w="1838" w:type="dxa"/>
            <w:vAlign w:val="center"/>
          </w:tcPr>
          <w:p w:rsidR="00C80FBA" w:rsidRDefault="00C80FBA" w:rsidP="00241EAD">
            <w:pPr>
              <w:jc w:val="center"/>
            </w:pPr>
            <w:r w:rsidRPr="009622F8">
              <w:t>cardNo</w:t>
            </w:r>
          </w:p>
        </w:tc>
        <w:tc>
          <w:tcPr>
            <w:tcW w:w="2655" w:type="dxa"/>
            <w:gridSpan w:val="2"/>
            <w:vAlign w:val="center"/>
          </w:tcPr>
          <w:p w:rsidR="00C80FBA" w:rsidRDefault="00C80FBA" w:rsidP="00241EAD">
            <w:pPr>
              <w:jc w:val="center"/>
              <w:rPr>
                <w:rFonts w:ascii="宋体" w:hAnsi="宋体"/>
                <w:bCs/>
                <w:szCs w:val="21"/>
              </w:rPr>
            </w:pPr>
            <w:r>
              <w:rPr>
                <w:rFonts w:ascii="宋体" w:hAnsi="宋体" w:hint="eastAsia"/>
                <w:bCs/>
                <w:szCs w:val="21"/>
              </w:rPr>
              <w:t>身份证号</w:t>
            </w:r>
          </w:p>
        </w:tc>
        <w:tc>
          <w:tcPr>
            <w:tcW w:w="2727" w:type="dxa"/>
            <w:vAlign w:val="center"/>
          </w:tcPr>
          <w:p w:rsidR="00C80FBA" w:rsidRPr="00FE77C3" w:rsidRDefault="00C80FBA" w:rsidP="00241EAD">
            <w:pPr>
              <w:jc w:val="left"/>
              <w:rPr>
                <w:rFonts w:ascii="微软雅黑" w:eastAsia="微软雅黑" w:hAnsi="微软雅黑"/>
                <w:color w:val="333333"/>
              </w:rPr>
            </w:pPr>
          </w:p>
        </w:tc>
        <w:tc>
          <w:tcPr>
            <w:tcW w:w="1847" w:type="dxa"/>
            <w:vAlign w:val="center"/>
          </w:tcPr>
          <w:p w:rsidR="00C80FBA" w:rsidRDefault="00C80FBA" w:rsidP="00241EAD">
            <w:pPr>
              <w:jc w:val="center"/>
              <w:rPr>
                <w:bCs/>
                <w:szCs w:val="21"/>
              </w:rPr>
            </w:pPr>
            <w:r>
              <w:rPr>
                <w:rFonts w:hint="eastAsia"/>
                <w:bCs/>
                <w:szCs w:val="21"/>
              </w:rPr>
              <w:t>是</w:t>
            </w:r>
          </w:p>
        </w:tc>
      </w:tr>
      <w:tr w:rsidR="00C80FBA" w:rsidTr="00241EAD">
        <w:tc>
          <w:tcPr>
            <w:tcW w:w="1838" w:type="dxa"/>
            <w:shd w:val="clear" w:color="auto" w:fill="A6A6A6" w:themeFill="background1" w:themeFillShade="A6"/>
            <w:vAlign w:val="center"/>
          </w:tcPr>
          <w:p w:rsidR="00C80FBA" w:rsidRDefault="00C80FBA" w:rsidP="00241EAD">
            <w:pPr>
              <w:jc w:val="center"/>
              <w:rPr>
                <w:bCs/>
                <w:szCs w:val="21"/>
              </w:rPr>
            </w:pPr>
            <w:r>
              <w:rPr>
                <w:rFonts w:hint="eastAsia"/>
              </w:rPr>
              <w:t>参数</w:t>
            </w:r>
            <w:r>
              <w:t>jsonStr</w:t>
            </w:r>
            <w:r>
              <w:rPr>
                <w:rFonts w:hint="eastAsia"/>
              </w:rPr>
              <w:t>：</w:t>
            </w:r>
          </w:p>
        </w:tc>
        <w:tc>
          <w:tcPr>
            <w:tcW w:w="7229" w:type="dxa"/>
            <w:gridSpan w:val="4"/>
            <w:vAlign w:val="center"/>
          </w:tcPr>
          <w:p w:rsidR="00C80FBA" w:rsidRPr="007856FB" w:rsidRDefault="00C80FBA" w:rsidP="00241EA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t xml:space="preserve"> m</w:t>
            </w:r>
            <w:r>
              <w:rPr>
                <w:rFonts w:hint="eastAsia"/>
              </w:rPr>
              <w:t>ob</w:t>
            </w:r>
            <w:r>
              <w:t>ile</w:t>
            </w:r>
            <w:r w:rsidRPr="007856FB">
              <w:rPr>
                <w:rFonts w:ascii="Consolas" w:eastAsia="Consolas" w:hAnsi="Consolas" w:hint="eastAsia"/>
                <w:b/>
                <w:color w:val="0070C0"/>
                <w:sz w:val="24"/>
                <w:highlight w:val="white"/>
              </w:rPr>
              <w:t xml:space="preserve"> "</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hint="eastAsia"/>
                <w:b/>
                <w:bCs/>
                <w:color w:val="0070C0"/>
                <w:szCs w:val="21"/>
              </w:rPr>
              <w:t>1</w:t>
            </w:r>
            <w:r>
              <w:rPr>
                <w:b/>
                <w:bCs/>
                <w:color w:val="0070C0"/>
                <w:szCs w:val="21"/>
              </w:rPr>
              <w:t>8000000006</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highlight w:val="white"/>
              </w:rPr>
              <w:t>,</w:t>
            </w:r>
            <w:r w:rsidRPr="007856FB">
              <w:rPr>
                <w:rFonts w:ascii="Consolas" w:eastAsia="Consolas" w:hAnsi="Consolas" w:hint="eastAsia"/>
                <w:b/>
                <w:color w:val="0070C0"/>
                <w:sz w:val="24"/>
                <w:highlight w:val="white"/>
              </w:rPr>
              <w:t>"</w:t>
            </w:r>
            <w:r>
              <w:rPr>
                <w:rFonts w:hint="eastAsia"/>
              </w:rPr>
              <w:t xml:space="preserve"> </w:t>
            </w:r>
            <w:r w:rsidRPr="009622F8">
              <w:t>realName</w:t>
            </w:r>
            <w:r w:rsidRPr="007856FB">
              <w:rPr>
                <w:rFonts w:ascii="Consolas" w:eastAsia="Consolas" w:hAnsi="Consolas" w:hint="eastAsia"/>
                <w:b/>
                <w:color w:val="0070C0"/>
                <w:sz w:val="24"/>
                <w:highlight w:val="white"/>
              </w:rPr>
              <w:t xml:space="preserve"> "</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金玉佳</w:t>
            </w:r>
            <w:r w:rsidRPr="007856FB">
              <w:rPr>
                <w:rFonts w:ascii="Consolas" w:eastAsia="Consolas" w:hAnsi="Consolas" w:hint="eastAsia"/>
                <w:b/>
                <w:color w:val="0070C0"/>
                <w:sz w:val="24"/>
                <w:highlight w:val="white"/>
              </w:rPr>
              <w:t>"</w:t>
            </w:r>
            <w:r>
              <w:rPr>
                <w:rFonts w:asciiTheme="minorEastAsia" w:eastAsiaTheme="minorEastAsia" w:hAnsiTheme="minorEastAsia" w:hint="eastAsia"/>
                <w:b/>
                <w:color w:val="0070C0"/>
                <w:sz w:val="24"/>
                <w:highlight w:val="white"/>
              </w:rPr>
              <w:t>，</w:t>
            </w:r>
            <w:r w:rsidRPr="007856FB">
              <w:rPr>
                <w:rFonts w:ascii="Consolas" w:eastAsia="Consolas" w:hAnsi="Consolas" w:hint="eastAsia"/>
                <w:b/>
                <w:color w:val="0070C0"/>
                <w:sz w:val="24"/>
                <w:highlight w:val="white"/>
              </w:rPr>
              <w:t>"</w:t>
            </w:r>
            <w:r>
              <w:rPr>
                <w:rFonts w:hint="eastAsia"/>
              </w:rPr>
              <w:t xml:space="preserve"> </w:t>
            </w:r>
            <w:r w:rsidRPr="009622F8">
              <w:t>cardNo</w:t>
            </w:r>
            <w:r w:rsidRPr="007856FB">
              <w:rPr>
                <w:rFonts w:ascii="Consolas" w:eastAsia="Consolas" w:hAnsi="Consolas" w:hint="eastAsia"/>
                <w:b/>
                <w:color w:val="0070C0"/>
                <w:sz w:val="24"/>
                <w:highlight w:val="white"/>
              </w:rPr>
              <w:t xml:space="preserve"> "</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2</w:t>
            </w:r>
            <w:r>
              <w:rPr>
                <w:rFonts w:ascii="宋体" w:hAnsi="宋体"/>
                <w:bCs/>
                <w:szCs w:val="21"/>
              </w:rPr>
              <w:t>30822195002161770</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rPr>
              <w:t>}</w:t>
            </w:r>
          </w:p>
        </w:tc>
      </w:tr>
      <w:tr w:rsidR="00C80FBA" w:rsidTr="00241EAD">
        <w:tc>
          <w:tcPr>
            <w:tcW w:w="1838" w:type="dxa"/>
            <w:shd w:val="clear" w:color="auto" w:fill="A6A6A6" w:themeFill="background1" w:themeFillShade="A6"/>
            <w:vAlign w:val="center"/>
          </w:tcPr>
          <w:p w:rsidR="00C80FBA" w:rsidRDefault="00C80FBA"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C80FBA" w:rsidRDefault="00C80FBA" w:rsidP="00241EAD">
            <w:pPr>
              <w:ind w:firstLine="210"/>
              <w:jc w:val="center"/>
              <w:rPr>
                <w:rFonts w:ascii="宋体" w:hAnsi="宋体"/>
                <w:bCs/>
                <w:szCs w:val="21"/>
              </w:rPr>
            </w:pPr>
          </w:p>
        </w:tc>
        <w:tc>
          <w:tcPr>
            <w:tcW w:w="2762" w:type="dxa"/>
            <w:gridSpan w:val="2"/>
            <w:shd w:val="clear" w:color="auto" w:fill="A6A6A6" w:themeFill="background1" w:themeFillShade="A6"/>
          </w:tcPr>
          <w:p w:rsidR="00C80FBA" w:rsidRDefault="00C80FBA" w:rsidP="00241EAD">
            <w:pPr>
              <w:ind w:firstLine="210"/>
              <w:jc w:val="center"/>
              <w:rPr>
                <w:rFonts w:ascii="宋体" w:hAnsi="宋体"/>
                <w:bCs/>
                <w:szCs w:val="21"/>
              </w:rPr>
            </w:pPr>
          </w:p>
        </w:tc>
        <w:tc>
          <w:tcPr>
            <w:tcW w:w="1847" w:type="dxa"/>
            <w:shd w:val="clear" w:color="auto" w:fill="A6A6A6" w:themeFill="background1" w:themeFillShade="A6"/>
          </w:tcPr>
          <w:p w:rsidR="00C80FBA" w:rsidRDefault="00C80FBA" w:rsidP="00241EAD">
            <w:pPr>
              <w:ind w:firstLine="210"/>
              <w:jc w:val="center"/>
              <w:rPr>
                <w:rFonts w:ascii="宋体" w:hAnsi="宋体"/>
                <w:bCs/>
                <w:szCs w:val="21"/>
              </w:rPr>
            </w:pPr>
          </w:p>
        </w:tc>
      </w:tr>
      <w:tr w:rsidR="00C80FBA" w:rsidTr="00241EAD">
        <w:tc>
          <w:tcPr>
            <w:tcW w:w="1838" w:type="dxa"/>
            <w:shd w:val="clear" w:color="auto" w:fill="auto"/>
            <w:vAlign w:val="center"/>
          </w:tcPr>
          <w:p w:rsidR="00C80FBA" w:rsidRDefault="00C80FBA" w:rsidP="00241EAD">
            <w:pPr>
              <w:jc w:val="center"/>
              <w:rPr>
                <w:bCs/>
                <w:szCs w:val="21"/>
              </w:rPr>
            </w:pPr>
            <w:r>
              <w:rPr>
                <w:rFonts w:ascii="Courier New" w:hAnsi="Courier New" w:cs="Courier New"/>
              </w:rPr>
              <w:t>userType</w:t>
            </w:r>
          </w:p>
        </w:tc>
        <w:tc>
          <w:tcPr>
            <w:tcW w:w="2620" w:type="dxa"/>
            <w:shd w:val="clear" w:color="auto" w:fill="auto"/>
          </w:tcPr>
          <w:p w:rsidR="00C80FBA" w:rsidRDefault="00C80FBA" w:rsidP="00241EAD">
            <w:pPr>
              <w:ind w:firstLine="210"/>
              <w:jc w:val="center"/>
              <w:rPr>
                <w:rFonts w:ascii="宋体" w:hAnsi="宋体"/>
                <w:bCs/>
                <w:szCs w:val="21"/>
              </w:rPr>
            </w:pPr>
            <w:r>
              <w:rPr>
                <w:rFonts w:hint="eastAsia"/>
                <w:bCs/>
                <w:szCs w:val="21"/>
              </w:rPr>
              <w:t>用户类型</w:t>
            </w:r>
          </w:p>
        </w:tc>
        <w:tc>
          <w:tcPr>
            <w:tcW w:w="2762" w:type="dxa"/>
            <w:gridSpan w:val="2"/>
            <w:shd w:val="clear" w:color="auto" w:fill="auto"/>
          </w:tcPr>
          <w:p w:rsidR="00C80FBA" w:rsidRDefault="00C80FBA" w:rsidP="00241EAD">
            <w:pPr>
              <w:ind w:firstLine="210"/>
              <w:jc w:val="center"/>
              <w:rPr>
                <w:rFonts w:ascii="宋体" w:hAnsi="宋体"/>
                <w:bCs/>
                <w:szCs w:val="21"/>
              </w:rPr>
            </w:pPr>
          </w:p>
        </w:tc>
        <w:tc>
          <w:tcPr>
            <w:tcW w:w="1847" w:type="dxa"/>
            <w:shd w:val="clear" w:color="auto" w:fill="auto"/>
          </w:tcPr>
          <w:p w:rsidR="00C80FBA" w:rsidRDefault="00C80FBA" w:rsidP="00241EAD">
            <w:pPr>
              <w:ind w:firstLine="210"/>
              <w:jc w:val="center"/>
              <w:rPr>
                <w:rFonts w:ascii="宋体" w:hAnsi="宋体"/>
                <w:bCs/>
                <w:szCs w:val="21"/>
              </w:rPr>
            </w:pPr>
          </w:p>
        </w:tc>
      </w:tr>
      <w:tr w:rsidR="00C80FBA" w:rsidRPr="00F64465" w:rsidTr="00241EAD">
        <w:tc>
          <w:tcPr>
            <w:tcW w:w="1838" w:type="dxa"/>
            <w:shd w:val="clear" w:color="auto" w:fill="FFFFFF" w:themeFill="background1"/>
            <w:vAlign w:val="center"/>
          </w:tcPr>
          <w:p w:rsidR="00C80FBA" w:rsidRPr="00F64465" w:rsidRDefault="00C80FBA" w:rsidP="00241EA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C80FBA" w:rsidRPr="00F64465" w:rsidRDefault="00C80FBA" w:rsidP="00241E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C80FBA" w:rsidRPr="00F64465" w:rsidRDefault="00C80FBA" w:rsidP="00241E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C80FBA" w:rsidRPr="00F64465" w:rsidRDefault="00C80FBA" w:rsidP="00241EAD">
            <w:pPr>
              <w:widowControl/>
              <w:jc w:val="center"/>
              <w:rPr>
                <w:rFonts w:ascii="Consolas" w:hAnsi="Consolas" w:cs="Consolas"/>
                <w:szCs w:val="21"/>
              </w:rPr>
            </w:pPr>
          </w:p>
        </w:tc>
      </w:tr>
      <w:tr w:rsidR="00C80FBA" w:rsidRPr="00F64465" w:rsidTr="00241EAD">
        <w:tc>
          <w:tcPr>
            <w:tcW w:w="1838" w:type="dxa"/>
            <w:shd w:val="clear" w:color="auto" w:fill="FFFFFF" w:themeFill="background1"/>
            <w:vAlign w:val="center"/>
          </w:tcPr>
          <w:p w:rsidR="00C80FBA" w:rsidRPr="00F64465" w:rsidRDefault="00C80FBA" w:rsidP="00241EA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C80FBA" w:rsidRPr="00F64465" w:rsidRDefault="00C80FBA" w:rsidP="00241E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C80FBA" w:rsidRPr="00F64465" w:rsidRDefault="00C80FBA" w:rsidP="00241E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C80FBA" w:rsidRPr="00F64465" w:rsidRDefault="00C80FBA" w:rsidP="00241EAD">
            <w:pPr>
              <w:widowControl/>
              <w:jc w:val="center"/>
              <w:rPr>
                <w:rFonts w:ascii="Consolas" w:hAnsi="Consolas" w:cs="Consolas"/>
                <w:szCs w:val="21"/>
              </w:rPr>
            </w:pPr>
          </w:p>
        </w:tc>
      </w:tr>
      <w:tr w:rsidR="00C80FBA" w:rsidTr="00241EAD">
        <w:tc>
          <w:tcPr>
            <w:tcW w:w="1838" w:type="dxa"/>
            <w:shd w:val="clear" w:color="auto" w:fill="A6A6A6" w:themeFill="background1" w:themeFillShade="A6"/>
            <w:vAlign w:val="center"/>
          </w:tcPr>
          <w:p w:rsidR="00C80FBA" w:rsidRDefault="00C80FBA"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C80FBA" w:rsidRPr="009622F8" w:rsidRDefault="00C80FBA" w:rsidP="00241EAD">
            <w:pPr>
              <w:jc w:val="left"/>
              <w:rPr>
                <w:rFonts w:ascii="Consolas" w:eastAsiaTheme="minorEastAsia" w:hAnsi="Consolas"/>
                <w:color w:val="5B9BD5" w:themeColor="accent1"/>
                <w:sz w:val="24"/>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hint="eastAsia"/>
                <w:bCs/>
                <w:color w:val="5B9BD5" w:themeColor="accent1"/>
                <w:szCs w:val="21"/>
              </w:rPr>
              <w:t>返回正常！</w:t>
            </w:r>
            <w:r w:rsidRPr="00CB5781">
              <w:rPr>
                <w:rFonts w:ascii="Consolas" w:eastAsia="Consolas" w:hAnsi="Consolas" w:hint="eastAsia"/>
                <w:color w:val="5B9BD5" w:themeColor="accent1"/>
                <w:sz w:val="24"/>
                <w:highlight w:val="white"/>
              </w:rPr>
              <w:t>"</w:t>
            </w:r>
            <w:r w:rsidRPr="00CB5781">
              <w:rPr>
                <w:rFonts w:ascii="宋体" w:hAnsi="宋体" w:cs="宋体" w:hint="eastAsia"/>
                <w:color w:val="5B9BD5" w:themeColor="accent1"/>
                <w:sz w:val="24"/>
                <w:highlight w:val="white"/>
              </w:rPr>
              <w:t>，</w:t>
            </w:r>
            <w:r w:rsidRPr="00CB5781">
              <w:rPr>
                <w:rFonts w:ascii="Consolas" w:hAnsi="Consolas" w:cs="Consolas" w:hint="eastAsia"/>
                <w:bCs/>
                <w:color w:val="5B9BD5" w:themeColor="accent1"/>
                <w:sz w:val="21"/>
                <w:szCs w:val="21"/>
              </w:rPr>
              <w:t>"</w:t>
            </w:r>
            <w:r>
              <w:rPr>
                <w:rFonts w:ascii="Courier New" w:hAnsi="Courier New" w:cs="Courier New"/>
              </w:rPr>
              <w:t xml:space="preserve"> userType</w:t>
            </w:r>
            <w:r w:rsidRPr="00CB5781">
              <w:rPr>
                <w:rFonts w:ascii="Consolas" w:hAnsi="Consolas" w:cs="Consolas" w:hint="eastAsia"/>
                <w:bCs/>
                <w:color w:val="5B9BD5" w:themeColor="accent1"/>
                <w:sz w:val="21"/>
                <w:szCs w:val="21"/>
              </w:rPr>
              <w:t>":"</w:t>
            </w:r>
            <w:r>
              <w:rPr>
                <w:rFonts w:ascii="Courier New" w:hAnsi="Courier New" w:cs="Courier New" w:hint="eastAsia"/>
              </w:rPr>
              <w:t>1</w:t>
            </w:r>
            <w:r>
              <w:rPr>
                <w:rFonts w:ascii="Consolas" w:hAnsi="Consolas" w:cs="Consolas" w:hint="eastAsia"/>
                <w:bCs/>
                <w:color w:val="5B9BD5" w:themeColor="accent1"/>
                <w:sz w:val="21"/>
                <w:szCs w:val="21"/>
              </w:rPr>
              <w:t>"</w:t>
            </w:r>
            <w:r w:rsidRPr="00CB5781">
              <w:rPr>
                <w:rFonts w:ascii="Consolas" w:eastAsia="Consolas" w:hAnsi="Consolas"/>
                <w:color w:val="5B9BD5" w:themeColor="accent1"/>
                <w:sz w:val="24"/>
              </w:rPr>
              <w:t>}</w:t>
            </w:r>
          </w:p>
        </w:tc>
      </w:tr>
    </w:tbl>
    <w:p w:rsidR="00FB5720" w:rsidRPr="00C80FBA" w:rsidRDefault="00FB5720" w:rsidP="00FB5720"/>
    <w:p w:rsidR="00FB5720" w:rsidRPr="00FB5720" w:rsidRDefault="00FB5720" w:rsidP="00FB5720"/>
    <w:p w:rsidR="00D803E8" w:rsidRDefault="005049C6" w:rsidP="00D803E8">
      <w:pPr>
        <w:pStyle w:val="3"/>
      </w:pPr>
      <w:r>
        <w:rPr>
          <w:rFonts w:hint="eastAsia"/>
        </w:rPr>
        <w:t>1.2</w:t>
      </w:r>
      <w:r w:rsidR="00D803E8">
        <w:rPr>
          <w:rFonts w:hint="eastAsia"/>
        </w:rPr>
        <w:t>爱心人士捐赠</w:t>
      </w:r>
    </w:p>
    <w:p w:rsidR="00CE1C30" w:rsidRPr="008A30BD" w:rsidRDefault="005049C6" w:rsidP="00D803E8">
      <w:pPr>
        <w:pStyle w:val="4"/>
      </w:pPr>
      <w:r>
        <w:rPr>
          <w:rFonts w:hint="eastAsia"/>
        </w:rPr>
        <w:t>1.2.1</w:t>
      </w:r>
      <w:r w:rsidR="00CE1C30">
        <w:rPr>
          <w:rFonts w:hint="eastAsia"/>
        </w:rPr>
        <w:t>发布盲捐（和明捐一个接口）</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CE1C30" w:rsidTr="00CE1C30">
        <w:tc>
          <w:tcPr>
            <w:tcW w:w="1838" w:type="dxa"/>
            <w:vAlign w:val="center"/>
          </w:tcPr>
          <w:p w:rsidR="00CE1C30" w:rsidRDefault="00CE1C30" w:rsidP="00CE1C30">
            <w:pPr>
              <w:jc w:val="center"/>
              <w:rPr>
                <w:bCs/>
                <w:szCs w:val="21"/>
              </w:rPr>
            </w:pPr>
            <w:r>
              <w:rPr>
                <w:bCs/>
                <w:szCs w:val="21"/>
              </w:rPr>
              <w:t>接口标识：</w:t>
            </w:r>
          </w:p>
        </w:tc>
        <w:tc>
          <w:tcPr>
            <w:tcW w:w="2655" w:type="dxa"/>
            <w:gridSpan w:val="2"/>
            <w:vAlign w:val="center"/>
          </w:tcPr>
          <w:p w:rsidR="00CE1C30" w:rsidRDefault="00CE1C30" w:rsidP="00CE1C30">
            <w:pPr>
              <w:jc w:val="center"/>
              <w:rPr>
                <w:bCs/>
                <w:szCs w:val="21"/>
              </w:rPr>
            </w:pPr>
            <w:r w:rsidRPr="0017204A">
              <w:rPr>
                <w:bCs/>
                <w:szCs w:val="21"/>
              </w:rPr>
              <w:t>publishDonateLove</w:t>
            </w:r>
          </w:p>
        </w:tc>
        <w:tc>
          <w:tcPr>
            <w:tcW w:w="2727" w:type="dxa"/>
          </w:tcPr>
          <w:p w:rsidR="00CE1C30" w:rsidRDefault="00CE1C30" w:rsidP="00CE1C30">
            <w:pPr>
              <w:jc w:val="left"/>
            </w:pPr>
          </w:p>
        </w:tc>
        <w:tc>
          <w:tcPr>
            <w:tcW w:w="1847" w:type="dxa"/>
          </w:tcPr>
          <w:p w:rsidR="00CE1C30" w:rsidRDefault="00CE1C30" w:rsidP="00CE1C30">
            <w:pPr>
              <w:jc w:val="left"/>
            </w:pP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CE1C30" w:rsidRDefault="00CE1C30" w:rsidP="00CE1C30">
            <w:pPr>
              <w:jc w:val="center"/>
              <w:rPr>
                <w:bCs/>
                <w:szCs w:val="21"/>
              </w:rPr>
            </w:pPr>
            <w:r w:rsidRPr="0017204A">
              <w:rPr>
                <w:bCs/>
                <w:szCs w:val="21"/>
              </w:rPr>
              <w:t>publishDonateLove</w:t>
            </w:r>
          </w:p>
        </w:tc>
        <w:tc>
          <w:tcPr>
            <w:tcW w:w="2727" w:type="dxa"/>
          </w:tcPr>
          <w:p w:rsidR="00CE1C30" w:rsidRDefault="00CE1C30" w:rsidP="00CE1C30">
            <w:pPr>
              <w:jc w:val="center"/>
              <w:rPr>
                <w:bCs/>
                <w:szCs w:val="21"/>
              </w:rPr>
            </w:pPr>
          </w:p>
        </w:tc>
        <w:tc>
          <w:tcPr>
            <w:tcW w:w="1847" w:type="dxa"/>
          </w:tcPr>
          <w:p w:rsidR="00CE1C30" w:rsidRDefault="00CE1C30" w:rsidP="00CE1C30">
            <w:pPr>
              <w:jc w:val="center"/>
              <w:rPr>
                <w:bCs/>
                <w:szCs w:val="21"/>
              </w:rPr>
            </w:pP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bCs/>
                <w:szCs w:val="21"/>
              </w:rPr>
              <w:t>字段名</w:t>
            </w:r>
          </w:p>
        </w:tc>
        <w:tc>
          <w:tcPr>
            <w:tcW w:w="2655" w:type="dxa"/>
            <w:gridSpan w:val="2"/>
            <w:shd w:val="clear" w:color="auto" w:fill="A6A6A6" w:themeFill="background1" w:themeFillShade="A6"/>
            <w:vAlign w:val="center"/>
          </w:tcPr>
          <w:p w:rsidR="00CE1C30" w:rsidRDefault="00CE1C30" w:rsidP="00CE1C30">
            <w:pPr>
              <w:jc w:val="center"/>
              <w:rPr>
                <w:bCs/>
                <w:szCs w:val="21"/>
              </w:rPr>
            </w:pPr>
            <w:r>
              <w:rPr>
                <w:bCs/>
                <w:szCs w:val="21"/>
              </w:rPr>
              <w:t>说明</w:t>
            </w:r>
          </w:p>
        </w:tc>
        <w:tc>
          <w:tcPr>
            <w:tcW w:w="2727" w:type="dxa"/>
            <w:shd w:val="clear" w:color="auto" w:fill="A6A6A6" w:themeFill="background1" w:themeFillShade="A6"/>
          </w:tcPr>
          <w:p w:rsidR="00CE1C30" w:rsidRDefault="00CE1C30" w:rsidP="00CE1C30">
            <w:pPr>
              <w:jc w:val="center"/>
              <w:rPr>
                <w:bCs/>
                <w:szCs w:val="21"/>
              </w:rPr>
            </w:pPr>
            <w:r>
              <w:rPr>
                <w:bCs/>
                <w:szCs w:val="21"/>
              </w:rPr>
              <w:t>备注</w:t>
            </w:r>
          </w:p>
        </w:tc>
        <w:tc>
          <w:tcPr>
            <w:tcW w:w="1847" w:type="dxa"/>
            <w:shd w:val="clear" w:color="auto" w:fill="A6A6A6" w:themeFill="background1" w:themeFillShade="A6"/>
          </w:tcPr>
          <w:p w:rsidR="00CE1C30" w:rsidRDefault="00CE1C30" w:rsidP="00CE1C30">
            <w:pPr>
              <w:jc w:val="center"/>
              <w:rPr>
                <w:bCs/>
                <w:szCs w:val="21"/>
              </w:rPr>
            </w:pPr>
            <w:r>
              <w:rPr>
                <w:rFonts w:hint="eastAsia"/>
                <w:bCs/>
                <w:szCs w:val="21"/>
              </w:rPr>
              <w:t>是否必填项</w:t>
            </w:r>
          </w:p>
        </w:tc>
      </w:tr>
      <w:tr w:rsidR="00CE1C30" w:rsidTr="00CE1C30">
        <w:trPr>
          <w:trHeight w:val="405"/>
        </w:trPr>
        <w:tc>
          <w:tcPr>
            <w:tcW w:w="1838" w:type="dxa"/>
            <w:vAlign w:val="center"/>
          </w:tcPr>
          <w:p w:rsidR="00CE1C30" w:rsidRPr="00CF52EF" w:rsidRDefault="00CE1C30" w:rsidP="00CE1C30">
            <w:pPr>
              <w:jc w:val="center"/>
              <w:rPr>
                <w:bCs/>
                <w:szCs w:val="21"/>
              </w:rPr>
            </w:pPr>
            <w:r w:rsidRPr="004E6791">
              <w:rPr>
                <w:bCs/>
                <w:szCs w:val="21"/>
              </w:rPr>
              <w:t>contributorid</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用户id</w:t>
            </w:r>
          </w:p>
        </w:tc>
        <w:tc>
          <w:tcPr>
            <w:tcW w:w="2727" w:type="dxa"/>
            <w:vAlign w:val="center"/>
          </w:tcPr>
          <w:p w:rsidR="00CE1C30" w:rsidRPr="00FE77C3" w:rsidRDefault="00CE1C30" w:rsidP="00CE1C30">
            <w:pPr>
              <w:jc w:val="left"/>
              <w:rPr>
                <w:rFonts w:ascii="微软雅黑" w:eastAsia="微软雅黑" w:hAnsi="微软雅黑"/>
                <w:color w:val="333333"/>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Default="00CE1C30" w:rsidP="00CE1C30">
            <w:pPr>
              <w:jc w:val="center"/>
              <w:rPr>
                <w:bCs/>
                <w:szCs w:val="21"/>
              </w:rPr>
            </w:pPr>
            <w:r w:rsidRPr="0066574C">
              <w:rPr>
                <w:bCs/>
                <w:szCs w:val="21"/>
              </w:rPr>
              <w:t>itemsname</w:t>
            </w:r>
          </w:p>
        </w:tc>
        <w:tc>
          <w:tcPr>
            <w:tcW w:w="2655" w:type="dxa"/>
            <w:gridSpan w:val="2"/>
          </w:tcPr>
          <w:p w:rsidR="00CE1C30" w:rsidRDefault="00CE1C30" w:rsidP="00B93121">
            <w:pPr>
              <w:ind w:firstLineChars="500" w:firstLine="1000"/>
              <w:rPr>
                <w:rFonts w:ascii="宋体" w:hAnsi="宋体"/>
                <w:bCs/>
                <w:szCs w:val="21"/>
              </w:rPr>
            </w:pPr>
            <w:r>
              <w:rPr>
                <w:rFonts w:ascii="宋体" w:hAnsi="宋体" w:hint="eastAsia"/>
                <w:bCs/>
                <w:szCs w:val="21"/>
              </w:rPr>
              <w:t>物品名称</w:t>
            </w:r>
          </w:p>
        </w:tc>
        <w:tc>
          <w:tcPr>
            <w:tcW w:w="2727" w:type="dxa"/>
            <w:vAlign w:val="center"/>
          </w:tcPr>
          <w:p w:rsidR="00CE1C30" w:rsidRPr="00FE77C3" w:rsidRDefault="00CE1C30" w:rsidP="00CE1C30">
            <w:pPr>
              <w:jc w:val="left"/>
              <w:rPr>
                <w:rFonts w:ascii="微软雅黑" w:eastAsia="微软雅黑" w:hAnsi="微软雅黑"/>
                <w:color w:val="333333"/>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4E6791" w:rsidRDefault="00CE1C30" w:rsidP="00CE1C30">
            <w:pPr>
              <w:jc w:val="center"/>
              <w:rPr>
                <w:bCs/>
                <w:szCs w:val="21"/>
              </w:rPr>
            </w:pPr>
            <w:r w:rsidRPr="001C25BF">
              <w:rPr>
                <w:bCs/>
                <w:szCs w:val="21"/>
              </w:rPr>
              <w:t>itemsdesc</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物品描述</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sidRPr="00CF52EF">
              <w:rPr>
                <w:bCs/>
                <w:szCs w:val="21"/>
              </w:rPr>
              <w:t>reason</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捐赠原因</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sidRPr="004A78BE">
              <w:rPr>
                <w:bCs/>
                <w:szCs w:val="21"/>
              </w:rPr>
              <w:t>it</w:t>
            </w:r>
            <w:r>
              <w:rPr>
                <w:rFonts w:hint="eastAsia"/>
                <w:bCs/>
                <w:szCs w:val="21"/>
              </w:rPr>
              <w:t>id</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物品类别Id</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Pr>
                <w:rFonts w:hint="eastAsia"/>
                <w:bCs/>
                <w:szCs w:val="21"/>
              </w:rPr>
              <w:t>picu</w:t>
            </w:r>
            <w:r w:rsidRPr="00256E3C">
              <w:rPr>
                <w:bCs/>
                <w:szCs w:val="21"/>
              </w:rPr>
              <w:t>rl</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图片地址</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bCs/>
                <w:szCs w:val="21"/>
              </w:rPr>
              <w:t>否</w:t>
            </w:r>
          </w:p>
        </w:tc>
      </w:tr>
      <w:tr w:rsidR="00CE1C30" w:rsidTr="00CE1C30">
        <w:trPr>
          <w:trHeight w:val="405"/>
        </w:trPr>
        <w:tc>
          <w:tcPr>
            <w:tcW w:w="1838" w:type="dxa"/>
            <w:vAlign w:val="center"/>
          </w:tcPr>
          <w:p w:rsidR="00CE1C30" w:rsidRPr="008C5A5B" w:rsidRDefault="00CE1C30" w:rsidP="00CE1C30">
            <w:pPr>
              <w:jc w:val="center"/>
              <w:rPr>
                <w:bCs/>
                <w:szCs w:val="21"/>
              </w:rPr>
            </w:pPr>
            <w:r>
              <w:rPr>
                <w:bCs/>
                <w:szCs w:val="21"/>
              </w:rPr>
              <w:t>is</w:t>
            </w:r>
            <w:r>
              <w:rPr>
                <w:rFonts w:hint="eastAsia"/>
                <w:bCs/>
                <w:szCs w:val="21"/>
              </w:rPr>
              <w:t>h</w:t>
            </w:r>
            <w:r>
              <w:rPr>
                <w:bCs/>
                <w:szCs w:val="21"/>
              </w:rPr>
              <w:t>ide</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是否匿名</w:t>
            </w:r>
          </w:p>
        </w:tc>
        <w:tc>
          <w:tcPr>
            <w:tcW w:w="2727" w:type="dxa"/>
          </w:tcPr>
          <w:p w:rsidR="00CE1C30" w:rsidRDefault="00CE1C30" w:rsidP="00CE1C30">
            <w:pPr>
              <w:ind w:firstLine="210"/>
              <w:jc w:val="center"/>
              <w:rPr>
                <w:rFonts w:ascii="宋体" w:hAnsi="宋体"/>
                <w:bCs/>
                <w:szCs w:val="21"/>
              </w:rPr>
            </w:pPr>
            <w:r w:rsidRPr="00086BC8">
              <w:rPr>
                <w:rFonts w:ascii="宋体" w:hAnsi="宋体" w:hint="eastAsia"/>
                <w:bCs/>
                <w:szCs w:val="21"/>
              </w:rPr>
              <w:t>0：不匿名，1：匿名</w:t>
            </w: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rFonts w:hint="eastAsia"/>
              </w:rPr>
              <w:t>参数</w:t>
            </w:r>
            <w:r>
              <w:t>jsonStr</w:t>
            </w:r>
            <w:r>
              <w:rPr>
                <w:rFonts w:hint="eastAsia"/>
              </w:rPr>
              <w:t>：</w:t>
            </w:r>
          </w:p>
        </w:tc>
        <w:tc>
          <w:tcPr>
            <w:tcW w:w="7229" w:type="dxa"/>
            <w:gridSpan w:val="4"/>
            <w:vAlign w:val="center"/>
          </w:tcPr>
          <w:p w:rsidR="00CE1C30" w:rsidRPr="007856FB" w:rsidRDefault="00CE1C30" w:rsidP="00CE1C30">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rsidRPr="009D59BA">
              <w:rPr>
                <w:rFonts w:ascii="Consolas" w:eastAsiaTheme="minorEastAsia" w:hAnsi="Consolas"/>
                <w:b/>
                <w:color w:val="0070C0"/>
                <w:sz w:val="24"/>
              </w:rPr>
              <w:t>contributorid</w:t>
            </w:r>
            <w:r w:rsidRPr="009D59BA">
              <w:rPr>
                <w:rFonts w:ascii="Consolas" w:eastAsiaTheme="minorEastAsia" w:hAnsi="Consolas" w:hint="eastAsia"/>
                <w:b/>
                <w:color w:val="0070C0"/>
                <w:sz w:val="24"/>
              </w:rPr>
              <w:t>":"</w:t>
            </w:r>
            <w:r w:rsidRPr="009D59BA">
              <w:rPr>
                <w:rFonts w:ascii="Consolas" w:eastAsiaTheme="minorEastAsia" w:hAnsi="Consolas" w:hint="eastAsia"/>
                <w:b/>
                <w:color w:val="0070C0"/>
                <w:sz w:val="24"/>
              </w:rPr>
              <w:t>用户</w:t>
            </w:r>
            <w:r w:rsidRPr="009D59BA">
              <w:rPr>
                <w:rFonts w:ascii="Consolas" w:eastAsiaTheme="minorEastAsia" w:hAnsi="Consolas" w:hint="eastAsia"/>
                <w:b/>
                <w:color w:val="0070C0"/>
                <w:sz w:val="24"/>
              </w:rPr>
              <w:t>Id"</w:t>
            </w:r>
            <w:r>
              <w:rPr>
                <w:rFonts w:ascii="Consolas" w:eastAsiaTheme="minorEastAsia" w:hAnsi="Consolas" w:hint="eastAsia"/>
                <w:b/>
                <w:color w:val="0070C0"/>
                <w:sz w:val="24"/>
              </w:rPr>
              <w:t>,"</w:t>
            </w:r>
            <w:r w:rsidRPr="009D59BA">
              <w:rPr>
                <w:rFonts w:ascii="Consolas" w:eastAsiaTheme="minorEastAsia" w:hAnsi="Consolas"/>
                <w:b/>
                <w:color w:val="0070C0"/>
                <w:sz w:val="24"/>
              </w:rPr>
              <w:t>itemsname</w:t>
            </w:r>
            <w:r>
              <w:rPr>
                <w:rFonts w:ascii="Consolas" w:eastAsiaTheme="minorEastAsia" w:hAnsi="Consolas" w:hint="eastAsia"/>
                <w:b/>
                <w:color w:val="0070C0"/>
                <w:sz w:val="24"/>
              </w:rPr>
              <w:t>":"</w:t>
            </w:r>
            <w:r w:rsidRPr="009D59BA">
              <w:rPr>
                <w:rFonts w:ascii="Consolas" w:eastAsiaTheme="minorEastAsia" w:hAnsi="Consolas" w:hint="eastAsia"/>
                <w:b/>
                <w:color w:val="0070C0"/>
                <w:sz w:val="24"/>
              </w:rPr>
              <w:t>物品名称</w:t>
            </w:r>
            <w:r>
              <w:rPr>
                <w:rFonts w:ascii="Consolas" w:eastAsiaTheme="minorEastAsia" w:hAnsi="Consolas" w:hint="eastAsia"/>
                <w:b/>
                <w:color w:val="0070C0"/>
                <w:sz w:val="24"/>
              </w:rPr>
              <w:lastRenderedPageBreak/>
              <w:t>","</w:t>
            </w:r>
            <w:r w:rsidRPr="009D59BA">
              <w:rPr>
                <w:rFonts w:ascii="Consolas" w:eastAsiaTheme="minorEastAsia" w:hAnsi="Consolas"/>
                <w:b/>
                <w:color w:val="0070C0"/>
                <w:sz w:val="24"/>
              </w:rPr>
              <w:t>itemsdesc</w:t>
            </w:r>
            <w:r>
              <w:rPr>
                <w:rFonts w:ascii="Consolas" w:eastAsiaTheme="minorEastAsia" w:hAnsi="Consolas" w:hint="eastAsia"/>
                <w:b/>
                <w:color w:val="0070C0"/>
                <w:sz w:val="24"/>
              </w:rPr>
              <w:t>":"</w:t>
            </w:r>
            <w:r w:rsidRPr="009D59BA">
              <w:rPr>
                <w:rFonts w:ascii="Consolas" w:eastAsiaTheme="minorEastAsia" w:hAnsi="Consolas" w:hint="eastAsia"/>
                <w:b/>
                <w:color w:val="0070C0"/>
                <w:sz w:val="24"/>
              </w:rPr>
              <w:t>物品描述</w:t>
            </w:r>
            <w:r>
              <w:rPr>
                <w:rFonts w:ascii="Consolas" w:eastAsiaTheme="minorEastAsia" w:hAnsi="Consolas" w:hint="eastAsia"/>
                <w:b/>
                <w:color w:val="0070C0"/>
                <w:sz w:val="24"/>
              </w:rPr>
              <w:t>","</w:t>
            </w:r>
            <w:r w:rsidRPr="009D59BA">
              <w:rPr>
                <w:rFonts w:ascii="Consolas" w:eastAsiaTheme="minorEastAsia" w:hAnsi="Consolas"/>
                <w:b/>
                <w:color w:val="0070C0"/>
                <w:sz w:val="24"/>
              </w:rPr>
              <w:t>reason</w:t>
            </w:r>
            <w:r>
              <w:rPr>
                <w:rFonts w:ascii="Consolas" w:eastAsiaTheme="minorEastAsia" w:hAnsi="Consolas" w:hint="eastAsia"/>
                <w:b/>
                <w:color w:val="0070C0"/>
                <w:sz w:val="24"/>
              </w:rPr>
              <w:t>":"</w:t>
            </w:r>
            <w:r w:rsidRPr="009D59BA">
              <w:rPr>
                <w:rFonts w:ascii="Consolas" w:eastAsiaTheme="minorEastAsia" w:hAnsi="Consolas" w:hint="eastAsia"/>
                <w:b/>
                <w:color w:val="0070C0"/>
                <w:sz w:val="24"/>
              </w:rPr>
              <w:t>捐赠原因</w:t>
            </w:r>
            <w:r>
              <w:rPr>
                <w:rFonts w:ascii="Consolas" w:eastAsiaTheme="minorEastAsia" w:hAnsi="Consolas" w:hint="eastAsia"/>
                <w:b/>
                <w:color w:val="0070C0"/>
                <w:sz w:val="24"/>
              </w:rPr>
              <w:t>","</w:t>
            </w:r>
            <w:r w:rsidRPr="009D59BA">
              <w:rPr>
                <w:rFonts w:ascii="Consolas" w:eastAsiaTheme="minorEastAsia" w:hAnsi="Consolas"/>
                <w:b/>
                <w:color w:val="0070C0"/>
                <w:sz w:val="24"/>
              </w:rPr>
              <w:t>it</w:t>
            </w:r>
            <w:r w:rsidRPr="009D59BA">
              <w:rPr>
                <w:rFonts w:ascii="Consolas" w:eastAsiaTheme="minorEastAsia" w:hAnsi="Consolas" w:hint="eastAsia"/>
                <w:b/>
                <w:color w:val="0070C0"/>
                <w:sz w:val="24"/>
              </w:rPr>
              <w:t>id</w:t>
            </w:r>
            <w:r>
              <w:rPr>
                <w:rFonts w:ascii="Consolas" w:eastAsiaTheme="minorEastAsia" w:hAnsi="Consolas" w:hint="eastAsia"/>
                <w:b/>
                <w:color w:val="0070C0"/>
                <w:sz w:val="24"/>
              </w:rPr>
              <w:t>":"</w:t>
            </w:r>
            <w:r w:rsidRPr="009D59BA">
              <w:rPr>
                <w:rFonts w:ascii="Consolas" w:eastAsiaTheme="minorEastAsia" w:hAnsi="Consolas" w:hint="eastAsia"/>
                <w:b/>
                <w:color w:val="0070C0"/>
                <w:sz w:val="24"/>
              </w:rPr>
              <w:t>物品类别</w:t>
            </w:r>
            <w:r w:rsidRPr="009D59BA">
              <w:rPr>
                <w:rFonts w:ascii="Consolas" w:eastAsiaTheme="minorEastAsia" w:hAnsi="Consolas" w:hint="eastAsia"/>
                <w:b/>
                <w:color w:val="0070C0"/>
                <w:sz w:val="24"/>
              </w:rPr>
              <w:t>Id</w:t>
            </w:r>
            <w:r>
              <w:rPr>
                <w:rFonts w:ascii="Consolas" w:eastAsiaTheme="minorEastAsia" w:hAnsi="Consolas" w:hint="eastAsia"/>
                <w:b/>
                <w:color w:val="0070C0"/>
                <w:sz w:val="24"/>
              </w:rPr>
              <w:t>","</w:t>
            </w:r>
            <w:r w:rsidRPr="00A51DBC">
              <w:rPr>
                <w:rFonts w:ascii="Consolas" w:eastAsiaTheme="minorEastAsia" w:hAnsi="Consolas" w:hint="eastAsia"/>
                <w:b/>
                <w:color w:val="0070C0"/>
                <w:sz w:val="24"/>
              </w:rPr>
              <w:t>picu</w:t>
            </w:r>
            <w:r w:rsidRPr="00A51DBC">
              <w:rPr>
                <w:rFonts w:ascii="Consolas" w:eastAsiaTheme="minorEastAsia" w:hAnsi="Consolas"/>
                <w:b/>
                <w:color w:val="0070C0"/>
                <w:sz w:val="24"/>
              </w:rPr>
              <w:t>rl</w:t>
            </w:r>
            <w:r>
              <w:rPr>
                <w:rFonts w:ascii="Consolas" w:eastAsiaTheme="minorEastAsia" w:hAnsi="Consolas" w:hint="eastAsia"/>
                <w:b/>
                <w:color w:val="0070C0"/>
                <w:sz w:val="24"/>
              </w:rPr>
              <w:t>":"</w:t>
            </w:r>
            <w:r w:rsidRPr="009D59BA">
              <w:rPr>
                <w:rFonts w:ascii="Consolas" w:eastAsiaTheme="minorEastAsia" w:hAnsi="Consolas" w:hint="eastAsia"/>
                <w:b/>
                <w:color w:val="0070C0"/>
                <w:sz w:val="24"/>
              </w:rPr>
              <w:t>图片地址</w:t>
            </w:r>
            <w:r>
              <w:rPr>
                <w:rFonts w:ascii="Consolas" w:eastAsiaTheme="minorEastAsia" w:hAnsi="Consolas" w:hint="eastAsia"/>
                <w:b/>
                <w:color w:val="0070C0"/>
                <w:sz w:val="24"/>
              </w:rPr>
              <w:t>","</w:t>
            </w:r>
            <w:r w:rsidRPr="009D59BA">
              <w:rPr>
                <w:rFonts w:ascii="Consolas" w:eastAsiaTheme="minorEastAsia" w:hAnsi="Consolas"/>
                <w:b/>
                <w:color w:val="0070C0"/>
                <w:sz w:val="24"/>
              </w:rPr>
              <w:t xml:space="preserve"> is</w:t>
            </w:r>
            <w:r w:rsidRPr="009D59BA">
              <w:rPr>
                <w:rFonts w:ascii="Consolas" w:eastAsiaTheme="minorEastAsia" w:hAnsi="Consolas" w:hint="eastAsia"/>
                <w:b/>
                <w:color w:val="0070C0"/>
                <w:sz w:val="24"/>
              </w:rPr>
              <w:t>h</w:t>
            </w:r>
            <w:r w:rsidRPr="009D59BA">
              <w:rPr>
                <w:rFonts w:ascii="Consolas" w:eastAsiaTheme="minorEastAsia" w:hAnsi="Consolas"/>
                <w:b/>
                <w:color w:val="0070C0"/>
                <w:sz w:val="24"/>
              </w:rPr>
              <w:t>ide</w:t>
            </w:r>
            <w:r>
              <w:rPr>
                <w:rFonts w:ascii="Consolas" w:eastAsiaTheme="minorEastAsia" w:hAnsi="Consolas" w:hint="eastAsia"/>
                <w:b/>
                <w:color w:val="0070C0"/>
                <w:sz w:val="24"/>
              </w:rPr>
              <w:t>":"</w:t>
            </w:r>
            <w:r w:rsidRPr="009D59BA">
              <w:rPr>
                <w:rFonts w:ascii="Consolas" w:eastAsiaTheme="minorEastAsia" w:hAnsi="Consolas" w:hint="eastAsia"/>
                <w:b/>
                <w:color w:val="0070C0"/>
                <w:sz w:val="24"/>
              </w:rPr>
              <w:t>是否匿名</w:t>
            </w:r>
            <w:r>
              <w:rPr>
                <w:rFonts w:ascii="Consolas" w:eastAsiaTheme="minorEastAsia" w:hAnsi="Consolas" w:hint="eastAsia"/>
                <w:b/>
                <w:color w:val="0070C0"/>
                <w:sz w:val="24"/>
              </w:rPr>
              <w:t>"</w:t>
            </w:r>
            <w:r w:rsidRPr="007856FB">
              <w:rPr>
                <w:rFonts w:ascii="Consolas" w:eastAsia="Consolas" w:hAnsi="Consolas"/>
                <w:b/>
                <w:color w:val="0070C0"/>
                <w:sz w:val="24"/>
              </w:rPr>
              <w:t>}</w:t>
            </w:r>
          </w:p>
        </w:tc>
      </w:tr>
      <w:tr w:rsidR="00CE1C30" w:rsidTr="00CE1C30">
        <w:tc>
          <w:tcPr>
            <w:tcW w:w="1838" w:type="dxa"/>
            <w:shd w:val="clear" w:color="auto" w:fill="A6A6A6" w:themeFill="background1" w:themeFillShade="A6"/>
            <w:vAlign w:val="center"/>
          </w:tcPr>
          <w:p w:rsidR="00CE1C30" w:rsidRDefault="00CE1C30" w:rsidP="00CE1C30">
            <w:pPr>
              <w:jc w:val="center"/>
              <w:rPr>
                <w:rStyle w:val="InternetLink"/>
                <w:rFonts w:ascii="Arial" w:hAnsi="Arial" w:cs="Arial"/>
                <w:szCs w:val="21"/>
              </w:rPr>
            </w:pPr>
            <w:r>
              <w:rPr>
                <w:rStyle w:val="InternetLink"/>
                <w:rFonts w:ascii="Arial" w:hAnsi="Arial" w:cs="Arial" w:hint="eastAsia"/>
                <w:szCs w:val="21"/>
              </w:rPr>
              <w:lastRenderedPageBreak/>
              <w:t>后台返回码</w:t>
            </w:r>
          </w:p>
        </w:tc>
        <w:tc>
          <w:tcPr>
            <w:tcW w:w="2620" w:type="dxa"/>
            <w:shd w:val="clear" w:color="auto" w:fill="A6A6A6" w:themeFill="background1" w:themeFillShade="A6"/>
            <w:vAlign w:val="center"/>
          </w:tcPr>
          <w:p w:rsidR="00CE1C30" w:rsidRDefault="00CE1C30" w:rsidP="00CE1C30">
            <w:pPr>
              <w:ind w:firstLine="210"/>
              <w:jc w:val="center"/>
              <w:rPr>
                <w:rFonts w:ascii="宋体" w:hAnsi="宋体"/>
                <w:bCs/>
                <w:szCs w:val="21"/>
              </w:rPr>
            </w:pPr>
          </w:p>
        </w:tc>
        <w:tc>
          <w:tcPr>
            <w:tcW w:w="2762" w:type="dxa"/>
            <w:gridSpan w:val="2"/>
            <w:shd w:val="clear" w:color="auto" w:fill="A6A6A6" w:themeFill="background1" w:themeFillShade="A6"/>
          </w:tcPr>
          <w:p w:rsidR="00CE1C30" w:rsidRDefault="00CE1C30" w:rsidP="00CE1C30">
            <w:pPr>
              <w:ind w:firstLine="210"/>
              <w:jc w:val="center"/>
              <w:rPr>
                <w:rFonts w:ascii="宋体" w:hAnsi="宋体"/>
                <w:bCs/>
                <w:szCs w:val="21"/>
              </w:rPr>
            </w:pPr>
          </w:p>
        </w:tc>
        <w:tc>
          <w:tcPr>
            <w:tcW w:w="1847" w:type="dxa"/>
            <w:shd w:val="clear" w:color="auto" w:fill="A6A6A6" w:themeFill="background1" w:themeFillShade="A6"/>
          </w:tcPr>
          <w:p w:rsidR="00CE1C30" w:rsidRDefault="00CE1C30" w:rsidP="00CE1C30">
            <w:pPr>
              <w:ind w:firstLine="210"/>
              <w:jc w:val="center"/>
              <w:rPr>
                <w:rFonts w:ascii="宋体" w:hAnsi="宋体"/>
                <w:bCs/>
                <w:szCs w:val="21"/>
              </w:rPr>
            </w:pPr>
          </w:p>
        </w:tc>
      </w:tr>
      <w:tr w:rsidR="00CE1C30" w:rsidRPr="00F64465" w:rsidTr="00CE1C30">
        <w:tc>
          <w:tcPr>
            <w:tcW w:w="1838"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CE1C30" w:rsidRPr="00F64465" w:rsidRDefault="00CE1C30" w:rsidP="00CE1C30">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CE1C30" w:rsidRPr="00F64465" w:rsidRDefault="00CE1C30" w:rsidP="00CE1C30">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p>
        </w:tc>
      </w:tr>
      <w:tr w:rsidR="00CE1C30" w:rsidRPr="00F64465" w:rsidTr="00CE1C30">
        <w:tc>
          <w:tcPr>
            <w:tcW w:w="1838"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CE1C30" w:rsidRPr="00F64465" w:rsidRDefault="00CE1C30" w:rsidP="00CE1C30">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CE1C30" w:rsidRPr="00F64465" w:rsidRDefault="00CE1C30" w:rsidP="00CE1C30">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p>
        </w:tc>
      </w:tr>
      <w:tr w:rsidR="00CE1C30" w:rsidTr="00CE1C30">
        <w:tc>
          <w:tcPr>
            <w:tcW w:w="1838" w:type="dxa"/>
            <w:shd w:val="clear" w:color="auto" w:fill="A6A6A6" w:themeFill="background1" w:themeFillShade="A6"/>
            <w:vAlign w:val="center"/>
          </w:tcPr>
          <w:p w:rsidR="00CE1C30" w:rsidRDefault="00CE1C30" w:rsidP="00CE1C30">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CE1C30" w:rsidRPr="00CB5781" w:rsidRDefault="00CE1C30" w:rsidP="00CE1C30">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微软雅黑" w:eastAsia="微软雅黑" w:hAnsi="微软雅黑" w:cs="微软雅黑" w:hint="eastAsia"/>
                <w:color w:val="5B9BD5" w:themeColor="accent1"/>
                <w:sz w:val="24"/>
                <w:highlight w:val="white"/>
              </w:rPr>
              <w:t>发布成功</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r w:rsidR="00CE1C30" w:rsidTr="00CE1C30">
        <w:tc>
          <w:tcPr>
            <w:tcW w:w="1838" w:type="dxa"/>
            <w:shd w:val="clear" w:color="auto" w:fill="A6A6A6" w:themeFill="background1" w:themeFillShade="A6"/>
            <w:vAlign w:val="center"/>
          </w:tcPr>
          <w:p w:rsidR="00CE1C30" w:rsidRDefault="00CE1C30" w:rsidP="00CE1C30">
            <w:pPr>
              <w:jc w:val="center"/>
              <w:rPr>
                <w:rFonts w:ascii="Consolas" w:hAnsi="Consolas" w:cs="Consolas"/>
                <w:color w:val="111111"/>
                <w:szCs w:val="21"/>
                <w:shd w:val="clear" w:color="auto" w:fill="FFFFFF"/>
              </w:rPr>
            </w:pPr>
          </w:p>
        </w:tc>
        <w:tc>
          <w:tcPr>
            <w:tcW w:w="7229" w:type="dxa"/>
            <w:gridSpan w:val="4"/>
            <w:shd w:val="clear" w:color="auto" w:fill="FFFFFF" w:themeFill="background1"/>
            <w:vAlign w:val="center"/>
          </w:tcPr>
          <w:p w:rsidR="00CE1C30" w:rsidRPr="00CB5781" w:rsidRDefault="00CE1C30" w:rsidP="00CE1C30">
            <w:pPr>
              <w:jc w:val="left"/>
              <w:rPr>
                <w:rFonts w:ascii="Consolas" w:hAnsi="Consolas" w:cs="Consolas"/>
                <w:bCs/>
                <w:color w:val="5B9BD5" w:themeColor="accent1"/>
                <w:sz w:val="24"/>
                <w:szCs w:val="24"/>
              </w:rPr>
            </w:pPr>
          </w:p>
        </w:tc>
      </w:tr>
    </w:tbl>
    <w:p w:rsidR="00CE1C30" w:rsidRDefault="005049C6" w:rsidP="00CE1C30">
      <w:pPr>
        <w:pStyle w:val="4"/>
      </w:pPr>
      <w:r>
        <w:rPr>
          <w:rFonts w:hint="eastAsia"/>
        </w:rPr>
        <w:t>1.2.2</w:t>
      </w:r>
      <w:r w:rsidR="00CE1C30">
        <w:rPr>
          <w:rFonts w:hint="eastAsia"/>
        </w:rPr>
        <w:t>发布需求（物）包括代发</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CE1C30" w:rsidTr="00CE1C30">
        <w:tc>
          <w:tcPr>
            <w:tcW w:w="1838" w:type="dxa"/>
            <w:vAlign w:val="center"/>
          </w:tcPr>
          <w:p w:rsidR="00CE1C30" w:rsidRDefault="00CE1C30" w:rsidP="00CE1C30">
            <w:pPr>
              <w:jc w:val="center"/>
              <w:rPr>
                <w:bCs/>
                <w:szCs w:val="21"/>
              </w:rPr>
            </w:pPr>
            <w:r>
              <w:rPr>
                <w:bCs/>
                <w:szCs w:val="21"/>
              </w:rPr>
              <w:t>接口标识：</w:t>
            </w:r>
          </w:p>
        </w:tc>
        <w:tc>
          <w:tcPr>
            <w:tcW w:w="2655" w:type="dxa"/>
            <w:gridSpan w:val="2"/>
            <w:vAlign w:val="center"/>
          </w:tcPr>
          <w:p w:rsidR="00CE1C30" w:rsidRDefault="00CE1C30" w:rsidP="00CE1C30">
            <w:pPr>
              <w:jc w:val="center"/>
              <w:rPr>
                <w:bCs/>
                <w:szCs w:val="21"/>
              </w:rPr>
            </w:pPr>
            <w:r>
              <w:rPr>
                <w:bCs/>
                <w:szCs w:val="21"/>
              </w:rPr>
              <w:t>publishHelp</w:t>
            </w:r>
          </w:p>
        </w:tc>
        <w:tc>
          <w:tcPr>
            <w:tcW w:w="2727" w:type="dxa"/>
          </w:tcPr>
          <w:p w:rsidR="00CE1C30" w:rsidRDefault="00CE1C30" w:rsidP="00CE1C30">
            <w:pPr>
              <w:jc w:val="left"/>
            </w:pPr>
          </w:p>
        </w:tc>
        <w:tc>
          <w:tcPr>
            <w:tcW w:w="1847" w:type="dxa"/>
          </w:tcPr>
          <w:p w:rsidR="00CE1C30" w:rsidRDefault="00CE1C30" w:rsidP="00CE1C30">
            <w:pPr>
              <w:jc w:val="left"/>
            </w:pP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CE1C30" w:rsidRDefault="00CE1C30" w:rsidP="00CE1C30">
            <w:pPr>
              <w:jc w:val="center"/>
              <w:rPr>
                <w:bCs/>
                <w:szCs w:val="21"/>
              </w:rPr>
            </w:pPr>
            <w:r>
              <w:rPr>
                <w:bCs/>
                <w:szCs w:val="21"/>
              </w:rPr>
              <w:t>publishHelp</w:t>
            </w:r>
          </w:p>
        </w:tc>
        <w:tc>
          <w:tcPr>
            <w:tcW w:w="2727" w:type="dxa"/>
          </w:tcPr>
          <w:p w:rsidR="00CE1C30" w:rsidRDefault="00CE1C30" w:rsidP="00CE1C30">
            <w:pPr>
              <w:jc w:val="center"/>
              <w:rPr>
                <w:bCs/>
                <w:szCs w:val="21"/>
              </w:rPr>
            </w:pPr>
          </w:p>
        </w:tc>
        <w:tc>
          <w:tcPr>
            <w:tcW w:w="1847" w:type="dxa"/>
          </w:tcPr>
          <w:p w:rsidR="00CE1C30" w:rsidRDefault="00CE1C30" w:rsidP="00CE1C30">
            <w:pPr>
              <w:jc w:val="center"/>
              <w:rPr>
                <w:bCs/>
                <w:szCs w:val="21"/>
              </w:rPr>
            </w:pP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bCs/>
                <w:szCs w:val="21"/>
              </w:rPr>
              <w:t>字段名</w:t>
            </w:r>
          </w:p>
        </w:tc>
        <w:tc>
          <w:tcPr>
            <w:tcW w:w="2655" w:type="dxa"/>
            <w:gridSpan w:val="2"/>
            <w:shd w:val="clear" w:color="auto" w:fill="A6A6A6" w:themeFill="background1" w:themeFillShade="A6"/>
            <w:vAlign w:val="center"/>
          </w:tcPr>
          <w:p w:rsidR="00CE1C30" w:rsidRDefault="00CE1C30" w:rsidP="00CE1C30">
            <w:pPr>
              <w:jc w:val="center"/>
              <w:rPr>
                <w:bCs/>
                <w:szCs w:val="21"/>
              </w:rPr>
            </w:pPr>
            <w:r>
              <w:rPr>
                <w:bCs/>
                <w:szCs w:val="21"/>
              </w:rPr>
              <w:t>说明</w:t>
            </w:r>
          </w:p>
        </w:tc>
        <w:tc>
          <w:tcPr>
            <w:tcW w:w="2727" w:type="dxa"/>
            <w:shd w:val="clear" w:color="auto" w:fill="A6A6A6" w:themeFill="background1" w:themeFillShade="A6"/>
          </w:tcPr>
          <w:p w:rsidR="00CE1C30" w:rsidRDefault="00CE1C30" w:rsidP="00CE1C30">
            <w:pPr>
              <w:jc w:val="center"/>
              <w:rPr>
                <w:bCs/>
                <w:szCs w:val="21"/>
              </w:rPr>
            </w:pPr>
            <w:r>
              <w:rPr>
                <w:bCs/>
                <w:szCs w:val="21"/>
              </w:rPr>
              <w:t>备注</w:t>
            </w:r>
          </w:p>
        </w:tc>
        <w:tc>
          <w:tcPr>
            <w:tcW w:w="1847" w:type="dxa"/>
            <w:shd w:val="clear" w:color="auto" w:fill="A6A6A6" w:themeFill="background1" w:themeFillShade="A6"/>
          </w:tcPr>
          <w:p w:rsidR="00CE1C30" w:rsidRDefault="00CE1C30" w:rsidP="00CE1C30">
            <w:pPr>
              <w:jc w:val="center"/>
              <w:rPr>
                <w:bCs/>
                <w:szCs w:val="21"/>
              </w:rPr>
            </w:pPr>
            <w:r>
              <w:rPr>
                <w:rFonts w:hint="eastAsia"/>
                <w:bCs/>
                <w:szCs w:val="21"/>
              </w:rPr>
              <w:t>是否必填项</w:t>
            </w:r>
          </w:p>
        </w:tc>
      </w:tr>
      <w:tr w:rsidR="00CE1C30" w:rsidTr="00CE1C30">
        <w:trPr>
          <w:trHeight w:val="413"/>
        </w:trPr>
        <w:tc>
          <w:tcPr>
            <w:tcW w:w="1838" w:type="dxa"/>
            <w:shd w:val="clear" w:color="auto" w:fill="auto"/>
            <w:vAlign w:val="center"/>
          </w:tcPr>
          <w:p w:rsidR="00CE1C30" w:rsidRPr="001112AF" w:rsidRDefault="00CE1C30" w:rsidP="00CE1C30">
            <w:pPr>
              <w:jc w:val="center"/>
            </w:pPr>
            <w:r>
              <w:t>type</w:t>
            </w:r>
          </w:p>
        </w:tc>
        <w:tc>
          <w:tcPr>
            <w:tcW w:w="2655" w:type="dxa"/>
            <w:gridSpan w:val="2"/>
            <w:shd w:val="clear" w:color="auto" w:fill="auto"/>
            <w:vAlign w:val="center"/>
          </w:tcPr>
          <w:p w:rsidR="00CE1C30" w:rsidRPr="001112AF" w:rsidRDefault="00CE1C30" w:rsidP="00CE1C30">
            <w:pPr>
              <w:jc w:val="center"/>
              <w:rPr>
                <w:bCs/>
                <w:szCs w:val="21"/>
              </w:rPr>
            </w:pPr>
            <w:r>
              <w:rPr>
                <w:rFonts w:hint="eastAsia"/>
                <w:bCs/>
                <w:szCs w:val="21"/>
              </w:rPr>
              <w:t>类型</w:t>
            </w:r>
          </w:p>
        </w:tc>
        <w:tc>
          <w:tcPr>
            <w:tcW w:w="2727" w:type="dxa"/>
            <w:shd w:val="clear" w:color="auto" w:fill="auto"/>
          </w:tcPr>
          <w:p w:rsidR="00CE1C30" w:rsidRDefault="00CE1C30" w:rsidP="00CE1C30">
            <w:pPr>
              <w:jc w:val="center"/>
              <w:rPr>
                <w:bCs/>
                <w:szCs w:val="21"/>
              </w:rPr>
            </w:pPr>
            <w:r>
              <w:rPr>
                <w:rFonts w:ascii="宋体" w:hAnsi="宋体" w:hint="eastAsia"/>
                <w:bCs/>
                <w:szCs w:val="21"/>
              </w:rPr>
              <w:t>1:物品，2：钱</w:t>
            </w:r>
          </w:p>
        </w:tc>
        <w:tc>
          <w:tcPr>
            <w:tcW w:w="1847" w:type="dxa"/>
            <w:shd w:val="clear" w:color="auto" w:fill="auto"/>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sidRPr="004A78BE">
              <w:rPr>
                <w:bCs/>
                <w:szCs w:val="21"/>
              </w:rPr>
              <w:t>userId</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用户id</w:t>
            </w:r>
          </w:p>
        </w:tc>
        <w:tc>
          <w:tcPr>
            <w:tcW w:w="2727" w:type="dxa"/>
            <w:vAlign w:val="center"/>
          </w:tcPr>
          <w:p w:rsidR="00CE1C30" w:rsidRPr="00FE77C3" w:rsidRDefault="00CE1C30" w:rsidP="00CE1C30">
            <w:pPr>
              <w:jc w:val="left"/>
              <w:rPr>
                <w:rFonts w:ascii="微软雅黑" w:eastAsia="微软雅黑" w:hAnsi="微软雅黑"/>
                <w:color w:val="333333"/>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Default="00CE1C30" w:rsidP="00CE1C30">
            <w:pPr>
              <w:jc w:val="center"/>
              <w:rPr>
                <w:bCs/>
                <w:szCs w:val="21"/>
              </w:rPr>
            </w:pPr>
            <w:r w:rsidRPr="00CF52EF">
              <w:rPr>
                <w:bCs/>
                <w:szCs w:val="21"/>
              </w:rPr>
              <w:t>itemsName</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物品名称</w:t>
            </w:r>
          </w:p>
        </w:tc>
        <w:tc>
          <w:tcPr>
            <w:tcW w:w="2727" w:type="dxa"/>
            <w:vAlign w:val="center"/>
          </w:tcPr>
          <w:p w:rsidR="00CE1C30" w:rsidRPr="00FE77C3" w:rsidRDefault="00CE1C30" w:rsidP="00CE1C30">
            <w:pPr>
              <w:jc w:val="left"/>
              <w:rPr>
                <w:rFonts w:ascii="微软雅黑" w:eastAsia="微软雅黑" w:hAnsi="微软雅黑"/>
                <w:color w:val="333333"/>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sidRPr="00CF52EF">
              <w:rPr>
                <w:bCs/>
                <w:szCs w:val="21"/>
              </w:rPr>
              <w:t>itemsDesc</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物品描述</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sidRPr="00CF52EF">
              <w:rPr>
                <w:bCs/>
                <w:szCs w:val="21"/>
              </w:rPr>
              <w:t>reason</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申请原因</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sidRPr="004A78BE">
              <w:rPr>
                <w:bCs/>
                <w:szCs w:val="21"/>
              </w:rPr>
              <w:t>it</w:t>
            </w:r>
            <w:r>
              <w:rPr>
                <w:rFonts w:hint="eastAsia"/>
                <w:bCs/>
                <w:szCs w:val="21"/>
              </w:rPr>
              <w:t>Id</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物品类别Id</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sidRPr="00256E3C">
              <w:rPr>
                <w:bCs/>
                <w:szCs w:val="21"/>
              </w:rPr>
              <w:t>homePicUrl</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图片地址</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256E3C" w:rsidRDefault="00CE1C30" w:rsidP="00CE1C30">
            <w:pPr>
              <w:jc w:val="center"/>
              <w:rPr>
                <w:bCs/>
                <w:szCs w:val="21"/>
              </w:rPr>
            </w:pPr>
            <w:r w:rsidRPr="00DB6F31">
              <w:t>bstphone</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手机号码</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bCs/>
                <w:szCs w:val="21"/>
              </w:rPr>
              <w:t>是</w:t>
            </w:r>
          </w:p>
        </w:tc>
      </w:tr>
      <w:tr w:rsidR="00CE1C30" w:rsidTr="00CE1C30">
        <w:trPr>
          <w:trHeight w:val="405"/>
        </w:trPr>
        <w:tc>
          <w:tcPr>
            <w:tcW w:w="1838" w:type="dxa"/>
            <w:vAlign w:val="center"/>
          </w:tcPr>
          <w:p w:rsidR="00CE1C30" w:rsidRPr="008C5A5B" w:rsidRDefault="00CE1C30" w:rsidP="00CE1C30">
            <w:pPr>
              <w:jc w:val="center"/>
              <w:rPr>
                <w:bCs/>
                <w:szCs w:val="21"/>
              </w:rPr>
            </w:pPr>
            <w:r w:rsidRPr="008C5A5B">
              <w:rPr>
                <w:bCs/>
                <w:szCs w:val="21"/>
              </w:rPr>
              <w:t>bstMailAddress</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邮寄地址</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256E3C" w:rsidRDefault="00CE1C30" w:rsidP="00CE1C30">
            <w:pPr>
              <w:jc w:val="center"/>
              <w:rPr>
                <w:bCs/>
                <w:szCs w:val="21"/>
              </w:rPr>
            </w:pPr>
            <w:r w:rsidRPr="00DB5F8E">
              <w:t>regionid</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地域id</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DB5F8E" w:rsidRDefault="00CE1C30" w:rsidP="00CE1C30">
            <w:pPr>
              <w:jc w:val="center"/>
            </w:pPr>
            <w:r w:rsidRPr="005608AF">
              <w:t>isdysj</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第一书记身份标识</w:t>
            </w:r>
          </w:p>
        </w:tc>
        <w:tc>
          <w:tcPr>
            <w:tcW w:w="2727" w:type="dxa"/>
          </w:tcPr>
          <w:p w:rsidR="00CE1C30" w:rsidRDefault="00CE1C30" w:rsidP="00CE1C30">
            <w:pPr>
              <w:ind w:firstLine="210"/>
              <w:jc w:val="center"/>
              <w:rPr>
                <w:rFonts w:ascii="宋体" w:hAnsi="宋体"/>
                <w:bCs/>
                <w:szCs w:val="21"/>
              </w:rPr>
            </w:pPr>
            <w:r>
              <w:rPr>
                <w:rFonts w:ascii="宋体" w:hAnsi="宋体" w:hint="eastAsia"/>
                <w:bCs/>
                <w:szCs w:val="21"/>
              </w:rPr>
              <w:t>0：其他用户（贫困户），1：第一书记</w:t>
            </w: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5608AF" w:rsidRDefault="00CE1C30" w:rsidP="00CE1C30">
            <w:pPr>
              <w:jc w:val="center"/>
            </w:pPr>
            <w:r w:rsidRPr="005608AF">
              <w:t>realpubname</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代发贫困户真实姓名</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否</w:t>
            </w:r>
          </w:p>
        </w:tc>
      </w:tr>
      <w:tr w:rsidR="00CE1C30" w:rsidTr="00CE1C30">
        <w:trPr>
          <w:trHeight w:val="405"/>
        </w:trPr>
        <w:tc>
          <w:tcPr>
            <w:tcW w:w="1838" w:type="dxa"/>
            <w:vAlign w:val="center"/>
          </w:tcPr>
          <w:p w:rsidR="00CE1C30" w:rsidRPr="005608AF" w:rsidRDefault="00CE1C30" w:rsidP="00CE1C30">
            <w:pPr>
              <w:jc w:val="center"/>
            </w:pPr>
            <w:r w:rsidRPr="005608AF">
              <w:t>realpubid</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代发贫困户身份证号</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否</w:t>
            </w:r>
          </w:p>
        </w:tc>
      </w:tr>
      <w:tr w:rsidR="00CE1C30" w:rsidTr="00CE1C30">
        <w:trPr>
          <w:trHeight w:val="405"/>
        </w:trPr>
        <w:tc>
          <w:tcPr>
            <w:tcW w:w="1838" w:type="dxa"/>
            <w:vAlign w:val="center"/>
          </w:tcPr>
          <w:p w:rsidR="00CE1C30" w:rsidRPr="005608AF" w:rsidRDefault="00CE1C30" w:rsidP="00CE1C30">
            <w:pPr>
              <w:jc w:val="center"/>
            </w:pPr>
            <w:r w:rsidRPr="005608AF">
              <w:t>realpubaddress</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代发贫困户家庭住址</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否</w:t>
            </w: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rFonts w:hint="eastAsia"/>
              </w:rPr>
              <w:t>参数</w:t>
            </w:r>
            <w:r>
              <w:t>jsonStr</w:t>
            </w:r>
            <w:r>
              <w:rPr>
                <w:rFonts w:hint="eastAsia"/>
              </w:rPr>
              <w:t>：</w:t>
            </w:r>
          </w:p>
        </w:tc>
        <w:tc>
          <w:tcPr>
            <w:tcW w:w="7229" w:type="dxa"/>
            <w:gridSpan w:val="4"/>
            <w:vAlign w:val="center"/>
          </w:tcPr>
          <w:p w:rsidR="00CE1C30" w:rsidRPr="007856FB" w:rsidRDefault="00CE1C30" w:rsidP="00CE1C30">
            <w:pPr>
              <w:ind w:left="120" w:hangingChars="50" w:hanging="120"/>
              <w:jc w:val="left"/>
              <w:rPr>
                <w:rFonts w:ascii="Consolas" w:hAnsi="Consolas" w:cs="Consolas"/>
                <w:b/>
                <w:color w:val="0070C0"/>
                <w:szCs w:val="21"/>
              </w:rPr>
            </w:pPr>
            <w:r w:rsidRPr="00D41FAC">
              <w:rPr>
                <w:rFonts w:ascii="Consolas" w:hAnsi="Consolas" w:cs="Consolas"/>
                <w:b/>
                <w:bCs/>
                <w:color w:val="0070C0"/>
                <w:sz w:val="24"/>
                <w:szCs w:val="24"/>
              </w:rPr>
              <w:t>{"type":"1","itemsName":name,"userId":userid,"reason":reason,"itid":itid,"itemsDesc":itemsdesc,"homePicUrl":pictus,"bstMailAddress":BSTMAILADDRESS,"bstphone":BSTPHONE,"realpubname":realpubname,"realpubid":realpubid,"isdysj":"1","regionid":regionid,"realpubaddre</w:t>
            </w:r>
            <w:r w:rsidRPr="00D41FAC">
              <w:rPr>
                <w:rFonts w:ascii="Consolas" w:hAnsi="Consolas" w:cs="Consolas"/>
                <w:b/>
                <w:bCs/>
                <w:color w:val="0070C0"/>
                <w:sz w:val="24"/>
                <w:szCs w:val="24"/>
              </w:rPr>
              <w:lastRenderedPageBreak/>
              <w:t>ss":realpubaddress};</w:t>
            </w:r>
          </w:p>
        </w:tc>
      </w:tr>
      <w:tr w:rsidR="00CE1C30" w:rsidTr="00CE1C30">
        <w:tc>
          <w:tcPr>
            <w:tcW w:w="1838" w:type="dxa"/>
            <w:shd w:val="clear" w:color="auto" w:fill="A6A6A6" w:themeFill="background1" w:themeFillShade="A6"/>
            <w:vAlign w:val="center"/>
          </w:tcPr>
          <w:p w:rsidR="00CE1C30" w:rsidRDefault="00CE1C30" w:rsidP="00CE1C30">
            <w:pPr>
              <w:jc w:val="center"/>
              <w:rPr>
                <w:rStyle w:val="InternetLink"/>
                <w:rFonts w:ascii="Arial" w:hAnsi="Arial" w:cs="Arial"/>
                <w:szCs w:val="21"/>
              </w:rPr>
            </w:pPr>
            <w:r>
              <w:rPr>
                <w:rStyle w:val="InternetLink"/>
                <w:rFonts w:ascii="Arial" w:hAnsi="Arial" w:cs="Arial" w:hint="eastAsia"/>
                <w:szCs w:val="21"/>
              </w:rPr>
              <w:lastRenderedPageBreak/>
              <w:t>后台返回码</w:t>
            </w:r>
          </w:p>
        </w:tc>
        <w:tc>
          <w:tcPr>
            <w:tcW w:w="2620" w:type="dxa"/>
            <w:shd w:val="clear" w:color="auto" w:fill="A6A6A6" w:themeFill="background1" w:themeFillShade="A6"/>
            <w:vAlign w:val="center"/>
          </w:tcPr>
          <w:p w:rsidR="00CE1C30" w:rsidRDefault="00CE1C30" w:rsidP="00CE1C30">
            <w:pPr>
              <w:ind w:firstLine="210"/>
              <w:jc w:val="center"/>
              <w:rPr>
                <w:rFonts w:ascii="宋体" w:hAnsi="宋体"/>
                <w:bCs/>
                <w:szCs w:val="21"/>
              </w:rPr>
            </w:pPr>
          </w:p>
        </w:tc>
        <w:tc>
          <w:tcPr>
            <w:tcW w:w="2762" w:type="dxa"/>
            <w:gridSpan w:val="2"/>
            <w:shd w:val="clear" w:color="auto" w:fill="A6A6A6" w:themeFill="background1" w:themeFillShade="A6"/>
          </w:tcPr>
          <w:p w:rsidR="00CE1C30" w:rsidRDefault="00CE1C30" w:rsidP="00CE1C30">
            <w:pPr>
              <w:ind w:firstLine="210"/>
              <w:jc w:val="center"/>
              <w:rPr>
                <w:rFonts w:ascii="宋体" w:hAnsi="宋体"/>
                <w:bCs/>
                <w:szCs w:val="21"/>
              </w:rPr>
            </w:pPr>
          </w:p>
        </w:tc>
        <w:tc>
          <w:tcPr>
            <w:tcW w:w="1847" w:type="dxa"/>
            <w:shd w:val="clear" w:color="auto" w:fill="A6A6A6" w:themeFill="background1" w:themeFillShade="A6"/>
          </w:tcPr>
          <w:p w:rsidR="00CE1C30" w:rsidRDefault="00CE1C30" w:rsidP="00CE1C30">
            <w:pPr>
              <w:ind w:firstLine="210"/>
              <w:jc w:val="center"/>
              <w:rPr>
                <w:rFonts w:ascii="宋体" w:hAnsi="宋体"/>
                <w:bCs/>
                <w:szCs w:val="21"/>
              </w:rPr>
            </w:pPr>
          </w:p>
        </w:tc>
      </w:tr>
      <w:tr w:rsidR="00CE1C30" w:rsidRPr="00F64465" w:rsidTr="00CE1C30">
        <w:tc>
          <w:tcPr>
            <w:tcW w:w="1838"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CE1C30" w:rsidRPr="00F64465" w:rsidRDefault="00CE1C30" w:rsidP="00CE1C30">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CE1C30" w:rsidRPr="00F64465" w:rsidRDefault="00CE1C30" w:rsidP="00CE1C30">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p>
        </w:tc>
      </w:tr>
      <w:tr w:rsidR="00CE1C30" w:rsidRPr="00F64465" w:rsidTr="00CE1C30">
        <w:tc>
          <w:tcPr>
            <w:tcW w:w="1838"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CE1C30" w:rsidRPr="00F64465" w:rsidRDefault="00CE1C30" w:rsidP="00CE1C30">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CE1C30" w:rsidRPr="00F64465" w:rsidRDefault="00CE1C30" w:rsidP="00CE1C30">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p>
        </w:tc>
      </w:tr>
      <w:tr w:rsidR="00CE1C30" w:rsidTr="00CE1C30">
        <w:tc>
          <w:tcPr>
            <w:tcW w:w="1838" w:type="dxa"/>
            <w:shd w:val="clear" w:color="auto" w:fill="A6A6A6" w:themeFill="background1" w:themeFillShade="A6"/>
            <w:vAlign w:val="center"/>
          </w:tcPr>
          <w:p w:rsidR="00CE1C30" w:rsidRDefault="00CE1C30" w:rsidP="00CE1C30">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CE1C30" w:rsidRPr="00CB5781" w:rsidRDefault="00CE1C30" w:rsidP="00CE1C30">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Theme="minorEastAsia" w:eastAsiaTheme="minorEastAsia" w:hAnsiTheme="minorEastAsia" w:hint="eastAsia"/>
                <w:color w:val="5B9BD5" w:themeColor="accent1"/>
                <w:sz w:val="24"/>
                <w:highlight w:val="white"/>
              </w:rPr>
              <w:t>添加</w:t>
            </w:r>
            <w:r>
              <w:rPr>
                <w:rFonts w:ascii="微软雅黑" w:eastAsia="微软雅黑" w:hAnsi="微软雅黑" w:cs="微软雅黑" w:hint="eastAsia"/>
                <w:color w:val="5B9BD5" w:themeColor="accent1"/>
                <w:sz w:val="24"/>
                <w:highlight w:val="white"/>
              </w:rPr>
              <w:t>成功</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bl>
    <w:p w:rsidR="00CE1C30" w:rsidRDefault="00CE1C30" w:rsidP="00CE1C30"/>
    <w:p w:rsidR="00CE1C30" w:rsidRPr="007A1AB3" w:rsidRDefault="005049C6" w:rsidP="00CE1C30">
      <w:pPr>
        <w:pStyle w:val="4"/>
      </w:pPr>
      <w:r>
        <w:rPr>
          <w:rFonts w:hint="eastAsia"/>
        </w:rPr>
        <w:t>1.2.3</w:t>
      </w:r>
      <w:r w:rsidR="00CE1C30">
        <w:rPr>
          <w:rFonts w:hint="eastAsia"/>
        </w:rPr>
        <w:t>发布需求（钱）包括代发</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CE1C30" w:rsidTr="00CE1C30">
        <w:tc>
          <w:tcPr>
            <w:tcW w:w="1838" w:type="dxa"/>
            <w:vAlign w:val="center"/>
          </w:tcPr>
          <w:p w:rsidR="00CE1C30" w:rsidRDefault="00CE1C30" w:rsidP="00CE1C30">
            <w:pPr>
              <w:jc w:val="center"/>
              <w:rPr>
                <w:bCs/>
                <w:szCs w:val="21"/>
              </w:rPr>
            </w:pPr>
            <w:r>
              <w:rPr>
                <w:bCs/>
                <w:szCs w:val="21"/>
              </w:rPr>
              <w:t>接口标识：</w:t>
            </w:r>
          </w:p>
        </w:tc>
        <w:tc>
          <w:tcPr>
            <w:tcW w:w="2655" w:type="dxa"/>
            <w:gridSpan w:val="2"/>
            <w:vAlign w:val="center"/>
          </w:tcPr>
          <w:p w:rsidR="00CE1C30" w:rsidRDefault="00CE1C30" w:rsidP="00CE1C30">
            <w:pPr>
              <w:jc w:val="center"/>
              <w:rPr>
                <w:bCs/>
                <w:szCs w:val="21"/>
              </w:rPr>
            </w:pPr>
            <w:r>
              <w:rPr>
                <w:bCs/>
                <w:szCs w:val="21"/>
              </w:rPr>
              <w:t>publishMoney</w:t>
            </w:r>
          </w:p>
        </w:tc>
        <w:tc>
          <w:tcPr>
            <w:tcW w:w="2727" w:type="dxa"/>
          </w:tcPr>
          <w:p w:rsidR="00CE1C30" w:rsidRDefault="00CE1C30" w:rsidP="00CE1C30">
            <w:pPr>
              <w:jc w:val="left"/>
            </w:pPr>
          </w:p>
        </w:tc>
        <w:tc>
          <w:tcPr>
            <w:tcW w:w="1847" w:type="dxa"/>
          </w:tcPr>
          <w:p w:rsidR="00CE1C30" w:rsidRDefault="00CE1C30" w:rsidP="00CE1C30">
            <w:pPr>
              <w:jc w:val="left"/>
            </w:pP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CE1C30" w:rsidRDefault="00CE1C30" w:rsidP="00CE1C30">
            <w:pPr>
              <w:jc w:val="center"/>
              <w:rPr>
                <w:bCs/>
                <w:szCs w:val="21"/>
              </w:rPr>
            </w:pPr>
            <w:r>
              <w:rPr>
                <w:bCs/>
                <w:szCs w:val="21"/>
              </w:rPr>
              <w:t>publishMoney</w:t>
            </w:r>
          </w:p>
        </w:tc>
        <w:tc>
          <w:tcPr>
            <w:tcW w:w="2727" w:type="dxa"/>
          </w:tcPr>
          <w:p w:rsidR="00CE1C30" w:rsidRDefault="00CE1C30" w:rsidP="00CE1C30">
            <w:pPr>
              <w:jc w:val="center"/>
              <w:rPr>
                <w:bCs/>
                <w:szCs w:val="21"/>
              </w:rPr>
            </w:pPr>
          </w:p>
        </w:tc>
        <w:tc>
          <w:tcPr>
            <w:tcW w:w="1847" w:type="dxa"/>
          </w:tcPr>
          <w:p w:rsidR="00CE1C30" w:rsidRDefault="00CE1C30" w:rsidP="00CE1C30">
            <w:pPr>
              <w:jc w:val="center"/>
              <w:rPr>
                <w:bCs/>
                <w:szCs w:val="21"/>
              </w:rPr>
            </w:pP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bCs/>
                <w:szCs w:val="21"/>
              </w:rPr>
              <w:t>字段名</w:t>
            </w:r>
          </w:p>
        </w:tc>
        <w:tc>
          <w:tcPr>
            <w:tcW w:w="2655" w:type="dxa"/>
            <w:gridSpan w:val="2"/>
            <w:shd w:val="clear" w:color="auto" w:fill="A6A6A6" w:themeFill="background1" w:themeFillShade="A6"/>
            <w:vAlign w:val="center"/>
          </w:tcPr>
          <w:p w:rsidR="00CE1C30" w:rsidRDefault="00CE1C30" w:rsidP="00CE1C30">
            <w:pPr>
              <w:jc w:val="center"/>
              <w:rPr>
                <w:bCs/>
                <w:szCs w:val="21"/>
              </w:rPr>
            </w:pPr>
            <w:r>
              <w:rPr>
                <w:bCs/>
                <w:szCs w:val="21"/>
              </w:rPr>
              <w:t>说明</w:t>
            </w:r>
          </w:p>
        </w:tc>
        <w:tc>
          <w:tcPr>
            <w:tcW w:w="2727" w:type="dxa"/>
            <w:shd w:val="clear" w:color="auto" w:fill="A6A6A6" w:themeFill="background1" w:themeFillShade="A6"/>
          </w:tcPr>
          <w:p w:rsidR="00CE1C30" w:rsidRDefault="00CE1C30" w:rsidP="00CE1C30">
            <w:pPr>
              <w:jc w:val="center"/>
              <w:rPr>
                <w:bCs/>
                <w:szCs w:val="21"/>
              </w:rPr>
            </w:pPr>
            <w:r>
              <w:rPr>
                <w:bCs/>
                <w:szCs w:val="21"/>
              </w:rPr>
              <w:t>备注</w:t>
            </w:r>
          </w:p>
        </w:tc>
        <w:tc>
          <w:tcPr>
            <w:tcW w:w="1847" w:type="dxa"/>
            <w:shd w:val="clear" w:color="auto" w:fill="A6A6A6" w:themeFill="background1" w:themeFillShade="A6"/>
          </w:tcPr>
          <w:p w:rsidR="00CE1C30" w:rsidRDefault="00CE1C30" w:rsidP="00CE1C30">
            <w:pPr>
              <w:jc w:val="center"/>
              <w:rPr>
                <w:bCs/>
                <w:szCs w:val="21"/>
              </w:rPr>
            </w:pPr>
            <w:r>
              <w:rPr>
                <w:rFonts w:hint="eastAsia"/>
                <w:bCs/>
                <w:szCs w:val="21"/>
              </w:rPr>
              <w:t>是否必填项</w:t>
            </w:r>
          </w:p>
        </w:tc>
      </w:tr>
      <w:tr w:rsidR="00CE1C30" w:rsidTr="00CE1C30">
        <w:trPr>
          <w:trHeight w:val="413"/>
        </w:trPr>
        <w:tc>
          <w:tcPr>
            <w:tcW w:w="1838" w:type="dxa"/>
            <w:shd w:val="clear" w:color="auto" w:fill="auto"/>
            <w:vAlign w:val="center"/>
          </w:tcPr>
          <w:p w:rsidR="00CE1C30" w:rsidRPr="001112AF" w:rsidRDefault="00CE1C30" w:rsidP="00CE1C30">
            <w:pPr>
              <w:jc w:val="center"/>
            </w:pPr>
            <w:r>
              <w:t>type</w:t>
            </w:r>
          </w:p>
        </w:tc>
        <w:tc>
          <w:tcPr>
            <w:tcW w:w="2655" w:type="dxa"/>
            <w:gridSpan w:val="2"/>
            <w:shd w:val="clear" w:color="auto" w:fill="auto"/>
            <w:vAlign w:val="center"/>
          </w:tcPr>
          <w:p w:rsidR="00CE1C30" w:rsidRPr="001112AF" w:rsidRDefault="00CE1C30" w:rsidP="00CE1C30">
            <w:pPr>
              <w:jc w:val="center"/>
              <w:rPr>
                <w:bCs/>
                <w:szCs w:val="21"/>
              </w:rPr>
            </w:pPr>
            <w:r>
              <w:rPr>
                <w:rFonts w:hint="eastAsia"/>
                <w:bCs/>
                <w:szCs w:val="21"/>
              </w:rPr>
              <w:t>类型</w:t>
            </w:r>
          </w:p>
        </w:tc>
        <w:tc>
          <w:tcPr>
            <w:tcW w:w="2727" w:type="dxa"/>
            <w:shd w:val="clear" w:color="auto" w:fill="auto"/>
          </w:tcPr>
          <w:p w:rsidR="00CE1C30" w:rsidRDefault="00CE1C30" w:rsidP="00CE1C30">
            <w:pPr>
              <w:jc w:val="center"/>
              <w:rPr>
                <w:bCs/>
                <w:szCs w:val="21"/>
              </w:rPr>
            </w:pPr>
            <w:r>
              <w:rPr>
                <w:rFonts w:ascii="宋体" w:hAnsi="宋体" w:hint="eastAsia"/>
                <w:bCs/>
                <w:szCs w:val="21"/>
              </w:rPr>
              <w:t>1:物品，2：钱</w:t>
            </w:r>
          </w:p>
        </w:tc>
        <w:tc>
          <w:tcPr>
            <w:tcW w:w="1847" w:type="dxa"/>
            <w:shd w:val="clear" w:color="auto" w:fill="auto"/>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sidRPr="004A78BE">
              <w:rPr>
                <w:bCs/>
                <w:szCs w:val="21"/>
              </w:rPr>
              <w:t>userId</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用户id</w:t>
            </w:r>
          </w:p>
        </w:tc>
        <w:tc>
          <w:tcPr>
            <w:tcW w:w="2727" w:type="dxa"/>
            <w:vAlign w:val="center"/>
          </w:tcPr>
          <w:p w:rsidR="00CE1C30" w:rsidRPr="00FE77C3" w:rsidRDefault="00CE1C30" w:rsidP="00CE1C30">
            <w:pPr>
              <w:jc w:val="left"/>
              <w:rPr>
                <w:rFonts w:ascii="微软雅黑" w:eastAsia="微软雅黑" w:hAnsi="微软雅黑"/>
                <w:color w:val="333333"/>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814"/>
        </w:trPr>
        <w:tc>
          <w:tcPr>
            <w:tcW w:w="1838" w:type="dxa"/>
            <w:vAlign w:val="center"/>
          </w:tcPr>
          <w:p w:rsidR="00CE1C30" w:rsidRDefault="00CE1C30" w:rsidP="00CE1C30">
            <w:pPr>
              <w:jc w:val="center"/>
              <w:rPr>
                <w:bCs/>
                <w:szCs w:val="21"/>
              </w:rPr>
            </w:pPr>
            <w:r w:rsidRPr="00A20C18">
              <w:rPr>
                <w:bCs/>
                <w:szCs w:val="21"/>
              </w:rPr>
              <w:t>getMoney</w:t>
            </w:r>
          </w:p>
        </w:tc>
        <w:tc>
          <w:tcPr>
            <w:tcW w:w="2655" w:type="dxa"/>
            <w:gridSpan w:val="2"/>
          </w:tcPr>
          <w:p w:rsidR="00CE1C30" w:rsidRDefault="00CE1C30" w:rsidP="00CE1C30">
            <w:pPr>
              <w:ind w:firstLine="210"/>
              <w:jc w:val="center"/>
              <w:rPr>
                <w:rFonts w:ascii="宋体" w:hAnsi="宋体"/>
                <w:bCs/>
                <w:szCs w:val="21"/>
              </w:rPr>
            </w:pPr>
          </w:p>
          <w:p w:rsidR="00CE1C30" w:rsidRDefault="00CE1C30" w:rsidP="00CE1C30">
            <w:pPr>
              <w:ind w:firstLine="210"/>
              <w:jc w:val="center"/>
              <w:rPr>
                <w:rFonts w:ascii="宋体" w:hAnsi="宋体"/>
                <w:bCs/>
                <w:szCs w:val="21"/>
              </w:rPr>
            </w:pPr>
            <w:r>
              <w:rPr>
                <w:rFonts w:ascii="宋体" w:hAnsi="宋体" w:hint="eastAsia"/>
                <w:bCs/>
                <w:szCs w:val="21"/>
              </w:rPr>
              <w:t>所需金额</w:t>
            </w:r>
          </w:p>
        </w:tc>
        <w:tc>
          <w:tcPr>
            <w:tcW w:w="2727" w:type="dxa"/>
            <w:vAlign w:val="center"/>
          </w:tcPr>
          <w:p w:rsidR="00CE1C30" w:rsidRPr="00FE77C3" w:rsidRDefault="00CE1C30" w:rsidP="00CE1C30">
            <w:pPr>
              <w:jc w:val="left"/>
              <w:rPr>
                <w:rFonts w:ascii="微软雅黑" w:eastAsia="微软雅黑" w:hAnsi="微软雅黑"/>
                <w:color w:val="333333"/>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sidRPr="00CF52EF">
              <w:rPr>
                <w:bCs/>
                <w:szCs w:val="21"/>
              </w:rPr>
              <w:t>reason</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申请原因</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sidRPr="003D69F0">
              <w:rPr>
                <w:bCs/>
                <w:szCs w:val="21"/>
              </w:rPr>
              <w:t>itemsName</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申请标题</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sidRPr="004908B8">
              <w:rPr>
                <w:bCs/>
                <w:szCs w:val="21"/>
              </w:rPr>
              <w:t>getBankNum</w:t>
            </w:r>
          </w:p>
        </w:tc>
        <w:tc>
          <w:tcPr>
            <w:tcW w:w="2655" w:type="dxa"/>
            <w:gridSpan w:val="2"/>
          </w:tcPr>
          <w:p w:rsidR="00CE1C30" w:rsidRDefault="00CE1C30" w:rsidP="00CE1C30">
            <w:pPr>
              <w:ind w:firstLine="210"/>
              <w:jc w:val="center"/>
              <w:rPr>
                <w:rFonts w:ascii="宋体" w:hAnsi="宋体"/>
                <w:bCs/>
                <w:szCs w:val="21"/>
              </w:rPr>
            </w:pPr>
            <w:r w:rsidRPr="004908B8">
              <w:rPr>
                <w:rFonts w:ascii="宋体" w:hAnsi="宋体" w:hint="eastAsia"/>
                <w:bCs/>
                <w:szCs w:val="21"/>
              </w:rPr>
              <w:t>要钱的银行卡号</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sidRPr="00256E3C">
              <w:rPr>
                <w:bCs/>
                <w:szCs w:val="21"/>
              </w:rPr>
              <w:t>homePicUrl</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图片地址</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256E3C" w:rsidRDefault="00CE1C30" w:rsidP="00CE1C30">
            <w:pPr>
              <w:jc w:val="center"/>
              <w:rPr>
                <w:bCs/>
                <w:szCs w:val="21"/>
              </w:rPr>
            </w:pPr>
            <w:r w:rsidRPr="00DB5F8E">
              <w:t>regionid</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地域id</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Default="00CE1C30" w:rsidP="00CE1C30">
            <w:pPr>
              <w:jc w:val="center"/>
              <w:rPr>
                <w:bCs/>
                <w:color w:val="5B9BD5" w:themeColor="accent1"/>
                <w:szCs w:val="21"/>
              </w:rPr>
            </w:pPr>
            <w:r>
              <w:rPr>
                <w:bCs/>
                <w:color w:val="5B9BD5" w:themeColor="accent1"/>
                <w:szCs w:val="21"/>
              </w:rPr>
              <w:t>bstPhone</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受捐人电话</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Default="00CE1C30" w:rsidP="00CE1C30">
            <w:pPr>
              <w:jc w:val="center"/>
              <w:rPr>
                <w:bCs/>
                <w:color w:val="5B9BD5" w:themeColor="accent1"/>
                <w:szCs w:val="21"/>
              </w:rPr>
            </w:pPr>
            <w:r w:rsidRPr="00D41FAC">
              <w:rPr>
                <w:bCs/>
                <w:color w:val="5B9BD5" w:themeColor="accent1"/>
                <w:szCs w:val="21"/>
              </w:rPr>
              <w:t>isdysj</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第一书记标识</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Default="00CE1C30" w:rsidP="00CE1C30">
            <w:pPr>
              <w:jc w:val="center"/>
              <w:rPr>
                <w:bCs/>
                <w:color w:val="5B9BD5" w:themeColor="accent1"/>
                <w:szCs w:val="21"/>
              </w:rPr>
            </w:pPr>
            <w:r w:rsidRPr="00D41FAC">
              <w:rPr>
                <w:bCs/>
                <w:color w:val="5B9BD5" w:themeColor="accent1"/>
                <w:szCs w:val="21"/>
              </w:rPr>
              <w:t>realpubid</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代发贫困户身份证</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否</w:t>
            </w:r>
          </w:p>
        </w:tc>
      </w:tr>
      <w:tr w:rsidR="00CE1C30" w:rsidTr="00CE1C30">
        <w:trPr>
          <w:trHeight w:val="405"/>
        </w:trPr>
        <w:tc>
          <w:tcPr>
            <w:tcW w:w="1838" w:type="dxa"/>
            <w:vAlign w:val="center"/>
          </w:tcPr>
          <w:p w:rsidR="00CE1C30" w:rsidRDefault="00CE1C30" w:rsidP="00CE1C30">
            <w:pPr>
              <w:jc w:val="center"/>
              <w:rPr>
                <w:bCs/>
                <w:color w:val="5B9BD5" w:themeColor="accent1"/>
                <w:szCs w:val="21"/>
              </w:rPr>
            </w:pPr>
            <w:r w:rsidRPr="00D41FAC">
              <w:rPr>
                <w:bCs/>
                <w:color w:val="5B9BD5" w:themeColor="accent1"/>
                <w:szCs w:val="21"/>
              </w:rPr>
              <w:t>realpubname</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代发贫困户真实姓名</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否</w:t>
            </w:r>
          </w:p>
        </w:tc>
      </w:tr>
      <w:tr w:rsidR="00CE1C30" w:rsidTr="00CE1C30">
        <w:trPr>
          <w:trHeight w:val="405"/>
        </w:trPr>
        <w:tc>
          <w:tcPr>
            <w:tcW w:w="1838" w:type="dxa"/>
            <w:vAlign w:val="center"/>
          </w:tcPr>
          <w:p w:rsidR="00CE1C30" w:rsidRDefault="00CE1C30" w:rsidP="00CE1C30">
            <w:pPr>
              <w:jc w:val="center"/>
              <w:rPr>
                <w:bCs/>
                <w:color w:val="5B9BD5" w:themeColor="accent1"/>
                <w:szCs w:val="21"/>
              </w:rPr>
            </w:pPr>
            <w:r w:rsidRPr="00D41FAC">
              <w:rPr>
                <w:bCs/>
                <w:color w:val="5B9BD5" w:themeColor="accent1"/>
                <w:szCs w:val="21"/>
              </w:rPr>
              <w:t>getbankrname</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开户行名字</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D41FAC" w:rsidRDefault="00CE1C30" w:rsidP="00CE1C30">
            <w:pPr>
              <w:jc w:val="center"/>
              <w:rPr>
                <w:bCs/>
                <w:color w:val="5B9BD5" w:themeColor="accent1"/>
                <w:szCs w:val="21"/>
              </w:rPr>
            </w:pPr>
            <w:r w:rsidRPr="00D41FAC">
              <w:rPr>
                <w:bCs/>
                <w:color w:val="5B9BD5" w:themeColor="accent1"/>
                <w:szCs w:val="21"/>
              </w:rPr>
              <w:t>getbankname</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银行名字</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D41FAC" w:rsidRDefault="00CE1C30" w:rsidP="00CE1C30">
            <w:pPr>
              <w:jc w:val="center"/>
              <w:rPr>
                <w:bCs/>
                <w:color w:val="5B9BD5" w:themeColor="accent1"/>
                <w:szCs w:val="21"/>
              </w:rPr>
            </w:pPr>
            <w:r w:rsidRPr="00D41FAC">
              <w:rPr>
                <w:bCs/>
                <w:color w:val="5B9BD5" w:themeColor="accent1"/>
                <w:szCs w:val="21"/>
              </w:rPr>
              <w:t>realpubaddress</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代发贫困户家庭住址</w:t>
            </w:r>
          </w:p>
        </w:tc>
        <w:tc>
          <w:tcPr>
            <w:tcW w:w="2727" w:type="dxa"/>
          </w:tcPr>
          <w:p w:rsidR="00CE1C30" w:rsidRDefault="00CE1C30" w:rsidP="00CE1C30">
            <w:pPr>
              <w:ind w:firstLine="210"/>
              <w:jc w:val="center"/>
              <w:rPr>
                <w:rFonts w:ascii="宋体" w:hAnsi="宋体"/>
                <w:bCs/>
                <w:szCs w:val="21"/>
              </w:rPr>
            </w:pPr>
          </w:p>
        </w:tc>
        <w:tc>
          <w:tcPr>
            <w:tcW w:w="1847" w:type="dxa"/>
            <w:vAlign w:val="center"/>
          </w:tcPr>
          <w:p w:rsidR="00CE1C30" w:rsidRDefault="00CE1C30" w:rsidP="00CE1C30">
            <w:pPr>
              <w:jc w:val="center"/>
              <w:rPr>
                <w:bCs/>
                <w:szCs w:val="21"/>
              </w:rPr>
            </w:pPr>
            <w:r>
              <w:rPr>
                <w:rFonts w:hint="eastAsia"/>
                <w:bCs/>
                <w:szCs w:val="21"/>
              </w:rPr>
              <w:t>否</w:t>
            </w: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rFonts w:hint="eastAsia"/>
              </w:rPr>
              <w:t>参数</w:t>
            </w:r>
            <w:r>
              <w:t>jsonStr</w:t>
            </w:r>
            <w:r>
              <w:rPr>
                <w:rFonts w:hint="eastAsia"/>
              </w:rPr>
              <w:t>：</w:t>
            </w:r>
          </w:p>
        </w:tc>
        <w:tc>
          <w:tcPr>
            <w:tcW w:w="7229" w:type="dxa"/>
            <w:gridSpan w:val="4"/>
            <w:vAlign w:val="center"/>
          </w:tcPr>
          <w:p w:rsidR="00CE1C30" w:rsidRPr="007856FB" w:rsidRDefault="00CE1C30" w:rsidP="00CE1C30">
            <w:pPr>
              <w:ind w:left="120" w:hangingChars="50" w:hanging="120"/>
              <w:jc w:val="left"/>
              <w:rPr>
                <w:rFonts w:ascii="Consolas" w:hAnsi="Consolas" w:cs="Consolas"/>
                <w:b/>
                <w:color w:val="0070C0"/>
                <w:szCs w:val="21"/>
              </w:rPr>
            </w:pPr>
            <w:r w:rsidRPr="003D69F0">
              <w:rPr>
                <w:rFonts w:ascii="Consolas" w:hAnsi="Consolas" w:cs="Consolas"/>
                <w:b/>
                <w:bCs/>
                <w:color w:val="0070C0"/>
                <w:sz w:val="24"/>
                <w:szCs w:val="24"/>
              </w:rPr>
              <w:t>{"type":"2","userId":userid,"itemsName":name,"getMoney":getMoney,"reason":reason,"itid":itid,"getBankNum":getBankNum,"homePicUrl":pictus,"isdysj":"1","realpubid":realpubid,"realpubname":realpubname,"getbankrname":getbankrname,"getbankname":getbankname,"regionid":regionid,"realpubaddres</w:t>
            </w:r>
            <w:r>
              <w:rPr>
                <w:rFonts w:ascii="Consolas" w:hAnsi="Consolas" w:cs="Consolas"/>
                <w:b/>
                <w:bCs/>
                <w:color w:val="0070C0"/>
                <w:sz w:val="24"/>
                <w:szCs w:val="24"/>
              </w:rPr>
              <w:t>s":realpubaddress}</w:t>
            </w:r>
          </w:p>
        </w:tc>
      </w:tr>
      <w:tr w:rsidR="00CE1C30" w:rsidTr="00CE1C30">
        <w:tc>
          <w:tcPr>
            <w:tcW w:w="1838" w:type="dxa"/>
            <w:shd w:val="clear" w:color="auto" w:fill="A6A6A6" w:themeFill="background1" w:themeFillShade="A6"/>
            <w:vAlign w:val="center"/>
          </w:tcPr>
          <w:p w:rsidR="00CE1C30" w:rsidRDefault="00CE1C30" w:rsidP="00CE1C30">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CE1C30" w:rsidRDefault="00CE1C30" w:rsidP="00CE1C30">
            <w:pPr>
              <w:ind w:firstLine="210"/>
              <w:jc w:val="center"/>
              <w:rPr>
                <w:rFonts w:ascii="宋体" w:hAnsi="宋体"/>
                <w:bCs/>
                <w:szCs w:val="21"/>
              </w:rPr>
            </w:pPr>
          </w:p>
        </w:tc>
        <w:tc>
          <w:tcPr>
            <w:tcW w:w="2762" w:type="dxa"/>
            <w:gridSpan w:val="2"/>
            <w:shd w:val="clear" w:color="auto" w:fill="A6A6A6" w:themeFill="background1" w:themeFillShade="A6"/>
          </w:tcPr>
          <w:p w:rsidR="00CE1C30" w:rsidRDefault="00CE1C30" w:rsidP="00CE1C30">
            <w:pPr>
              <w:ind w:firstLine="210"/>
              <w:jc w:val="center"/>
              <w:rPr>
                <w:rFonts w:ascii="宋体" w:hAnsi="宋体"/>
                <w:bCs/>
                <w:szCs w:val="21"/>
              </w:rPr>
            </w:pPr>
          </w:p>
        </w:tc>
        <w:tc>
          <w:tcPr>
            <w:tcW w:w="1847" w:type="dxa"/>
            <w:shd w:val="clear" w:color="auto" w:fill="A6A6A6" w:themeFill="background1" w:themeFillShade="A6"/>
          </w:tcPr>
          <w:p w:rsidR="00CE1C30" w:rsidRDefault="00CE1C30" w:rsidP="00CE1C30">
            <w:pPr>
              <w:ind w:firstLine="210"/>
              <w:jc w:val="center"/>
              <w:rPr>
                <w:rFonts w:ascii="宋体" w:hAnsi="宋体"/>
                <w:bCs/>
                <w:szCs w:val="21"/>
              </w:rPr>
            </w:pPr>
          </w:p>
        </w:tc>
      </w:tr>
      <w:tr w:rsidR="00CE1C30" w:rsidRPr="00F64465" w:rsidTr="00CE1C30">
        <w:tc>
          <w:tcPr>
            <w:tcW w:w="1838"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r w:rsidRPr="00F64465">
              <w:rPr>
                <w:rFonts w:ascii="Consolas" w:hAnsi="Consolas" w:cs="Consolas" w:hint="eastAsia"/>
                <w:szCs w:val="21"/>
              </w:rPr>
              <w:lastRenderedPageBreak/>
              <w:t>rspCode</w:t>
            </w:r>
          </w:p>
        </w:tc>
        <w:tc>
          <w:tcPr>
            <w:tcW w:w="2620" w:type="dxa"/>
            <w:shd w:val="clear" w:color="auto" w:fill="FFFFFF" w:themeFill="background1"/>
          </w:tcPr>
          <w:p w:rsidR="00CE1C30" w:rsidRPr="00F64465" w:rsidRDefault="00CE1C30" w:rsidP="00CE1C30">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CE1C30" w:rsidRPr="00F64465" w:rsidRDefault="00CE1C30" w:rsidP="00CE1C30">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p>
        </w:tc>
      </w:tr>
      <w:tr w:rsidR="00CE1C30" w:rsidRPr="00F64465" w:rsidTr="00CE1C30">
        <w:tc>
          <w:tcPr>
            <w:tcW w:w="1838"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CE1C30" w:rsidRPr="00F64465" w:rsidRDefault="00CE1C30" w:rsidP="00CE1C30">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CE1C30" w:rsidRPr="00F64465" w:rsidRDefault="00CE1C30" w:rsidP="00CE1C30">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p>
        </w:tc>
      </w:tr>
      <w:tr w:rsidR="00CE1C30" w:rsidTr="00CE1C30">
        <w:tc>
          <w:tcPr>
            <w:tcW w:w="1838" w:type="dxa"/>
            <w:shd w:val="clear" w:color="auto" w:fill="A6A6A6" w:themeFill="background1" w:themeFillShade="A6"/>
            <w:vAlign w:val="center"/>
          </w:tcPr>
          <w:p w:rsidR="00CE1C30" w:rsidRDefault="00CE1C30" w:rsidP="00CE1C30">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CE1C30" w:rsidRPr="00CB5781" w:rsidRDefault="00CE1C30" w:rsidP="00CE1C30">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宋体" w:hAnsi="宋体" w:cs="宋体" w:hint="eastAsia"/>
                <w:color w:val="5B9BD5" w:themeColor="accent1"/>
                <w:sz w:val="24"/>
                <w:highlight w:val="white"/>
              </w:rPr>
              <w:t>发布成功</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bl>
    <w:p w:rsidR="00CE1C30" w:rsidRDefault="00CE1C30" w:rsidP="00CE1C30">
      <w:pPr>
        <w:spacing w:before="240"/>
      </w:pPr>
    </w:p>
    <w:p w:rsidR="00CE1C30" w:rsidRPr="007A1AB3" w:rsidRDefault="005049C6" w:rsidP="00CE1C30">
      <w:pPr>
        <w:pStyle w:val="4"/>
      </w:pPr>
      <w:r>
        <w:rPr>
          <w:rFonts w:hint="eastAsia"/>
        </w:rPr>
        <w:t>1.1.4</w:t>
      </w:r>
      <w:r w:rsidR="00CE1C30">
        <w:rPr>
          <w:rFonts w:hint="eastAsia"/>
        </w:rPr>
        <w:t>获取最后一条需求信息</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CE1C30" w:rsidTr="00CE1C30">
        <w:tc>
          <w:tcPr>
            <w:tcW w:w="1838" w:type="dxa"/>
            <w:vAlign w:val="center"/>
          </w:tcPr>
          <w:p w:rsidR="00CE1C30" w:rsidRDefault="00CE1C30" w:rsidP="00CE1C30">
            <w:pPr>
              <w:jc w:val="center"/>
              <w:rPr>
                <w:bCs/>
                <w:szCs w:val="21"/>
              </w:rPr>
            </w:pPr>
            <w:r>
              <w:rPr>
                <w:bCs/>
                <w:szCs w:val="21"/>
              </w:rPr>
              <w:t>接口标识：</w:t>
            </w:r>
          </w:p>
        </w:tc>
        <w:tc>
          <w:tcPr>
            <w:tcW w:w="2655" w:type="dxa"/>
            <w:gridSpan w:val="2"/>
            <w:vAlign w:val="center"/>
          </w:tcPr>
          <w:p w:rsidR="00CE1C30" w:rsidRPr="005608AF" w:rsidRDefault="00CE1C30" w:rsidP="00CE1C30">
            <w:pPr>
              <w:jc w:val="center"/>
              <w:rPr>
                <w:rFonts w:asciiTheme="minorHAnsi" w:eastAsiaTheme="minorEastAsia" w:hAnsiTheme="minorHAnsi"/>
                <w:bCs/>
                <w:szCs w:val="21"/>
              </w:rPr>
            </w:pPr>
            <w:r w:rsidRPr="005608AF">
              <w:rPr>
                <w:rFonts w:asciiTheme="minorHAnsi" w:eastAsiaTheme="minorEastAsia" w:hAnsiTheme="minorHAnsi" w:cs="Consolas"/>
              </w:rPr>
              <w:t>getlasthelp</w:t>
            </w:r>
          </w:p>
        </w:tc>
        <w:tc>
          <w:tcPr>
            <w:tcW w:w="2727" w:type="dxa"/>
          </w:tcPr>
          <w:p w:rsidR="00CE1C30" w:rsidRDefault="00CE1C30" w:rsidP="00CE1C30">
            <w:pPr>
              <w:jc w:val="left"/>
            </w:pPr>
          </w:p>
        </w:tc>
        <w:tc>
          <w:tcPr>
            <w:tcW w:w="1847" w:type="dxa"/>
          </w:tcPr>
          <w:p w:rsidR="00CE1C30" w:rsidRDefault="00CE1C30" w:rsidP="00CE1C30">
            <w:pPr>
              <w:jc w:val="left"/>
            </w:pP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CE1C30" w:rsidRDefault="00CE1C30" w:rsidP="00CE1C30">
            <w:pPr>
              <w:jc w:val="center"/>
              <w:rPr>
                <w:bCs/>
                <w:szCs w:val="21"/>
              </w:rPr>
            </w:pPr>
            <w:r w:rsidRPr="005608AF">
              <w:rPr>
                <w:rFonts w:asciiTheme="minorHAnsi" w:eastAsiaTheme="minorEastAsia" w:hAnsiTheme="minorHAnsi" w:cs="Consolas"/>
              </w:rPr>
              <w:t>getlasthelp</w:t>
            </w:r>
          </w:p>
        </w:tc>
        <w:tc>
          <w:tcPr>
            <w:tcW w:w="2727" w:type="dxa"/>
          </w:tcPr>
          <w:p w:rsidR="00CE1C30" w:rsidRDefault="00CE1C30" w:rsidP="00CE1C30">
            <w:pPr>
              <w:jc w:val="center"/>
              <w:rPr>
                <w:bCs/>
                <w:szCs w:val="21"/>
              </w:rPr>
            </w:pPr>
          </w:p>
        </w:tc>
        <w:tc>
          <w:tcPr>
            <w:tcW w:w="1847" w:type="dxa"/>
          </w:tcPr>
          <w:p w:rsidR="00CE1C30" w:rsidRDefault="00CE1C30" w:rsidP="00CE1C30">
            <w:pPr>
              <w:jc w:val="center"/>
              <w:rPr>
                <w:bCs/>
                <w:szCs w:val="21"/>
              </w:rPr>
            </w:pP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bCs/>
                <w:szCs w:val="21"/>
              </w:rPr>
              <w:t>字段名</w:t>
            </w:r>
          </w:p>
        </w:tc>
        <w:tc>
          <w:tcPr>
            <w:tcW w:w="2655" w:type="dxa"/>
            <w:gridSpan w:val="2"/>
            <w:shd w:val="clear" w:color="auto" w:fill="A6A6A6" w:themeFill="background1" w:themeFillShade="A6"/>
            <w:vAlign w:val="center"/>
          </w:tcPr>
          <w:p w:rsidR="00CE1C30" w:rsidRDefault="00CE1C30" w:rsidP="00CE1C30">
            <w:pPr>
              <w:jc w:val="center"/>
              <w:rPr>
                <w:bCs/>
                <w:szCs w:val="21"/>
              </w:rPr>
            </w:pPr>
            <w:r>
              <w:rPr>
                <w:bCs/>
                <w:szCs w:val="21"/>
              </w:rPr>
              <w:t>说明</w:t>
            </w:r>
          </w:p>
        </w:tc>
        <w:tc>
          <w:tcPr>
            <w:tcW w:w="2727" w:type="dxa"/>
            <w:shd w:val="clear" w:color="auto" w:fill="A6A6A6" w:themeFill="background1" w:themeFillShade="A6"/>
          </w:tcPr>
          <w:p w:rsidR="00CE1C30" w:rsidRDefault="00CE1C30" w:rsidP="00CE1C30">
            <w:pPr>
              <w:jc w:val="center"/>
              <w:rPr>
                <w:bCs/>
                <w:szCs w:val="21"/>
              </w:rPr>
            </w:pPr>
            <w:r>
              <w:rPr>
                <w:bCs/>
                <w:szCs w:val="21"/>
              </w:rPr>
              <w:t>备注</w:t>
            </w:r>
          </w:p>
        </w:tc>
        <w:tc>
          <w:tcPr>
            <w:tcW w:w="1847" w:type="dxa"/>
            <w:shd w:val="clear" w:color="auto" w:fill="A6A6A6" w:themeFill="background1" w:themeFillShade="A6"/>
          </w:tcPr>
          <w:p w:rsidR="00CE1C30" w:rsidRDefault="00CE1C30" w:rsidP="00CE1C30">
            <w:pPr>
              <w:jc w:val="center"/>
              <w:rPr>
                <w:bCs/>
                <w:szCs w:val="21"/>
              </w:rPr>
            </w:pPr>
            <w:r>
              <w:rPr>
                <w:rFonts w:hint="eastAsia"/>
                <w:bCs/>
                <w:szCs w:val="21"/>
              </w:rPr>
              <w:t>是否必填项</w:t>
            </w:r>
          </w:p>
        </w:tc>
      </w:tr>
      <w:tr w:rsidR="00CE1C30" w:rsidTr="00CE1C30">
        <w:trPr>
          <w:trHeight w:val="413"/>
        </w:trPr>
        <w:tc>
          <w:tcPr>
            <w:tcW w:w="1838" w:type="dxa"/>
            <w:shd w:val="clear" w:color="auto" w:fill="auto"/>
            <w:vAlign w:val="center"/>
          </w:tcPr>
          <w:p w:rsidR="00CE1C30" w:rsidRPr="001112AF" w:rsidRDefault="00CE1C30" w:rsidP="00CE1C30">
            <w:pPr>
              <w:jc w:val="center"/>
            </w:pPr>
            <w:r w:rsidRPr="005608AF">
              <w:t>type</w:t>
            </w:r>
          </w:p>
        </w:tc>
        <w:tc>
          <w:tcPr>
            <w:tcW w:w="2655" w:type="dxa"/>
            <w:gridSpan w:val="2"/>
            <w:shd w:val="clear" w:color="auto" w:fill="auto"/>
            <w:vAlign w:val="center"/>
          </w:tcPr>
          <w:p w:rsidR="00CE1C30" w:rsidRPr="001112AF" w:rsidRDefault="00CE1C30" w:rsidP="00CE1C30">
            <w:pPr>
              <w:jc w:val="center"/>
              <w:rPr>
                <w:bCs/>
                <w:szCs w:val="21"/>
              </w:rPr>
            </w:pPr>
            <w:r>
              <w:rPr>
                <w:rFonts w:hint="eastAsia"/>
                <w:bCs/>
                <w:szCs w:val="21"/>
              </w:rPr>
              <w:t>需求类型</w:t>
            </w:r>
          </w:p>
        </w:tc>
        <w:tc>
          <w:tcPr>
            <w:tcW w:w="2727" w:type="dxa"/>
            <w:shd w:val="clear" w:color="auto" w:fill="auto"/>
          </w:tcPr>
          <w:p w:rsidR="00CE1C30" w:rsidRDefault="00CE1C30" w:rsidP="00CE1C30">
            <w:pPr>
              <w:jc w:val="center"/>
              <w:rPr>
                <w:bCs/>
                <w:szCs w:val="21"/>
              </w:rPr>
            </w:pPr>
            <w:r>
              <w:rPr>
                <w:rFonts w:ascii="宋体" w:hAnsi="宋体" w:hint="eastAsia"/>
                <w:bCs/>
                <w:szCs w:val="21"/>
              </w:rPr>
              <w:t>1:物品，2：钱</w:t>
            </w:r>
          </w:p>
        </w:tc>
        <w:tc>
          <w:tcPr>
            <w:tcW w:w="1847" w:type="dxa"/>
            <w:shd w:val="clear" w:color="auto" w:fill="auto"/>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sidRPr="005608AF">
              <w:rPr>
                <w:bCs/>
                <w:szCs w:val="21"/>
              </w:rPr>
              <w:t>userId</w:t>
            </w:r>
          </w:p>
        </w:tc>
        <w:tc>
          <w:tcPr>
            <w:tcW w:w="2655" w:type="dxa"/>
            <w:gridSpan w:val="2"/>
          </w:tcPr>
          <w:p w:rsidR="00CE1C30" w:rsidRDefault="00CE1C30" w:rsidP="00CE1C30">
            <w:pPr>
              <w:ind w:firstLine="210"/>
              <w:jc w:val="center"/>
              <w:rPr>
                <w:rFonts w:ascii="宋体" w:hAnsi="宋体"/>
                <w:bCs/>
                <w:szCs w:val="21"/>
              </w:rPr>
            </w:pPr>
            <w:r>
              <w:rPr>
                <w:rFonts w:ascii="宋体" w:hAnsi="宋体" w:hint="eastAsia"/>
                <w:bCs/>
                <w:szCs w:val="21"/>
              </w:rPr>
              <w:t>用户id</w:t>
            </w:r>
          </w:p>
        </w:tc>
        <w:tc>
          <w:tcPr>
            <w:tcW w:w="2727" w:type="dxa"/>
            <w:vAlign w:val="center"/>
          </w:tcPr>
          <w:p w:rsidR="00CE1C30" w:rsidRPr="00FE77C3" w:rsidRDefault="00CE1C30" w:rsidP="00CE1C30">
            <w:pPr>
              <w:jc w:val="left"/>
              <w:rPr>
                <w:rFonts w:ascii="微软雅黑" w:eastAsia="微软雅黑" w:hAnsi="微软雅黑"/>
                <w:color w:val="333333"/>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rFonts w:hint="eastAsia"/>
              </w:rPr>
              <w:t>参数</w:t>
            </w:r>
            <w:r>
              <w:t>jsonStr</w:t>
            </w:r>
            <w:r>
              <w:rPr>
                <w:rFonts w:hint="eastAsia"/>
              </w:rPr>
              <w:t>：</w:t>
            </w:r>
          </w:p>
        </w:tc>
        <w:tc>
          <w:tcPr>
            <w:tcW w:w="7229" w:type="dxa"/>
            <w:gridSpan w:val="4"/>
            <w:vAlign w:val="center"/>
          </w:tcPr>
          <w:p w:rsidR="00CE1C30" w:rsidRPr="007856FB" w:rsidRDefault="00CE1C30" w:rsidP="00CE1C30">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t xml:space="preserve"> type</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hint="eastAsia"/>
                <w:b/>
                <w:bCs/>
                <w:color w:val="0070C0"/>
                <w:szCs w:val="21"/>
              </w:rPr>
              <w:t>2</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highlight w:val="white"/>
              </w:rPr>
              <w:t>,</w:t>
            </w:r>
            <w:r w:rsidRPr="007856FB">
              <w:rPr>
                <w:rFonts w:ascii="Consolas" w:eastAsia="Consolas" w:hAnsi="Consolas" w:hint="eastAsia"/>
                <w:b/>
                <w:color w:val="0070C0"/>
                <w:sz w:val="24"/>
                <w:highlight w:val="white"/>
              </w:rPr>
              <w:t>"</w:t>
            </w:r>
            <w:r>
              <w:rPr>
                <w:b/>
                <w:color w:val="0070C0"/>
              </w:rPr>
              <w:t>useId</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用户Id</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rPr>
              <w:t>}</w:t>
            </w:r>
          </w:p>
        </w:tc>
      </w:tr>
      <w:tr w:rsidR="00CE1C30" w:rsidTr="00CE1C30">
        <w:tc>
          <w:tcPr>
            <w:tcW w:w="1838" w:type="dxa"/>
            <w:shd w:val="clear" w:color="auto" w:fill="A6A6A6" w:themeFill="background1" w:themeFillShade="A6"/>
            <w:vAlign w:val="center"/>
          </w:tcPr>
          <w:p w:rsidR="00CE1C30" w:rsidRDefault="00CE1C30" w:rsidP="00CE1C30">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CE1C30" w:rsidRDefault="00CE1C30" w:rsidP="00CE1C30">
            <w:pPr>
              <w:ind w:firstLine="210"/>
              <w:jc w:val="center"/>
              <w:rPr>
                <w:rFonts w:ascii="宋体" w:hAnsi="宋体"/>
                <w:bCs/>
                <w:szCs w:val="21"/>
              </w:rPr>
            </w:pPr>
          </w:p>
        </w:tc>
        <w:tc>
          <w:tcPr>
            <w:tcW w:w="2762" w:type="dxa"/>
            <w:gridSpan w:val="2"/>
            <w:shd w:val="clear" w:color="auto" w:fill="A6A6A6" w:themeFill="background1" w:themeFillShade="A6"/>
          </w:tcPr>
          <w:p w:rsidR="00CE1C30" w:rsidRDefault="00CE1C30" w:rsidP="00CE1C30">
            <w:pPr>
              <w:ind w:firstLine="210"/>
              <w:jc w:val="center"/>
              <w:rPr>
                <w:rFonts w:ascii="宋体" w:hAnsi="宋体"/>
                <w:bCs/>
                <w:szCs w:val="21"/>
              </w:rPr>
            </w:pPr>
          </w:p>
        </w:tc>
        <w:tc>
          <w:tcPr>
            <w:tcW w:w="1847" w:type="dxa"/>
            <w:shd w:val="clear" w:color="auto" w:fill="A6A6A6" w:themeFill="background1" w:themeFillShade="A6"/>
          </w:tcPr>
          <w:p w:rsidR="00CE1C30" w:rsidRDefault="00CE1C30" w:rsidP="00CE1C30">
            <w:pPr>
              <w:ind w:firstLine="210"/>
              <w:jc w:val="center"/>
              <w:rPr>
                <w:rFonts w:ascii="宋体" w:hAnsi="宋体"/>
                <w:bCs/>
                <w:szCs w:val="21"/>
              </w:rPr>
            </w:pPr>
          </w:p>
        </w:tc>
      </w:tr>
      <w:tr w:rsidR="00CE1C30" w:rsidRPr="00F64465" w:rsidTr="00CE1C30">
        <w:tc>
          <w:tcPr>
            <w:tcW w:w="1838"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CE1C30" w:rsidRPr="00F64465" w:rsidRDefault="00CE1C30" w:rsidP="00CE1C30">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CE1C30" w:rsidRPr="00F64465" w:rsidRDefault="00CE1C30" w:rsidP="00CE1C30">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p>
        </w:tc>
      </w:tr>
      <w:tr w:rsidR="00CE1C30" w:rsidRPr="00F64465" w:rsidTr="00CE1C30">
        <w:tc>
          <w:tcPr>
            <w:tcW w:w="1838"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CE1C30" w:rsidRPr="00F64465" w:rsidRDefault="00CE1C30" w:rsidP="00CE1C30">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CE1C30" w:rsidRPr="00F64465" w:rsidRDefault="00CE1C30" w:rsidP="00CE1C30">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p>
        </w:tc>
      </w:tr>
      <w:tr w:rsidR="00CE1C30" w:rsidTr="00CE1C30">
        <w:tc>
          <w:tcPr>
            <w:tcW w:w="1838" w:type="dxa"/>
            <w:shd w:val="clear" w:color="auto" w:fill="A6A6A6" w:themeFill="background1" w:themeFillShade="A6"/>
            <w:vAlign w:val="center"/>
          </w:tcPr>
          <w:p w:rsidR="00CE1C30" w:rsidRDefault="00CE1C30" w:rsidP="00CE1C30">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CE1C30" w:rsidRPr="00CB5781" w:rsidRDefault="00CE1C30" w:rsidP="00CE1C30">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宋体" w:hAnsi="宋体" w:cs="宋体" w:hint="eastAsia"/>
                <w:color w:val="5B9BD5" w:themeColor="accent1"/>
                <w:sz w:val="24"/>
                <w:highlight w:val="white"/>
              </w:rPr>
              <w:t>查询成功</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bl>
    <w:p w:rsidR="00CE1C30" w:rsidRDefault="00CE1C30" w:rsidP="00CE1C30">
      <w:pPr>
        <w:spacing w:before="240"/>
      </w:pPr>
    </w:p>
    <w:p w:rsidR="00CE1C30" w:rsidRPr="007A1AB3" w:rsidRDefault="005049C6" w:rsidP="00CE1C30">
      <w:pPr>
        <w:pStyle w:val="4"/>
      </w:pPr>
      <w:r>
        <w:rPr>
          <w:rFonts w:hint="eastAsia"/>
        </w:rPr>
        <w:t>1.1.5</w:t>
      </w:r>
      <w:r w:rsidR="00CE1C30">
        <w:rPr>
          <w:rFonts w:hint="eastAsia"/>
        </w:rPr>
        <w:t>根据爱心单号和申请状态查询申请人信息</w:t>
      </w:r>
    </w:p>
    <w:tbl>
      <w:tblPr>
        <w:tblStyle w:val="a7"/>
        <w:tblW w:w="9067" w:type="dxa"/>
        <w:tblLayout w:type="fixed"/>
        <w:tblLook w:val="04A0" w:firstRow="1" w:lastRow="0" w:firstColumn="1" w:lastColumn="0" w:noHBand="0" w:noVBand="1"/>
      </w:tblPr>
      <w:tblGrid>
        <w:gridCol w:w="1838"/>
        <w:gridCol w:w="2835"/>
        <w:gridCol w:w="2547"/>
        <w:gridCol w:w="1847"/>
      </w:tblGrid>
      <w:tr w:rsidR="00CE1C30" w:rsidTr="00CE1C30">
        <w:tc>
          <w:tcPr>
            <w:tcW w:w="1838" w:type="dxa"/>
            <w:vAlign w:val="center"/>
          </w:tcPr>
          <w:p w:rsidR="00CE1C30" w:rsidRDefault="00CE1C30" w:rsidP="00CE1C30">
            <w:pPr>
              <w:jc w:val="center"/>
              <w:rPr>
                <w:bCs/>
                <w:szCs w:val="21"/>
              </w:rPr>
            </w:pPr>
            <w:r>
              <w:rPr>
                <w:bCs/>
                <w:szCs w:val="21"/>
              </w:rPr>
              <w:t>接口标识：</w:t>
            </w:r>
          </w:p>
        </w:tc>
        <w:tc>
          <w:tcPr>
            <w:tcW w:w="2835" w:type="dxa"/>
            <w:vAlign w:val="center"/>
          </w:tcPr>
          <w:p w:rsidR="00CE1C30" w:rsidRPr="005608AF" w:rsidRDefault="00CE1C30" w:rsidP="00CE1C30">
            <w:pPr>
              <w:jc w:val="center"/>
              <w:rPr>
                <w:rFonts w:asciiTheme="minorHAnsi" w:eastAsiaTheme="minorEastAsia" w:hAnsiTheme="minorHAnsi"/>
                <w:bCs/>
                <w:szCs w:val="21"/>
              </w:rPr>
            </w:pPr>
            <w:r w:rsidRPr="000D77D9">
              <w:rPr>
                <w:rFonts w:ascii="Consolas" w:eastAsiaTheme="minorEastAsia" w:hAnsi="Consolas" w:cs="Consolas"/>
              </w:rPr>
              <w:t>applicantsByApplystatus</w:t>
            </w:r>
          </w:p>
        </w:tc>
        <w:tc>
          <w:tcPr>
            <w:tcW w:w="2547" w:type="dxa"/>
          </w:tcPr>
          <w:p w:rsidR="00CE1C30" w:rsidRDefault="00CE1C30" w:rsidP="00CE1C30">
            <w:pPr>
              <w:jc w:val="left"/>
            </w:pPr>
          </w:p>
        </w:tc>
        <w:tc>
          <w:tcPr>
            <w:tcW w:w="1847" w:type="dxa"/>
          </w:tcPr>
          <w:p w:rsidR="00CE1C30" w:rsidRDefault="00CE1C30" w:rsidP="00CE1C30">
            <w:pPr>
              <w:jc w:val="left"/>
            </w:pP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bCs/>
                <w:szCs w:val="21"/>
              </w:rPr>
              <w:t>参数</w:t>
            </w:r>
            <w:r>
              <w:rPr>
                <w:rFonts w:hint="eastAsia"/>
                <w:bCs/>
                <w:szCs w:val="21"/>
              </w:rPr>
              <w:t>marked</w:t>
            </w:r>
            <w:r>
              <w:rPr>
                <w:rFonts w:hint="eastAsia"/>
                <w:bCs/>
                <w:szCs w:val="21"/>
              </w:rPr>
              <w:t>：</w:t>
            </w:r>
          </w:p>
        </w:tc>
        <w:tc>
          <w:tcPr>
            <w:tcW w:w="2835" w:type="dxa"/>
            <w:vAlign w:val="center"/>
          </w:tcPr>
          <w:p w:rsidR="00CE1C30" w:rsidRDefault="00CE1C30" w:rsidP="00CE1C30">
            <w:pPr>
              <w:jc w:val="center"/>
              <w:rPr>
                <w:bCs/>
                <w:szCs w:val="21"/>
              </w:rPr>
            </w:pPr>
            <w:r w:rsidRPr="000D77D9">
              <w:rPr>
                <w:rFonts w:ascii="Consolas" w:eastAsiaTheme="minorEastAsia" w:hAnsi="Consolas" w:cs="Consolas"/>
              </w:rPr>
              <w:t>applicantsByApplystatus</w:t>
            </w:r>
          </w:p>
        </w:tc>
        <w:tc>
          <w:tcPr>
            <w:tcW w:w="2547" w:type="dxa"/>
          </w:tcPr>
          <w:p w:rsidR="00CE1C30" w:rsidRDefault="00CE1C30" w:rsidP="00CE1C30">
            <w:pPr>
              <w:jc w:val="center"/>
              <w:rPr>
                <w:bCs/>
                <w:szCs w:val="21"/>
              </w:rPr>
            </w:pPr>
          </w:p>
        </w:tc>
        <w:tc>
          <w:tcPr>
            <w:tcW w:w="1847" w:type="dxa"/>
          </w:tcPr>
          <w:p w:rsidR="00CE1C30" w:rsidRDefault="00CE1C30" w:rsidP="00CE1C30">
            <w:pPr>
              <w:jc w:val="center"/>
              <w:rPr>
                <w:bCs/>
                <w:szCs w:val="21"/>
              </w:rPr>
            </w:pP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bCs/>
                <w:szCs w:val="21"/>
              </w:rPr>
              <w:t>字段名</w:t>
            </w:r>
          </w:p>
        </w:tc>
        <w:tc>
          <w:tcPr>
            <w:tcW w:w="2835" w:type="dxa"/>
            <w:shd w:val="clear" w:color="auto" w:fill="A6A6A6" w:themeFill="background1" w:themeFillShade="A6"/>
            <w:vAlign w:val="center"/>
          </w:tcPr>
          <w:p w:rsidR="00CE1C30" w:rsidRDefault="00CE1C30" w:rsidP="00CE1C30">
            <w:pPr>
              <w:jc w:val="center"/>
              <w:rPr>
                <w:bCs/>
                <w:szCs w:val="21"/>
              </w:rPr>
            </w:pPr>
            <w:r>
              <w:rPr>
                <w:bCs/>
                <w:szCs w:val="21"/>
              </w:rPr>
              <w:t>说明</w:t>
            </w:r>
          </w:p>
        </w:tc>
        <w:tc>
          <w:tcPr>
            <w:tcW w:w="2547" w:type="dxa"/>
            <w:shd w:val="clear" w:color="auto" w:fill="A6A6A6" w:themeFill="background1" w:themeFillShade="A6"/>
          </w:tcPr>
          <w:p w:rsidR="00CE1C30" w:rsidRDefault="00CE1C30" w:rsidP="00CE1C30">
            <w:pPr>
              <w:jc w:val="center"/>
              <w:rPr>
                <w:bCs/>
                <w:szCs w:val="21"/>
              </w:rPr>
            </w:pPr>
            <w:r>
              <w:rPr>
                <w:bCs/>
                <w:szCs w:val="21"/>
              </w:rPr>
              <w:t>备注</w:t>
            </w:r>
          </w:p>
        </w:tc>
        <w:tc>
          <w:tcPr>
            <w:tcW w:w="1847" w:type="dxa"/>
            <w:shd w:val="clear" w:color="auto" w:fill="A6A6A6" w:themeFill="background1" w:themeFillShade="A6"/>
          </w:tcPr>
          <w:p w:rsidR="00CE1C30" w:rsidRDefault="00CE1C30" w:rsidP="00CE1C30">
            <w:pPr>
              <w:jc w:val="center"/>
              <w:rPr>
                <w:bCs/>
                <w:szCs w:val="21"/>
              </w:rPr>
            </w:pPr>
            <w:r>
              <w:rPr>
                <w:rFonts w:hint="eastAsia"/>
                <w:bCs/>
                <w:szCs w:val="21"/>
              </w:rPr>
              <w:t>是否必填项</w:t>
            </w:r>
          </w:p>
        </w:tc>
      </w:tr>
      <w:tr w:rsidR="00CE1C30" w:rsidTr="00CE1C30">
        <w:trPr>
          <w:trHeight w:val="413"/>
        </w:trPr>
        <w:tc>
          <w:tcPr>
            <w:tcW w:w="1838" w:type="dxa"/>
            <w:shd w:val="clear" w:color="auto" w:fill="auto"/>
            <w:vAlign w:val="center"/>
          </w:tcPr>
          <w:p w:rsidR="00CE1C30" w:rsidRPr="001112AF" w:rsidRDefault="00CE1C30" w:rsidP="00CE1C30">
            <w:pPr>
              <w:jc w:val="center"/>
            </w:pPr>
            <w:r w:rsidRPr="000D77D9">
              <w:rPr>
                <w:rFonts w:ascii="Consolas" w:eastAsiaTheme="minorEastAsia" w:hAnsi="Consolas" w:cs="Consolas"/>
              </w:rPr>
              <w:t>loveNo</w:t>
            </w:r>
          </w:p>
        </w:tc>
        <w:tc>
          <w:tcPr>
            <w:tcW w:w="2835" w:type="dxa"/>
            <w:shd w:val="clear" w:color="auto" w:fill="auto"/>
            <w:vAlign w:val="center"/>
          </w:tcPr>
          <w:p w:rsidR="00CE1C30" w:rsidRPr="001112AF" w:rsidRDefault="00CE1C30" w:rsidP="00CE1C30">
            <w:pPr>
              <w:jc w:val="center"/>
              <w:rPr>
                <w:bCs/>
                <w:szCs w:val="21"/>
              </w:rPr>
            </w:pPr>
            <w:r>
              <w:rPr>
                <w:rFonts w:hint="eastAsia"/>
                <w:bCs/>
                <w:szCs w:val="21"/>
              </w:rPr>
              <w:t>爱心单号</w:t>
            </w:r>
          </w:p>
        </w:tc>
        <w:tc>
          <w:tcPr>
            <w:tcW w:w="2547" w:type="dxa"/>
            <w:shd w:val="clear" w:color="auto" w:fill="auto"/>
          </w:tcPr>
          <w:p w:rsidR="00CE1C30" w:rsidRDefault="00CE1C30" w:rsidP="00CE1C30">
            <w:pPr>
              <w:jc w:val="center"/>
              <w:rPr>
                <w:bCs/>
                <w:szCs w:val="21"/>
              </w:rPr>
            </w:pPr>
          </w:p>
        </w:tc>
        <w:tc>
          <w:tcPr>
            <w:tcW w:w="1847" w:type="dxa"/>
            <w:shd w:val="clear" w:color="auto" w:fill="auto"/>
          </w:tcPr>
          <w:p w:rsidR="00CE1C30" w:rsidRDefault="00CE1C30" w:rsidP="00CE1C30">
            <w:pPr>
              <w:jc w:val="center"/>
              <w:rPr>
                <w:bCs/>
                <w:szCs w:val="21"/>
              </w:rPr>
            </w:pPr>
            <w:r>
              <w:rPr>
                <w:rFonts w:hint="eastAsia"/>
                <w:bCs/>
                <w:szCs w:val="21"/>
              </w:rPr>
              <w:t>是</w:t>
            </w:r>
          </w:p>
        </w:tc>
      </w:tr>
      <w:tr w:rsidR="00CE1C30" w:rsidTr="00CE1C30">
        <w:trPr>
          <w:trHeight w:val="405"/>
        </w:trPr>
        <w:tc>
          <w:tcPr>
            <w:tcW w:w="1838" w:type="dxa"/>
            <w:vAlign w:val="center"/>
          </w:tcPr>
          <w:p w:rsidR="00CE1C30" w:rsidRPr="00CF52EF" w:rsidRDefault="00CE1C30" w:rsidP="00CE1C30">
            <w:pPr>
              <w:jc w:val="center"/>
              <w:rPr>
                <w:bCs/>
                <w:szCs w:val="21"/>
              </w:rPr>
            </w:pPr>
            <w:r w:rsidRPr="000D77D9">
              <w:rPr>
                <w:rFonts w:ascii="Consolas" w:eastAsiaTheme="minorEastAsia" w:hAnsi="Consolas" w:cs="Consolas"/>
              </w:rPr>
              <w:t>applystatus</w:t>
            </w:r>
          </w:p>
        </w:tc>
        <w:tc>
          <w:tcPr>
            <w:tcW w:w="2835" w:type="dxa"/>
          </w:tcPr>
          <w:p w:rsidR="00CE1C30" w:rsidRDefault="00CE1C30" w:rsidP="00CE1C30">
            <w:pPr>
              <w:ind w:firstLine="210"/>
              <w:jc w:val="center"/>
              <w:rPr>
                <w:rFonts w:ascii="宋体" w:hAnsi="宋体"/>
                <w:bCs/>
                <w:szCs w:val="21"/>
              </w:rPr>
            </w:pPr>
            <w:r>
              <w:rPr>
                <w:rFonts w:ascii="宋体" w:hAnsi="宋体" w:hint="eastAsia"/>
                <w:bCs/>
                <w:szCs w:val="21"/>
              </w:rPr>
              <w:t>申请状态</w:t>
            </w:r>
          </w:p>
        </w:tc>
        <w:tc>
          <w:tcPr>
            <w:tcW w:w="2547" w:type="dxa"/>
            <w:vAlign w:val="center"/>
          </w:tcPr>
          <w:p w:rsidR="00CE1C30" w:rsidRPr="00FE77C3" w:rsidRDefault="00CE1C30" w:rsidP="00CE1C30">
            <w:pPr>
              <w:jc w:val="left"/>
              <w:rPr>
                <w:rFonts w:ascii="微软雅黑" w:eastAsia="微软雅黑" w:hAnsi="微软雅黑"/>
                <w:color w:val="333333"/>
              </w:rPr>
            </w:pPr>
          </w:p>
        </w:tc>
        <w:tc>
          <w:tcPr>
            <w:tcW w:w="1847" w:type="dxa"/>
            <w:vAlign w:val="center"/>
          </w:tcPr>
          <w:p w:rsidR="00CE1C30" w:rsidRDefault="00CE1C30" w:rsidP="00CE1C30">
            <w:pPr>
              <w:jc w:val="center"/>
              <w:rPr>
                <w:bCs/>
                <w:szCs w:val="21"/>
              </w:rPr>
            </w:pPr>
            <w:r>
              <w:rPr>
                <w:rFonts w:hint="eastAsia"/>
                <w:bCs/>
                <w:szCs w:val="21"/>
              </w:rPr>
              <w:t>是</w:t>
            </w:r>
          </w:p>
        </w:tc>
      </w:tr>
      <w:tr w:rsidR="00CE1C30" w:rsidTr="00CE1C30">
        <w:tc>
          <w:tcPr>
            <w:tcW w:w="1838" w:type="dxa"/>
            <w:shd w:val="clear" w:color="auto" w:fill="A6A6A6" w:themeFill="background1" w:themeFillShade="A6"/>
            <w:vAlign w:val="center"/>
          </w:tcPr>
          <w:p w:rsidR="00CE1C30" w:rsidRDefault="00CE1C30" w:rsidP="00CE1C30">
            <w:pPr>
              <w:jc w:val="center"/>
              <w:rPr>
                <w:bCs/>
                <w:szCs w:val="21"/>
              </w:rPr>
            </w:pPr>
            <w:r>
              <w:rPr>
                <w:rFonts w:hint="eastAsia"/>
              </w:rPr>
              <w:t>参数</w:t>
            </w:r>
            <w:r>
              <w:t>jsonStr</w:t>
            </w:r>
            <w:r>
              <w:rPr>
                <w:rFonts w:hint="eastAsia"/>
              </w:rPr>
              <w:t>：</w:t>
            </w:r>
          </w:p>
        </w:tc>
        <w:tc>
          <w:tcPr>
            <w:tcW w:w="7229" w:type="dxa"/>
            <w:gridSpan w:val="3"/>
            <w:vAlign w:val="center"/>
          </w:tcPr>
          <w:p w:rsidR="00CE1C30" w:rsidRPr="007856FB" w:rsidRDefault="00CE1C30" w:rsidP="00CE1C30">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t xml:space="preserve"> </w:t>
            </w:r>
            <w:r>
              <w:rPr>
                <w:rFonts w:hint="eastAsia"/>
              </w:rPr>
              <w:t>love</w:t>
            </w:r>
            <w:r>
              <w:t>No</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b/>
                <w:bCs/>
                <w:color w:val="0070C0"/>
                <w:szCs w:val="21"/>
              </w:rPr>
              <w:t>123141</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highlight w:val="white"/>
              </w:rPr>
              <w:t>,</w:t>
            </w:r>
            <w:r w:rsidRPr="007856FB">
              <w:rPr>
                <w:rFonts w:ascii="Consolas" w:eastAsia="Consolas" w:hAnsi="Consolas" w:hint="eastAsia"/>
                <w:b/>
                <w:color w:val="0070C0"/>
                <w:sz w:val="24"/>
                <w:highlight w:val="white"/>
              </w:rPr>
              <w:t>"</w:t>
            </w:r>
            <w:r w:rsidRPr="000D77D9">
              <w:rPr>
                <w:rFonts w:ascii="Consolas" w:eastAsiaTheme="minorEastAsia" w:hAnsi="Consolas" w:cs="Consolas"/>
              </w:rPr>
              <w:t xml:space="preserve"> applystatus</w:t>
            </w:r>
            <w:r w:rsidRPr="007856FB">
              <w:rPr>
                <w:rFonts w:ascii="Consolas" w:eastAsia="Consolas" w:hAnsi="Consolas" w:hint="eastAsia"/>
                <w:b/>
                <w:color w:val="0070C0"/>
                <w:sz w:val="24"/>
                <w:highlight w:val="white"/>
              </w:rPr>
              <w:t xml:space="preserve"> "</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1</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rPr>
              <w:t>}</w:t>
            </w:r>
          </w:p>
        </w:tc>
      </w:tr>
      <w:tr w:rsidR="00CE1C30" w:rsidTr="00CE1C30">
        <w:tc>
          <w:tcPr>
            <w:tcW w:w="1838" w:type="dxa"/>
            <w:shd w:val="clear" w:color="auto" w:fill="A6A6A6" w:themeFill="background1" w:themeFillShade="A6"/>
            <w:vAlign w:val="center"/>
          </w:tcPr>
          <w:p w:rsidR="00CE1C30" w:rsidRDefault="00CE1C30" w:rsidP="00CE1C30">
            <w:pPr>
              <w:jc w:val="center"/>
              <w:rPr>
                <w:rStyle w:val="InternetLink"/>
                <w:rFonts w:ascii="Arial" w:hAnsi="Arial" w:cs="Arial"/>
                <w:szCs w:val="21"/>
              </w:rPr>
            </w:pPr>
            <w:r>
              <w:rPr>
                <w:rStyle w:val="InternetLink"/>
                <w:rFonts w:ascii="Arial" w:hAnsi="Arial" w:cs="Arial" w:hint="eastAsia"/>
                <w:szCs w:val="21"/>
              </w:rPr>
              <w:t>后台返回码</w:t>
            </w:r>
          </w:p>
        </w:tc>
        <w:tc>
          <w:tcPr>
            <w:tcW w:w="2835" w:type="dxa"/>
            <w:shd w:val="clear" w:color="auto" w:fill="A6A6A6" w:themeFill="background1" w:themeFillShade="A6"/>
            <w:vAlign w:val="center"/>
          </w:tcPr>
          <w:p w:rsidR="00CE1C30" w:rsidRDefault="00CE1C30" w:rsidP="00CE1C30">
            <w:pPr>
              <w:ind w:firstLine="210"/>
              <w:jc w:val="center"/>
              <w:rPr>
                <w:rFonts w:ascii="宋体" w:hAnsi="宋体"/>
                <w:bCs/>
                <w:szCs w:val="21"/>
              </w:rPr>
            </w:pPr>
          </w:p>
        </w:tc>
        <w:tc>
          <w:tcPr>
            <w:tcW w:w="2547" w:type="dxa"/>
            <w:shd w:val="clear" w:color="auto" w:fill="A6A6A6" w:themeFill="background1" w:themeFillShade="A6"/>
          </w:tcPr>
          <w:p w:rsidR="00CE1C30" w:rsidRDefault="00CE1C30" w:rsidP="00CE1C30">
            <w:pPr>
              <w:ind w:firstLine="210"/>
              <w:jc w:val="center"/>
              <w:rPr>
                <w:rFonts w:ascii="宋体" w:hAnsi="宋体"/>
                <w:bCs/>
                <w:szCs w:val="21"/>
              </w:rPr>
            </w:pPr>
          </w:p>
        </w:tc>
        <w:tc>
          <w:tcPr>
            <w:tcW w:w="1847" w:type="dxa"/>
            <w:shd w:val="clear" w:color="auto" w:fill="A6A6A6" w:themeFill="background1" w:themeFillShade="A6"/>
          </w:tcPr>
          <w:p w:rsidR="00CE1C30" w:rsidRDefault="00CE1C30" w:rsidP="00CE1C30">
            <w:pPr>
              <w:ind w:firstLine="210"/>
              <w:jc w:val="center"/>
              <w:rPr>
                <w:rFonts w:ascii="宋体" w:hAnsi="宋体"/>
                <w:bCs/>
                <w:szCs w:val="21"/>
              </w:rPr>
            </w:pPr>
          </w:p>
        </w:tc>
      </w:tr>
      <w:tr w:rsidR="00CE1C30" w:rsidRPr="00F64465" w:rsidTr="00CE1C30">
        <w:tc>
          <w:tcPr>
            <w:tcW w:w="1838"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r w:rsidRPr="00F64465">
              <w:rPr>
                <w:rFonts w:ascii="Consolas" w:hAnsi="Consolas" w:cs="Consolas" w:hint="eastAsia"/>
                <w:szCs w:val="21"/>
              </w:rPr>
              <w:t>rspCode</w:t>
            </w:r>
          </w:p>
        </w:tc>
        <w:tc>
          <w:tcPr>
            <w:tcW w:w="2835" w:type="dxa"/>
            <w:shd w:val="clear" w:color="auto" w:fill="FFFFFF" w:themeFill="background1"/>
          </w:tcPr>
          <w:p w:rsidR="00CE1C30" w:rsidRPr="00F64465" w:rsidRDefault="00CE1C30" w:rsidP="00CE1C30">
            <w:pPr>
              <w:pStyle w:val="a8"/>
              <w:jc w:val="center"/>
              <w:rPr>
                <w:rFonts w:cs="Arial"/>
              </w:rPr>
            </w:pPr>
            <w:r w:rsidRPr="00F64465">
              <w:rPr>
                <w:rFonts w:ascii="Consolas" w:hAnsi="Consolas" w:cs="Consolas" w:hint="eastAsia"/>
                <w:bCs/>
              </w:rPr>
              <w:t>返回的状态码</w:t>
            </w:r>
          </w:p>
        </w:tc>
        <w:tc>
          <w:tcPr>
            <w:tcW w:w="2547" w:type="dxa"/>
            <w:shd w:val="clear" w:color="auto" w:fill="FFFFFF" w:themeFill="background1"/>
            <w:vAlign w:val="center"/>
          </w:tcPr>
          <w:p w:rsidR="00CE1C30" w:rsidRPr="00F64465" w:rsidRDefault="00CE1C30" w:rsidP="00CE1C30">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p>
        </w:tc>
      </w:tr>
      <w:tr w:rsidR="00CE1C30" w:rsidRPr="00F64465" w:rsidTr="00CE1C30">
        <w:tc>
          <w:tcPr>
            <w:tcW w:w="1838"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r w:rsidRPr="00F64465">
              <w:rPr>
                <w:rFonts w:ascii="Consolas" w:hAnsi="Consolas" w:cs="Consolas" w:hint="eastAsia"/>
                <w:szCs w:val="21"/>
              </w:rPr>
              <w:t>rspDesc</w:t>
            </w:r>
          </w:p>
        </w:tc>
        <w:tc>
          <w:tcPr>
            <w:tcW w:w="2835" w:type="dxa"/>
            <w:shd w:val="clear" w:color="auto" w:fill="FFFFFF" w:themeFill="background1"/>
          </w:tcPr>
          <w:p w:rsidR="00CE1C30" w:rsidRPr="00F64465" w:rsidRDefault="00CE1C30" w:rsidP="00CE1C30">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547" w:type="dxa"/>
            <w:shd w:val="clear" w:color="auto" w:fill="FFFFFF" w:themeFill="background1"/>
            <w:vAlign w:val="center"/>
          </w:tcPr>
          <w:p w:rsidR="00CE1C30" w:rsidRPr="00F64465" w:rsidRDefault="00CE1C30" w:rsidP="00CE1C30">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CE1C30" w:rsidRPr="00F64465" w:rsidRDefault="00CE1C30" w:rsidP="00CE1C30">
            <w:pPr>
              <w:widowControl/>
              <w:jc w:val="center"/>
              <w:rPr>
                <w:rFonts w:ascii="Consolas" w:hAnsi="Consolas" w:cs="Consolas"/>
                <w:szCs w:val="21"/>
              </w:rPr>
            </w:pPr>
          </w:p>
        </w:tc>
      </w:tr>
      <w:tr w:rsidR="00CE1C30" w:rsidTr="00CE1C30">
        <w:tc>
          <w:tcPr>
            <w:tcW w:w="1838" w:type="dxa"/>
            <w:shd w:val="clear" w:color="auto" w:fill="A6A6A6" w:themeFill="background1" w:themeFillShade="A6"/>
            <w:vAlign w:val="center"/>
          </w:tcPr>
          <w:p w:rsidR="00CE1C30" w:rsidRDefault="00CE1C30" w:rsidP="00CE1C30">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3"/>
            <w:shd w:val="clear" w:color="auto" w:fill="FFFFFF" w:themeFill="background1"/>
            <w:vAlign w:val="center"/>
          </w:tcPr>
          <w:p w:rsidR="00CE1C30" w:rsidRPr="00CB5781" w:rsidRDefault="00CE1C30" w:rsidP="00CE1C30">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宋体" w:hAnsi="宋体" w:cs="宋体" w:hint="eastAsia"/>
                <w:color w:val="5B9BD5" w:themeColor="accent1"/>
                <w:sz w:val="24"/>
                <w:highlight w:val="white"/>
              </w:rPr>
              <w:t>正常</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bl>
    <w:p w:rsidR="006A5C6D" w:rsidRDefault="00555A56" w:rsidP="006A5C6D">
      <w:pPr>
        <w:pStyle w:val="2"/>
      </w:pPr>
      <w:r>
        <w:rPr>
          <w:rFonts w:hint="eastAsia"/>
        </w:rPr>
        <w:lastRenderedPageBreak/>
        <w:t>2.</w:t>
      </w:r>
      <w:r w:rsidR="006A5C6D">
        <w:rPr>
          <w:rFonts w:hint="eastAsia"/>
        </w:rPr>
        <w:t>贫困户</w:t>
      </w:r>
    </w:p>
    <w:p w:rsidR="004564AD" w:rsidRDefault="00555A56" w:rsidP="00FC6EE6">
      <w:pPr>
        <w:pStyle w:val="3"/>
      </w:pPr>
      <w:r>
        <w:t>2.1</w:t>
      </w:r>
      <w:r w:rsidR="004564AD">
        <w:rPr>
          <w:rFonts w:hint="eastAsia"/>
        </w:rPr>
        <w:t xml:space="preserve"> </w:t>
      </w:r>
      <w:r w:rsidR="004564AD">
        <w:rPr>
          <w:rFonts w:hint="eastAsia"/>
        </w:rPr>
        <w:t>贫困户个人中心</w:t>
      </w:r>
    </w:p>
    <w:p w:rsidR="004564AD" w:rsidRPr="003A57BE" w:rsidRDefault="00555A56" w:rsidP="004564AD">
      <w:pPr>
        <w:pStyle w:val="4"/>
      </w:pPr>
      <w:r>
        <w:rPr>
          <w:rFonts w:hint="eastAsia"/>
        </w:rPr>
        <w:t>2.1.1</w:t>
      </w:r>
      <w:r w:rsidR="004564AD">
        <w:rPr>
          <w:rFonts w:hint="eastAsia"/>
        </w:rPr>
        <w:t>受捐列表（盲捐物）</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4564AD" w:rsidTr="004564AD">
        <w:tc>
          <w:tcPr>
            <w:tcW w:w="1838" w:type="dxa"/>
            <w:vAlign w:val="center"/>
          </w:tcPr>
          <w:p w:rsidR="004564AD" w:rsidRDefault="004564AD" w:rsidP="004564AD">
            <w:pPr>
              <w:jc w:val="center"/>
              <w:rPr>
                <w:bCs/>
                <w:szCs w:val="21"/>
              </w:rPr>
            </w:pPr>
            <w:r>
              <w:rPr>
                <w:bCs/>
                <w:szCs w:val="21"/>
              </w:rPr>
              <w:t>接口标识：</w:t>
            </w:r>
          </w:p>
        </w:tc>
        <w:tc>
          <w:tcPr>
            <w:tcW w:w="2655" w:type="dxa"/>
            <w:gridSpan w:val="2"/>
            <w:vAlign w:val="center"/>
          </w:tcPr>
          <w:p w:rsidR="004564AD" w:rsidRDefault="004564AD" w:rsidP="004564AD">
            <w:pPr>
              <w:jc w:val="center"/>
              <w:rPr>
                <w:bCs/>
                <w:szCs w:val="21"/>
              </w:rPr>
            </w:pPr>
            <w:r w:rsidRPr="00E22C1A">
              <w:rPr>
                <w:bCs/>
                <w:szCs w:val="21"/>
              </w:rPr>
              <w:t>myApplyList</w:t>
            </w:r>
          </w:p>
        </w:tc>
        <w:tc>
          <w:tcPr>
            <w:tcW w:w="4574" w:type="dxa"/>
            <w:gridSpan w:val="2"/>
          </w:tcPr>
          <w:p w:rsidR="004564AD" w:rsidRDefault="004564AD" w:rsidP="004564AD">
            <w:pPr>
              <w:jc w:val="left"/>
            </w:pP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4564AD" w:rsidRDefault="004564AD" w:rsidP="004564AD">
            <w:pPr>
              <w:jc w:val="center"/>
              <w:rPr>
                <w:bCs/>
                <w:szCs w:val="21"/>
              </w:rPr>
            </w:pPr>
            <w:r w:rsidRPr="00E22C1A">
              <w:rPr>
                <w:bCs/>
                <w:szCs w:val="21"/>
              </w:rPr>
              <w:t>myApplyList</w:t>
            </w:r>
          </w:p>
        </w:tc>
        <w:tc>
          <w:tcPr>
            <w:tcW w:w="2727" w:type="dxa"/>
          </w:tcPr>
          <w:p w:rsidR="004564AD" w:rsidRDefault="004564AD" w:rsidP="004564AD">
            <w:pPr>
              <w:jc w:val="center"/>
              <w:rPr>
                <w:bCs/>
                <w:szCs w:val="21"/>
              </w:rPr>
            </w:pPr>
          </w:p>
        </w:tc>
        <w:tc>
          <w:tcPr>
            <w:tcW w:w="1847" w:type="dxa"/>
          </w:tcPr>
          <w:p w:rsidR="004564AD" w:rsidRDefault="004564AD" w:rsidP="004564AD">
            <w:pPr>
              <w:jc w:val="center"/>
              <w:rPr>
                <w:bCs/>
                <w:szCs w:val="21"/>
              </w:rPr>
            </w:pP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bCs/>
                <w:szCs w:val="21"/>
              </w:rPr>
              <w:t>字段名</w:t>
            </w:r>
          </w:p>
        </w:tc>
        <w:tc>
          <w:tcPr>
            <w:tcW w:w="2655" w:type="dxa"/>
            <w:gridSpan w:val="2"/>
            <w:shd w:val="clear" w:color="auto" w:fill="A6A6A6" w:themeFill="background1" w:themeFillShade="A6"/>
            <w:vAlign w:val="center"/>
          </w:tcPr>
          <w:p w:rsidR="004564AD" w:rsidRDefault="004564AD" w:rsidP="004564AD">
            <w:pPr>
              <w:jc w:val="center"/>
              <w:rPr>
                <w:bCs/>
                <w:szCs w:val="21"/>
              </w:rPr>
            </w:pPr>
            <w:r>
              <w:rPr>
                <w:bCs/>
                <w:szCs w:val="21"/>
              </w:rPr>
              <w:t>说明</w:t>
            </w:r>
          </w:p>
        </w:tc>
        <w:tc>
          <w:tcPr>
            <w:tcW w:w="2727" w:type="dxa"/>
            <w:shd w:val="clear" w:color="auto" w:fill="A6A6A6" w:themeFill="background1" w:themeFillShade="A6"/>
          </w:tcPr>
          <w:p w:rsidR="004564AD" w:rsidRDefault="004564AD" w:rsidP="004564AD">
            <w:pPr>
              <w:jc w:val="center"/>
              <w:rPr>
                <w:bCs/>
                <w:szCs w:val="21"/>
              </w:rPr>
            </w:pPr>
            <w:r>
              <w:rPr>
                <w:bCs/>
                <w:szCs w:val="21"/>
              </w:rPr>
              <w:t>备注</w:t>
            </w:r>
          </w:p>
        </w:tc>
        <w:tc>
          <w:tcPr>
            <w:tcW w:w="1847" w:type="dxa"/>
            <w:shd w:val="clear" w:color="auto" w:fill="A6A6A6" w:themeFill="background1" w:themeFillShade="A6"/>
          </w:tcPr>
          <w:p w:rsidR="004564AD" w:rsidRDefault="004564AD" w:rsidP="004564AD">
            <w:pPr>
              <w:jc w:val="center"/>
              <w:rPr>
                <w:bCs/>
                <w:szCs w:val="21"/>
              </w:rPr>
            </w:pPr>
            <w:r>
              <w:rPr>
                <w:rFonts w:hint="eastAsia"/>
                <w:bCs/>
                <w:szCs w:val="21"/>
              </w:rPr>
              <w:t>是否必填项</w:t>
            </w:r>
          </w:p>
        </w:tc>
      </w:tr>
      <w:tr w:rsidR="004564AD" w:rsidTr="004564AD">
        <w:trPr>
          <w:trHeight w:val="413"/>
        </w:trPr>
        <w:tc>
          <w:tcPr>
            <w:tcW w:w="1838" w:type="dxa"/>
            <w:shd w:val="clear" w:color="auto" w:fill="auto"/>
            <w:vAlign w:val="center"/>
          </w:tcPr>
          <w:p w:rsidR="004564AD" w:rsidRDefault="004564AD" w:rsidP="004564AD">
            <w:pPr>
              <w:jc w:val="center"/>
            </w:pPr>
            <w:r>
              <w:rPr>
                <w:rFonts w:hint="eastAsia"/>
              </w:rPr>
              <w:t>userId</w:t>
            </w:r>
          </w:p>
        </w:tc>
        <w:tc>
          <w:tcPr>
            <w:tcW w:w="2655" w:type="dxa"/>
            <w:gridSpan w:val="2"/>
            <w:shd w:val="clear" w:color="auto" w:fill="auto"/>
            <w:vAlign w:val="center"/>
          </w:tcPr>
          <w:p w:rsidR="004564AD" w:rsidRDefault="004564AD" w:rsidP="004564AD">
            <w:pPr>
              <w:jc w:val="center"/>
              <w:rPr>
                <w:bCs/>
                <w:szCs w:val="21"/>
              </w:rPr>
            </w:pPr>
            <w:r>
              <w:rPr>
                <w:rFonts w:hint="eastAsia"/>
                <w:bCs/>
                <w:szCs w:val="21"/>
              </w:rPr>
              <w:t>当前用户</w:t>
            </w:r>
            <w:r>
              <w:rPr>
                <w:rFonts w:hint="eastAsia"/>
                <w:bCs/>
                <w:szCs w:val="21"/>
              </w:rPr>
              <w:t>Id</w:t>
            </w:r>
          </w:p>
        </w:tc>
        <w:tc>
          <w:tcPr>
            <w:tcW w:w="2727" w:type="dxa"/>
            <w:shd w:val="clear" w:color="auto" w:fill="auto"/>
          </w:tcPr>
          <w:p w:rsidR="004564AD" w:rsidRDefault="004564AD" w:rsidP="004564AD">
            <w:pPr>
              <w:jc w:val="center"/>
              <w:rPr>
                <w:rFonts w:ascii="Consolas" w:hAnsi="Consolas" w:cs="Consolas"/>
                <w:szCs w:val="21"/>
              </w:rPr>
            </w:pPr>
          </w:p>
        </w:tc>
        <w:tc>
          <w:tcPr>
            <w:tcW w:w="1847" w:type="dxa"/>
            <w:shd w:val="clear" w:color="auto" w:fill="auto"/>
          </w:tcPr>
          <w:p w:rsidR="004564AD" w:rsidRDefault="004564AD" w:rsidP="004564AD">
            <w:pPr>
              <w:jc w:val="center"/>
              <w:rPr>
                <w:bCs/>
                <w:szCs w:val="21"/>
              </w:rPr>
            </w:pPr>
            <w:r>
              <w:rPr>
                <w:rFonts w:hint="eastAsia"/>
                <w:bCs/>
                <w:szCs w:val="21"/>
              </w:rPr>
              <w:t>是</w:t>
            </w:r>
          </w:p>
        </w:tc>
      </w:tr>
      <w:tr w:rsidR="004564AD" w:rsidTr="004564AD">
        <w:trPr>
          <w:trHeight w:val="413"/>
        </w:trPr>
        <w:tc>
          <w:tcPr>
            <w:tcW w:w="1838" w:type="dxa"/>
            <w:shd w:val="clear" w:color="auto" w:fill="auto"/>
            <w:vAlign w:val="center"/>
          </w:tcPr>
          <w:p w:rsidR="004564AD" w:rsidRPr="001112AF" w:rsidRDefault="004564AD" w:rsidP="004564AD">
            <w:pPr>
              <w:jc w:val="center"/>
            </w:pPr>
            <w:r>
              <w:t>pageNow</w:t>
            </w:r>
          </w:p>
        </w:tc>
        <w:tc>
          <w:tcPr>
            <w:tcW w:w="2655" w:type="dxa"/>
            <w:gridSpan w:val="2"/>
            <w:shd w:val="clear" w:color="auto" w:fill="auto"/>
            <w:vAlign w:val="center"/>
          </w:tcPr>
          <w:p w:rsidR="004564AD" w:rsidRPr="001112AF" w:rsidRDefault="004564AD" w:rsidP="004564AD">
            <w:pPr>
              <w:jc w:val="center"/>
              <w:rPr>
                <w:bCs/>
                <w:szCs w:val="21"/>
              </w:rPr>
            </w:pPr>
            <w:r>
              <w:rPr>
                <w:rFonts w:hint="eastAsia"/>
                <w:bCs/>
                <w:szCs w:val="21"/>
              </w:rPr>
              <w:t>当前页码</w:t>
            </w:r>
          </w:p>
        </w:tc>
        <w:tc>
          <w:tcPr>
            <w:tcW w:w="2727" w:type="dxa"/>
            <w:shd w:val="clear" w:color="auto" w:fill="auto"/>
          </w:tcPr>
          <w:p w:rsidR="004564AD" w:rsidRDefault="004564AD" w:rsidP="004564AD">
            <w:pPr>
              <w:jc w:val="center"/>
              <w:rPr>
                <w:bCs/>
                <w:szCs w:val="21"/>
              </w:rPr>
            </w:pPr>
            <w:r>
              <w:rPr>
                <w:rFonts w:ascii="Consolas" w:hAnsi="Consolas" w:cs="Consolas" w:hint="eastAsia"/>
                <w:szCs w:val="21"/>
              </w:rPr>
              <w:t>起始</w:t>
            </w:r>
            <w:r>
              <w:rPr>
                <w:rFonts w:ascii="Consolas" w:hAnsi="Consolas" w:cs="Consolas"/>
                <w:szCs w:val="21"/>
              </w:rPr>
              <w:t>页</w:t>
            </w:r>
            <w:r>
              <w:rPr>
                <w:rFonts w:ascii="Consolas" w:hAnsi="Consolas" w:cs="Consolas" w:hint="eastAsia"/>
                <w:szCs w:val="21"/>
              </w:rPr>
              <w:t>:</w:t>
            </w:r>
            <w:r>
              <w:rPr>
                <w:rFonts w:ascii="Consolas" w:hAnsi="Consolas" w:cs="Consolas"/>
                <w:szCs w:val="21"/>
              </w:rPr>
              <w:t>1</w:t>
            </w:r>
          </w:p>
        </w:tc>
        <w:tc>
          <w:tcPr>
            <w:tcW w:w="1847" w:type="dxa"/>
            <w:shd w:val="clear" w:color="auto" w:fill="auto"/>
          </w:tcPr>
          <w:p w:rsidR="004564AD" w:rsidRDefault="004564AD" w:rsidP="004564AD">
            <w:pPr>
              <w:jc w:val="center"/>
              <w:rPr>
                <w:bCs/>
                <w:szCs w:val="21"/>
              </w:rPr>
            </w:pPr>
            <w:r>
              <w:rPr>
                <w:rFonts w:hint="eastAsia"/>
                <w:bCs/>
                <w:szCs w:val="21"/>
              </w:rPr>
              <w:t>是</w:t>
            </w:r>
          </w:p>
        </w:tc>
      </w:tr>
      <w:tr w:rsidR="004564AD" w:rsidTr="004564AD">
        <w:trPr>
          <w:trHeight w:val="405"/>
        </w:trPr>
        <w:tc>
          <w:tcPr>
            <w:tcW w:w="1838" w:type="dxa"/>
            <w:vAlign w:val="center"/>
          </w:tcPr>
          <w:p w:rsidR="004564AD" w:rsidRPr="001112AF" w:rsidRDefault="004564AD" w:rsidP="004564AD">
            <w:pPr>
              <w:jc w:val="center"/>
            </w:pPr>
            <w:r>
              <w:t>sort</w:t>
            </w:r>
          </w:p>
        </w:tc>
        <w:tc>
          <w:tcPr>
            <w:tcW w:w="2655" w:type="dxa"/>
            <w:gridSpan w:val="2"/>
            <w:vAlign w:val="center"/>
          </w:tcPr>
          <w:p w:rsidR="004564AD" w:rsidRPr="001112AF" w:rsidRDefault="004564AD" w:rsidP="004564AD">
            <w:pPr>
              <w:jc w:val="center"/>
              <w:rPr>
                <w:bCs/>
                <w:szCs w:val="21"/>
              </w:rPr>
            </w:pPr>
            <w:r>
              <w:rPr>
                <w:rFonts w:hint="eastAsia"/>
                <w:bCs/>
                <w:szCs w:val="21"/>
              </w:rPr>
              <w:t>排序方式</w:t>
            </w:r>
          </w:p>
        </w:tc>
        <w:tc>
          <w:tcPr>
            <w:tcW w:w="2727" w:type="dxa"/>
            <w:vAlign w:val="center"/>
          </w:tcPr>
          <w:p w:rsidR="004564AD" w:rsidRPr="00FE77C3" w:rsidRDefault="004564AD" w:rsidP="004564AD">
            <w:pPr>
              <w:jc w:val="left"/>
              <w:rPr>
                <w:rFonts w:ascii="微软雅黑" w:eastAsia="微软雅黑" w:hAnsi="微软雅黑"/>
                <w:color w:val="333333"/>
              </w:rPr>
            </w:pPr>
          </w:p>
        </w:tc>
        <w:tc>
          <w:tcPr>
            <w:tcW w:w="1847" w:type="dxa"/>
            <w:vAlign w:val="center"/>
          </w:tcPr>
          <w:p w:rsidR="004564AD" w:rsidRDefault="004564AD" w:rsidP="004564AD">
            <w:pPr>
              <w:jc w:val="center"/>
              <w:rPr>
                <w:bCs/>
                <w:szCs w:val="21"/>
              </w:rPr>
            </w:pPr>
            <w:r>
              <w:rPr>
                <w:rFonts w:hint="eastAsia"/>
                <w:bCs/>
                <w:szCs w:val="21"/>
              </w:rPr>
              <w:t>否</w:t>
            </w:r>
          </w:p>
        </w:tc>
      </w:tr>
      <w:tr w:rsidR="004564AD" w:rsidTr="004564AD">
        <w:trPr>
          <w:trHeight w:val="405"/>
        </w:trPr>
        <w:tc>
          <w:tcPr>
            <w:tcW w:w="1838" w:type="dxa"/>
            <w:vAlign w:val="center"/>
          </w:tcPr>
          <w:p w:rsidR="004564AD" w:rsidRPr="001112AF" w:rsidRDefault="004564AD" w:rsidP="004564AD">
            <w:pPr>
              <w:jc w:val="center"/>
            </w:pPr>
            <w:r>
              <w:t>pageCount</w:t>
            </w:r>
          </w:p>
        </w:tc>
        <w:tc>
          <w:tcPr>
            <w:tcW w:w="2655" w:type="dxa"/>
            <w:gridSpan w:val="2"/>
            <w:vAlign w:val="center"/>
          </w:tcPr>
          <w:p w:rsidR="004564AD" w:rsidRDefault="004564AD" w:rsidP="004564AD">
            <w:pPr>
              <w:jc w:val="center"/>
              <w:rPr>
                <w:bCs/>
                <w:szCs w:val="21"/>
              </w:rPr>
            </w:pPr>
            <w:r>
              <w:rPr>
                <w:rFonts w:hint="eastAsia"/>
                <w:bCs/>
                <w:szCs w:val="21"/>
              </w:rPr>
              <w:t>每页显示条数</w:t>
            </w:r>
          </w:p>
        </w:tc>
        <w:tc>
          <w:tcPr>
            <w:tcW w:w="2727" w:type="dxa"/>
            <w:vAlign w:val="center"/>
          </w:tcPr>
          <w:p w:rsidR="004564AD" w:rsidRPr="00FE77C3" w:rsidRDefault="004564AD" w:rsidP="004564AD">
            <w:pPr>
              <w:jc w:val="left"/>
              <w:rPr>
                <w:rFonts w:ascii="微软雅黑" w:eastAsia="微软雅黑" w:hAnsi="微软雅黑"/>
                <w:color w:val="333333"/>
              </w:rPr>
            </w:pPr>
            <w:r>
              <w:rPr>
                <w:rFonts w:ascii="Consolas" w:hAnsi="Consolas" w:cs="Consolas"/>
                <w:szCs w:val="21"/>
              </w:rPr>
              <w:t>最小值</w:t>
            </w:r>
            <w:r>
              <w:rPr>
                <w:rFonts w:ascii="Consolas" w:hAnsi="Consolas" w:cs="Consolas" w:hint="eastAsia"/>
                <w:szCs w:val="21"/>
              </w:rPr>
              <w:t>10</w:t>
            </w:r>
            <w:r>
              <w:rPr>
                <w:rFonts w:ascii="Consolas" w:hAnsi="Consolas" w:cs="Consolas" w:hint="eastAsia"/>
                <w:szCs w:val="21"/>
              </w:rPr>
              <w:t>，最大值</w:t>
            </w:r>
            <w:r>
              <w:rPr>
                <w:rFonts w:ascii="Consolas" w:hAnsi="Consolas" w:cs="Consolas" w:hint="eastAsia"/>
                <w:szCs w:val="21"/>
              </w:rPr>
              <w:t>30</w:t>
            </w:r>
            <w:r>
              <w:rPr>
                <w:rFonts w:ascii="Consolas" w:hAnsi="Consolas" w:cs="Consolas" w:hint="eastAsia"/>
                <w:szCs w:val="21"/>
              </w:rPr>
              <w:t>（可调整）</w:t>
            </w:r>
          </w:p>
        </w:tc>
        <w:tc>
          <w:tcPr>
            <w:tcW w:w="1847" w:type="dxa"/>
            <w:vAlign w:val="center"/>
          </w:tcPr>
          <w:p w:rsidR="004564AD" w:rsidRDefault="004564AD" w:rsidP="004564AD">
            <w:pPr>
              <w:jc w:val="center"/>
              <w:rPr>
                <w:bCs/>
                <w:szCs w:val="21"/>
              </w:rPr>
            </w:pPr>
            <w:r>
              <w:rPr>
                <w:rFonts w:hint="eastAsia"/>
                <w:bCs/>
                <w:szCs w:val="21"/>
              </w:rPr>
              <w:t>是</w:t>
            </w: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rFonts w:hint="eastAsia"/>
              </w:rPr>
              <w:t>参数</w:t>
            </w:r>
            <w:r>
              <w:t>jsonStr</w:t>
            </w:r>
            <w:r>
              <w:rPr>
                <w:rFonts w:hint="eastAsia"/>
              </w:rPr>
              <w:t>：</w:t>
            </w:r>
          </w:p>
        </w:tc>
        <w:tc>
          <w:tcPr>
            <w:tcW w:w="7229" w:type="dxa"/>
            <w:gridSpan w:val="4"/>
            <w:vAlign w:val="center"/>
          </w:tcPr>
          <w:p w:rsidR="004564AD" w:rsidRPr="00682945" w:rsidRDefault="004564AD" w:rsidP="004564AD">
            <w:pPr>
              <w:ind w:left="120" w:hangingChars="50" w:hanging="120"/>
              <w:jc w:val="left"/>
              <w:rPr>
                <w:rFonts w:ascii="Consolas" w:hAnsi="Consolas" w:cs="Consolas"/>
                <w:b/>
                <w:bCs/>
                <w:color w:val="0070C0"/>
                <w:sz w:val="24"/>
                <w:szCs w:val="24"/>
              </w:rPr>
            </w:pPr>
            <w:r w:rsidRPr="00682945">
              <w:rPr>
                <w:rFonts w:ascii="Consolas" w:hAnsi="Consolas" w:cs="Consolas"/>
                <w:b/>
                <w:bCs/>
                <w:color w:val="0070C0"/>
                <w:sz w:val="24"/>
                <w:szCs w:val="24"/>
              </w:rPr>
              <w:t>{"userId" : userId,</w:t>
            </w:r>
            <w:r>
              <w:rPr>
                <w:rFonts w:ascii="Consolas" w:hAnsi="Consolas" w:cs="Consolas"/>
                <w:b/>
                <w:bCs/>
                <w:color w:val="0070C0"/>
                <w:sz w:val="24"/>
                <w:szCs w:val="24"/>
              </w:rPr>
              <w:t>"pageNow" :</w:t>
            </w:r>
            <w:r w:rsidRPr="00682945">
              <w:rPr>
                <w:rFonts w:ascii="Consolas" w:hAnsi="Consolas" w:cs="Consolas"/>
                <w:b/>
                <w:bCs/>
                <w:color w:val="0070C0"/>
                <w:sz w:val="24"/>
                <w:szCs w:val="24"/>
              </w:rPr>
              <w:t>"1",</w:t>
            </w:r>
            <w:r>
              <w:rPr>
                <w:rFonts w:ascii="Consolas" w:hAnsi="Consolas" w:cs="Consolas"/>
                <w:b/>
                <w:bCs/>
                <w:color w:val="0070C0"/>
                <w:sz w:val="24"/>
                <w:szCs w:val="24"/>
              </w:rPr>
              <w:t>"sort" :</w:t>
            </w:r>
            <w:r w:rsidRPr="00682945">
              <w:rPr>
                <w:rFonts w:ascii="Consolas" w:hAnsi="Consolas" w:cs="Consolas"/>
                <w:b/>
                <w:bCs/>
                <w:color w:val="0070C0"/>
                <w:sz w:val="24"/>
                <w:szCs w:val="24"/>
              </w:rPr>
              <w:t>"","pageCount" : "10"}</w:t>
            </w:r>
          </w:p>
        </w:tc>
      </w:tr>
      <w:tr w:rsidR="004564AD" w:rsidTr="004564AD">
        <w:tc>
          <w:tcPr>
            <w:tcW w:w="1838" w:type="dxa"/>
            <w:shd w:val="clear" w:color="auto" w:fill="A6A6A6" w:themeFill="background1" w:themeFillShade="A6"/>
            <w:vAlign w:val="center"/>
          </w:tcPr>
          <w:p w:rsidR="004564AD" w:rsidRDefault="004564AD" w:rsidP="004564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4564AD" w:rsidRDefault="004564AD" w:rsidP="004564AD">
            <w:pPr>
              <w:ind w:firstLine="210"/>
              <w:jc w:val="center"/>
              <w:rPr>
                <w:rFonts w:ascii="宋体" w:hAnsi="宋体"/>
                <w:bCs/>
                <w:szCs w:val="21"/>
              </w:rPr>
            </w:pPr>
          </w:p>
        </w:tc>
        <w:tc>
          <w:tcPr>
            <w:tcW w:w="2762" w:type="dxa"/>
            <w:gridSpan w:val="2"/>
            <w:shd w:val="clear" w:color="auto" w:fill="A6A6A6" w:themeFill="background1" w:themeFillShade="A6"/>
          </w:tcPr>
          <w:p w:rsidR="004564AD" w:rsidRDefault="004564AD" w:rsidP="004564AD">
            <w:pPr>
              <w:ind w:firstLine="210"/>
              <w:jc w:val="center"/>
              <w:rPr>
                <w:rFonts w:ascii="宋体" w:hAnsi="宋体"/>
                <w:bCs/>
                <w:szCs w:val="21"/>
              </w:rPr>
            </w:pPr>
          </w:p>
        </w:tc>
        <w:tc>
          <w:tcPr>
            <w:tcW w:w="1847" w:type="dxa"/>
            <w:shd w:val="clear" w:color="auto" w:fill="A6A6A6" w:themeFill="background1" w:themeFillShade="A6"/>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1112AF" w:rsidRDefault="004564AD" w:rsidP="004564AD">
            <w:pPr>
              <w:jc w:val="center"/>
            </w:pPr>
            <w:r>
              <w:t>total</w:t>
            </w:r>
          </w:p>
        </w:tc>
        <w:tc>
          <w:tcPr>
            <w:tcW w:w="2620" w:type="dxa"/>
            <w:shd w:val="clear" w:color="auto" w:fill="auto"/>
            <w:vAlign w:val="center"/>
          </w:tcPr>
          <w:p w:rsidR="004564AD" w:rsidRPr="001112AF" w:rsidRDefault="004564AD" w:rsidP="004564AD">
            <w:pPr>
              <w:jc w:val="center"/>
              <w:rPr>
                <w:bCs/>
                <w:szCs w:val="21"/>
              </w:rPr>
            </w:pPr>
            <w:r>
              <w:rPr>
                <w:rFonts w:hint="eastAsia"/>
                <w:bCs/>
                <w:szCs w:val="21"/>
              </w:rPr>
              <w:t>总数量</w:t>
            </w:r>
          </w:p>
        </w:tc>
        <w:tc>
          <w:tcPr>
            <w:tcW w:w="2762" w:type="dxa"/>
            <w:gridSpan w:val="2"/>
            <w:shd w:val="clear" w:color="auto" w:fill="auto"/>
          </w:tcPr>
          <w:p w:rsidR="004564AD" w:rsidRDefault="004564AD" w:rsidP="004564AD">
            <w:pPr>
              <w:ind w:firstLine="210"/>
              <w:jc w:val="center"/>
              <w:rPr>
                <w:rFonts w:ascii="宋体" w:hAnsi="宋体"/>
                <w:bCs/>
                <w:szCs w:val="21"/>
              </w:rPr>
            </w:pP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1112AF" w:rsidRDefault="004564AD" w:rsidP="004564AD">
            <w:pPr>
              <w:jc w:val="center"/>
              <w:rPr>
                <w:b/>
                <w:bCs/>
                <w:szCs w:val="21"/>
              </w:rPr>
            </w:pPr>
            <w:r>
              <w:rPr>
                <w:rFonts w:ascii="Courier New" w:hAnsi="Courier New" w:cs="Courier New"/>
              </w:rPr>
              <w:t>sort</w:t>
            </w:r>
          </w:p>
        </w:tc>
        <w:tc>
          <w:tcPr>
            <w:tcW w:w="2620" w:type="dxa"/>
            <w:shd w:val="clear" w:color="auto" w:fill="auto"/>
            <w:vAlign w:val="center"/>
          </w:tcPr>
          <w:p w:rsidR="004564AD" w:rsidRPr="001112AF" w:rsidRDefault="004564AD" w:rsidP="004564AD">
            <w:pPr>
              <w:jc w:val="center"/>
              <w:rPr>
                <w:rFonts w:ascii="Courier New" w:hAnsi="Courier New" w:cs="Courier New"/>
              </w:rPr>
            </w:pPr>
            <w:r>
              <w:rPr>
                <w:rFonts w:hint="eastAsia"/>
                <w:bCs/>
                <w:szCs w:val="21"/>
              </w:rPr>
              <w:t>排序方式</w:t>
            </w:r>
          </w:p>
        </w:tc>
        <w:tc>
          <w:tcPr>
            <w:tcW w:w="2762" w:type="dxa"/>
            <w:gridSpan w:val="2"/>
            <w:shd w:val="clear" w:color="auto" w:fill="auto"/>
          </w:tcPr>
          <w:p w:rsidR="004564AD" w:rsidRDefault="004564AD" w:rsidP="004564AD">
            <w:pPr>
              <w:ind w:firstLine="210"/>
              <w:jc w:val="center"/>
              <w:rPr>
                <w:rFonts w:ascii="宋体" w:hAnsi="宋体"/>
                <w:bCs/>
                <w:szCs w:val="21"/>
              </w:rPr>
            </w:pP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Default="004564AD" w:rsidP="004564AD">
            <w:pPr>
              <w:jc w:val="center"/>
              <w:rPr>
                <w:rFonts w:ascii="Courier New" w:hAnsi="Courier New" w:cs="Courier New"/>
              </w:rPr>
            </w:pPr>
            <w:r>
              <w:rPr>
                <w:rFonts w:ascii="Courier New" w:hAnsi="Courier New" w:cs="Courier New" w:hint="eastAsia"/>
              </w:rPr>
              <w:t>rows</w:t>
            </w:r>
          </w:p>
        </w:tc>
        <w:tc>
          <w:tcPr>
            <w:tcW w:w="2620" w:type="dxa"/>
            <w:shd w:val="clear" w:color="auto" w:fill="auto"/>
            <w:vAlign w:val="center"/>
          </w:tcPr>
          <w:p w:rsidR="004564AD" w:rsidRDefault="004564AD" w:rsidP="004564AD">
            <w:pPr>
              <w:jc w:val="center"/>
              <w:rPr>
                <w:bCs/>
                <w:szCs w:val="21"/>
              </w:rPr>
            </w:pPr>
            <w:r>
              <w:rPr>
                <w:rFonts w:hint="eastAsia"/>
                <w:bCs/>
                <w:szCs w:val="21"/>
              </w:rPr>
              <w:t>每页显示条数</w:t>
            </w:r>
          </w:p>
        </w:tc>
        <w:tc>
          <w:tcPr>
            <w:tcW w:w="2762" w:type="dxa"/>
            <w:gridSpan w:val="2"/>
            <w:shd w:val="clear" w:color="auto" w:fill="auto"/>
          </w:tcPr>
          <w:p w:rsidR="004564AD" w:rsidRDefault="004564AD" w:rsidP="004564AD">
            <w:pPr>
              <w:ind w:firstLine="210"/>
              <w:jc w:val="center"/>
              <w:rPr>
                <w:rFonts w:ascii="宋体" w:hAnsi="宋体"/>
                <w:bCs/>
                <w:szCs w:val="21"/>
              </w:rPr>
            </w:pPr>
          </w:p>
        </w:tc>
        <w:tc>
          <w:tcPr>
            <w:tcW w:w="1847" w:type="dxa"/>
            <w:shd w:val="clear" w:color="auto" w:fill="auto"/>
          </w:tcPr>
          <w:p w:rsidR="004564AD" w:rsidRDefault="004564AD" w:rsidP="004564AD">
            <w:pPr>
              <w:ind w:firstLine="210"/>
              <w:jc w:val="center"/>
              <w:rPr>
                <w:rFonts w:ascii="宋体" w:hAnsi="宋体"/>
                <w:bCs/>
                <w:szCs w:val="21"/>
              </w:rPr>
            </w:pPr>
          </w:p>
        </w:tc>
      </w:tr>
      <w:tr w:rsidR="00F255DD" w:rsidTr="004564AD">
        <w:tc>
          <w:tcPr>
            <w:tcW w:w="1838" w:type="dxa"/>
            <w:vMerge w:val="restart"/>
            <w:shd w:val="clear" w:color="auto" w:fill="auto"/>
            <w:vAlign w:val="center"/>
          </w:tcPr>
          <w:p w:rsidR="00F255DD" w:rsidRDefault="00F255DD" w:rsidP="004564AD">
            <w:pPr>
              <w:jc w:val="center"/>
              <w:rPr>
                <w:rFonts w:ascii="Courier New" w:hAnsi="Courier New" w:cs="Courier New"/>
              </w:rPr>
            </w:pPr>
            <w:r w:rsidRPr="00F676DC">
              <w:rPr>
                <w:bCs/>
                <w:szCs w:val="21"/>
              </w:rPr>
              <w:t>myApplyList</w:t>
            </w:r>
          </w:p>
        </w:tc>
        <w:tc>
          <w:tcPr>
            <w:tcW w:w="2620" w:type="dxa"/>
            <w:shd w:val="clear" w:color="auto" w:fill="auto"/>
            <w:vAlign w:val="center"/>
          </w:tcPr>
          <w:p w:rsidR="00F255DD" w:rsidRPr="00894D8B" w:rsidRDefault="00F255DD" w:rsidP="004564AD">
            <w:pPr>
              <w:jc w:val="center"/>
              <w:rPr>
                <w:bCs/>
                <w:color w:val="000000" w:themeColor="text1"/>
                <w:szCs w:val="21"/>
              </w:rPr>
            </w:pPr>
            <w:r>
              <w:rPr>
                <w:rFonts w:hint="eastAsia"/>
                <w:bCs/>
                <w:color w:val="000000" w:themeColor="text1"/>
                <w:szCs w:val="21"/>
              </w:rPr>
              <w:t>dlid</w:t>
            </w:r>
          </w:p>
        </w:tc>
        <w:tc>
          <w:tcPr>
            <w:tcW w:w="2762" w:type="dxa"/>
            <w:gridSpan w:val="2"/>
            <w:shd w:val="clear" w:color="auto" w:fill="auto"/>
          </w:tcPr>
          <w:p w:rsidR="00F255DD" w:rsidRPr="00894D8B" w:rsidRDefault="00F255DD" w:rsidP="004564AD">
            <w:pPr>
              <w:ind w:firstLine="210"/>
              <w:jc w:val="center"/>
              <w:rPr>
                <w:rFonts w:ascii="宋体" w:hAnsi="宋体"/>
                <w:bCs/>
                <w:color w:val="000000" w:themeColor="text1"/>
                <w:szCs w:val="21"/>
              </w:rPr>
            </w:pPr>
            <w:r w:rsidRPr="00894D8B">
              <w:rPr>
                <w:rFonts w:ascii="宋体" w:hAnsi="宋体" w:hint="eastAsia"/>
                <w:bCs/>
                <w:color w:val="000000" w:themeColor="text1"/>
                <w:szCs w:val="21"/>
              </w:rPr>
              <w:t>记录的Id</w:t>
            </w:r>
          </w:p>
        </w:tc>
        <w:tc>
          <w:tcPr>
            <w:tcW w:w="1847" w:type="dxa"/>
            <w:shd w:val="clear" w:color="auto" w:fill="auto"/>
          </w:tcPr>
          <w:p w:rsidR="00F255DD" w:rsidRPr="00E03ADD" w:rsidRDefault="00F255DD" w:rsidP="004564AD">
            <w:pPr>
              <w:ind w:firstLine="210"/>
              <w:jc w:val="center"/>
              <w:rPr>
                <w:rFonts w:ascii="宋体" w:hAnsi="宋体"/>
                <w:bCs/>
                <w:strike/>
                <w:color w:val="FF0000"/>
                <w:szCs w:val="21"/>
              </w:rPr>
            </w:pPr>
          </w:p>
        </w:tc>
      </w:tr>
      <w:tr w:rsidR="00F255DD" w:rsidTr="004564AD">
        <w:tc>
          <w:tcPr>
            <w:tcW w:w="1838" w:type="dxa"/>
            <w:vMerge/>
            <w:shd w:val="clear" w:color="auto" w:fill="auto"/>
            <w:vAlign w:val="center"/>
          </w:tcPr>
          <w:p w:rsidR="00F255DD" w:rsidRDefault="00F255DD" w:rsidP="004564AD">
            <w:pPr>
              <w:jc w:val="center"/>
              <w:rPr>
                <w:rFonts w:ascii="Courier New" w:hAnsi="Courier New" w:cs="Courier New"/>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rFonts w:hint="eastAsia"/>
                <w:bCs/>
                <w:color w:val="000000" w:themeColor="text1"/>
                <w:szCs w:val="21"/>
              </w:rPr>
              <w:t>itid</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物品类别名称</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Default="00F255DD" w:rsidP="004564AD">
            <w:pPr>
              <w:jc w:val="center"/>
              <w:rPr>
                <w:rFonts w:ascii="Courier New" w:hAnsi="Courier New" w:cs="Courier New"/>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lovestatus</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爱心状态</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itname</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物品类别名称</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itemsname</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物品名称</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reason</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捐助原因</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itemsdesc</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物品描述</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lpicurl</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捐助者上传的图片</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hpicurl</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申请者上传的图片</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headpath</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头像</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jzzname</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捐赠者姓名</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sqzname</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申请者姓名</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applytime</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申请时间</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loveno</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爱心单号</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count</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申请总人数</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address</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地址</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applyreason</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申请原因</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ishide</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是否匿名</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donatetime</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捐助时间</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applystatus</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申请状态</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mobile</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电话</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ogicompany</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物流公司</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ogino</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物流单号</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ahid</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bCs/>
                <w:szCs w:val="21"/>
              </w:rPr>
              <w:t>A</w:t>
            </w:r>
            <w:r>
              <w:rPr>
                <w:rFonts w:ascii="宋体" w:hAnsi="宋体" w:hint="eastAsia"/>
                <w:bCs/>
                <w:szCs w:val="21"/>
              </w:rPr>
              <w:t>pply_help主键id</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refreshtime</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刷新时间</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time</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系统时间-刷新时间</w:t>
            </w:r>
          </w:p>
        </w:tc>
        <w:tc>
          <w:tcPr>
            <w:tcW w:w="1847" w:type="dxa"/>
            <w:shd w:val="clear" w:color="auto" w:fill="auto"/>
          </w:tcPr>
          <w:p w:rsidR="00F255DD" w:rsidRDefault="00F255DD" w:rsidP="004564AD">
            <w:pPr>
              <w:ind w:firstLine="210"/>
              <w:jc w:val="center"/>
              <w:rPr>
                <w:rFonts w:ascii="宋体" w:hAnsi="宋体"/>
                <w:bCs/>
                <w:szCs w:val="21"/>
              </w:rPr>
            </w:pPr>
          </w:p>
        </w:tc>
      </w:tr>
      <w:tr w:rsidR="00F255DD" w:rsidTr="004564AD">
        <w:tc>
          <w:tcPr>
            <w:tcW w:w="1838" w:type="dxa"/>
            <w:vMerge/>
            <w:shd w:val="clear" w:color="auto" w:fill="auto"/>
            <w:vAlign w:val="center"/>
          </w:tcPr>
          <w:p w:rsidR="00F255DD" w:rsidRPr="00C27DCD" w:rsidRDefault="00F255DD" w:rsidP="004564AD">
            <w:pPr>
              <w:jc w:val="center"/>
              <w:rPr>
                <w:bCs/>
                <w:color w:val="000000" w:themeColor="text1"/>
                <w:szCs w:val="21"/>
              </w:rPr>
            </w:pPr>
          </w:p>
        </w:tc>
        <w:tc>
          <w:tcPr>
            <w:tcW w:w="2620" w:type="dxa"/>
            <w:shd w:val="clear" w:color="auto" w:fill="auto"/>
            <w:vAlign w:val="center"/>
          </w:tcPr>
          <w:p w:rsidR="00F255DD" w:rsidRPr="00C27DCD" w:rsidRDefault="00F255DD" w:rsidP="004564AD">
            <w:pPr>
              <w:jc w:val="center"/>
              <w:rPr>
                <w:bCs/>
                <w:color w:val="000000" w:themeColor="text1"/>
                <w:szCs w:val="21"/>
              </w:rPr>
            </w:pPr>
            <w:r w:rsidRPr="00C27DCD">
              <w:rPr>
                <w:bCs/>
                <w:color w:val="000000" w:themeColor="text1"/>
                <w:szCs w:val="21"/>
              </w:rPr>
              <w:t>nickname</w:t>
            </w:r>
          </w:p>
        </w:tc>
        <w:tc>
          <w:tcPr>
            <w:tcW w:w="2762" w:type="dxa"/>
            <w:gridSpan w:val="2"/>
            <w:shd w:val="clear" w:color="auto" w:fill="auto"/>
          </w:tcPr>
          <w:p w:rsidR="00F255DD" w:rsidRDefault="00F255DD" w:rsidP="004564AD">
            <w:pPr>
              <w:ind w:firstLine="210"/>
              <w:jc w:val="center"/>
              <w:rPr>
                <w:rFonts w:ascii="宋体" w:hAnsi="宋体"/>
                <w:bCs/>
                <w:szCs w:val="21"/>
              </w:rPr>
            </w:pPr>
            <w:r>
              <w:rPr>
                <w:rFonts w:ascii="宋体" w:hAnsi="宋体" w:hint="eastAsia"/>
                <w:bCs/>
                <w:szCs w:val="21"/>
              </w:rPr>
              <w:t>昵称</w:t>
            </w:r>
          </w:p>
        </w:tc>
        <w:tc>
          <w:tcPr>
            <w:tcW w:w="1847" w:type="dxa"/>
            <w:shd w:val="clear" w:color="auto" w:fill="auto"/>
          </w:tcPr>
          <w:p w:rsidR="00F255DD" w:rsidRDefault="00F255DD" w:rsidP="004564AD">
            <w:pPr>
              <w:ind w:firstLine="210"/>
              <w:jc w:val="center"/>
              <w:rPr>
                <w:rFonts w:ascii="宋体" w:hAnsi="宋体"/>
                <w:bCs/>
                <w:szCs w:val="21"/>
              </w:rPr>
            </w:pPr>
          </w:p>
        </w:tc>
      </w:tr>
      <w:tr w:rsidR="004564AD" w:rsidRPr="00F64465" w:rsidTr="004564AD">
        <w:tc>
          <w:tcPr>
            <w:tcW w:w="1838"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4564AD" w:rsidRPr="00F64465" w:rsidRDefault="004564AD" w:rsidP="004564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4564AD" w:rsidRPr="00F64465" w:rsidRDefault="004564AD" w:rsidP="004564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p>
        </w:tc>
      </w:tr>
      <w:tr w:rsidR="004564AD" w:rsidRPr="00F64465" w:rsidTr="004564AD">
        <w:tc>
          <w:tcPr>
            <w:tcW w:w="1838"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4564AD" w:rsidRPr="00F64465" w:rsidRDefault="004564AD" w:rsidP="004564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4564AD" w:rsidRPr="00F64465" w:rsidRDefault="004564AD" w:rsidP="004564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p>
        </w:tc>
      </w:tr>
      <w:tr w:rsidR="004564AD" w:rsidTr="004564AD">
        <w:tc>
          <w:tcPr>
            <w:tcW w:w="1838" w:type="dxa"/>
            <w:shd w:val="clear" w:color="auto" w:fill="A6A6A6" w:themeFill="background1" w:themeFillShade="A6"/>
            <w:vAlign w:val="center"/>
          </w:tcPr>
          <w:p w:rsidR="004564AD" w:rsidRDefault="004564AD" w:rsidP="004564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4564AD" w:rsidRPr="00ED4762" w:rsidRDefault="004564AD" w:rsidP="004564AD">
            <w:pPr>
              <w:jc w:val="left"/>
              <w:rPr>
                <w:rFonts w:ascii="Consolas" w:hAnsi="Consolas" w:cs="Consolas"/>
                <w:bCs/>
                <w:color w:val="5B9BD5" w:themeColor="accent1"/>
                <w:szCs w:val="21"/>
              </w:rPr>
            </w:pPr>
            <w:r w:rsidRPr="00FE291A">
              <w:rPr>
                <w:rFonts w:ascii="Consolas" w:hAnsi="Consolas" w:cs="Consolas"/>
                <w:bCs/>
                <w:szCs w:val="21"/>
              </w:rPr>
              <w:t>{"rspCode":"000","rspDesc":"</w:t>
            </w:r>
            <w:r w:rsidRPr="00FE291A">
              <w:rPr>
                <w:rFonts w:ascii="Consolas" w:hAnsi="Consolas" w:cs="Consolas"/>
                <w:bCs/>
                <w:szCs w:val="21"/>
              </w:rPr>
              <w:t>正常</w:t>
            </w:r>
            <w:r w:rsidRPr="00FE291A">
              <w:rPr>
                <w:rFonts w:ascii="Consolas" w:hAnsi="Consolas" w:cs="Consolas"/>
                <w:bCs/>
                <w:szCs w:val="21"/>
              </w:rPr>
              <w:t>","total":2,"myApplyList":[{"applytime":"2017-03-17 02:57:43","itid":2,"lovestatus":0,"itemsname":"888888","reason":"22222222222","itemsdesc":"</w:t>
            </w:r>
            <w:r w:rsidRPr="00FE291A">
              <w:rPr>
                <w:rFonts w:ascii="Consolas" w:hAnsi="Consolas" w:cs="Consolas"/>
                <w:bCs/>
                <w:szCs w:val="21"/>
              </w:rPr>
              <w:t>有钱任性</w:t>
            </w:r>
            <w:r w:rsidRPr="00FE291A">
              <w:rPr>
                <w:rFonts w:ascii="Consolas" w:hAnsi="Consolas" w:cs="Consolas"/>
                <w:bCs/>
                <w:szCs w:val="21"/>
              </w:rPr>
              <w:t xml:space="preserve">    ","lpicurl":"</w:t>
            </w:r>
            <w:r w:rsidRPr="00FE291A">
              <w:rPr>
                <w:rFonts w:ascii="Consolas" w:hAnsi="Consolas" w:cs="Consolas"/>
                <w:bCs/>
                <w:szCs w:val="21"/>
              </w:rPr>
              <w:t>图片地址</w:t>
            </w:r>
            <w:r w:rsidRPr="00FE291A">
              <w:rPr>
                <w:rFonts w:ascii="Consolas" w:hAnsi="Consolas" w:cs="Consolas"/>
                <w:bCs/>
                <w:szCs w:val="21"/>
              </w:rPr>
              <w:t>2,fff","hpicurl":"bbs-662989672.png","headpath":"661980.jpg","jzzname":"</w:t>
            </w:r>
            <w:r w:rsidRPr="00FE291A">
              <w:rPr>
                <w:rFonts w:ascii="Consolas" w:hAnsi="Consolas" w:cs="Consolas"/>
                <w:bCs/>
                <w:szCs w:val="21"/>
              </w:rPr>
              <w:t>张胜保</w:t>
            </w:r>
            <w:r w:rsidRPr="00FE291A">
              <w:rPr>
                <w:rFonts w:ascii="Consolas" w:hAnsi="Consolas" w:cs="Consolas"/>
                <w:bCs/>
                <w:szCs w:val="21"/>
              </w:rPr>
              <w:t>","sqzname":"</w:t>
            </w:r>
            <w:r w:rsidRPr="00FE291A">
              <w:rPr>
                <w:rFonts w:ascii="Consolas" w:hAnsi="Consolas" w:cs="Consolas"/>
                <w:bCs/>
                <w:szCs w:val="21"/>
              </w:rPr>
              <w:t>张胜保</w:t>
            </w:r>
            <w:r w:rsidRPr="00FE291A">
              <w:rPr>
                <w:rFonts w:ascii="Consolas" w:hAnsi="Consolas" w:cs="Consolas"/>
                <w:bCs/>
                <w:szCs w:val="21"/>
              </w:rPr>
              <w:t>","itname":"</w:t>
            </w:r>
            <w:r w:rsidRPr="00FE291A">
              <w:rPr>
                <w:rFonts w:ascii="Consolas" w:hAnsi="Consolas" w:cs="Consolas"/>
                <w:bCs/>
                <w:szCs w:val="21"/>
              </w:rPr>
              <w:t>鞋靴</w:t>
            </w:r>
            <w:r w:rsidRPr="00FE291A">
              <w:rPr>
                <w:rFonts w:ascii="Consolas" w:hAnsi="Consolas" w:cs="Consolas"/>
                <w:bCs/>
                <w:szCs w:val="21"/>
              </w:rPr>
              <w:t>","loveno":"20170316194317","count":1,"address":"</w:t>
            </w:r>
            <w:r w:rsidRPr="00FE291A">
              <w:rPr>
                <w:rFonts w:ascii="Consolas" w:hAnsi="Consolas" w:cs="Consolas"/>
                <w:bCs/>
                <w:szCs w:val="21"/>
              </w:rPr>
              <w:t>安徽省</w:t>
            </w:r>
            <w:r w:rsidRPr="00FE291A">
              <w:rPr>
                <w:rFonts w:ascii="Consolas" w:hAnsi="Consolas" w:cs="Consolas"/>
                <w:bCs/>
                <w:szCs w:val="21"/>
              </w:rPr>
              <w:t>,</w:t>
            </w:r>
            <w:r w:rsidRPr="00FE291A">
              <w:rPr>
                <w:rFonts w:ascii="Consolas" w:hAnsi="Consolas" w:cs="Consolas"/>
                <w:bCs/>
                <w:szCs w:val="21"/>
              </w:rPr>
              <w:t>六安市</w:t>
            </w:r>
            <w:r w:rsidRPr="00FE291A">
              <w:rPr>
                <w:rFonts w:ascii="Consolas" w:hAnsi="Consolas" w:cs="Consolas"/>
                <w:bCs/>
                <w:szCs w:val="21"/>
              </w:rPr>
              <w:t>,</w:t>
            </w:r>
            <w:r w:rsidRPr="00FE291A">
              <w:rPr>
                <w:rFonts w:ascii="Consolas" w:hAnsi="Consolas" w:cs="Consolas"/>
                <w:bCs/>
                <w:szCs w:val="21"/>
              </w:rPr>
              <w:t>霍邱县</w:t>
            </w:r>
            <w:r w:rsidRPr="00FE291A">
              <w:rPr>
                <w:rFonts w:ascii="Consolas" w:hAnsi="Consolas" w:cs="Consolas"/>
                <w:bCs/>
                <w:szCs w:val="21"/>
              </w:rPr>
              <w:t>,</w:t>
            </w:r>
            <w:r w:rsidRPr="00FE291A">
              <w:rPr>
                <w:rFonts w:ascii="Consolas" w:hAnsi="Consolas" w:cs="Consolas"/>
                <w:bCs/>
                <w:szCs w:val="21"/>
              </w:rPr>
              <w:t>岔路镇</w:t>
            </w:r>
            <w:r w:rsidRPr="00FE291A">
              <w:rPr>
                <w:rFonts w:ascii="Consolas" w:hAnsi="Consolas" w:cs="Consolas"/>
                <w:bCs/>
                <w:szCs w:val="21"/>
              </w:rPr>
              <w:t>,</w:t>
            </w:r>
            <w:r w:rsidRPr="00FE291A">
              <w:rPr>
                <w:rFonts w:ascii="Consolas" w:hAnsi="Consolas" w:cs="Consolas"/>
                <w:bCs/>
                <w:szCs w:val="21"/>
              </w:rPr>
              <w:t>水楼村</w:t>
            </w:r>
            <w:r w:rsidRPr="00FE291A">
              <w:rPr>
                <w:rFonts w:ascii="Consolas" w:hAnsi="Consolas" w:cs="Consolas"/>
                <w:bCs/>
                <w:szCs w:val="21"/>
              </w:rPr>
              <w:t>","applyreason":"</w:t>
            </w:r>
            <w:r w:rsidRPr="00FE291A">
              <w:rPr>
                <w:rFonts w:ascii="Consolas" w:hAnsi="Consolas" w:cs="Consolas"/>
                <w:bCs/>
                <w:szCs w:val="21"/>
              </w:rPr>
              <w:t>想要东西了</w:t>
            </w:r>
            <w:r w:rsidRPr="00FE291A">
              <w:rPr>
                <w:rFonts w:ascii="Consolas" w:hAnsi="Consolas" w:cs="Consolas"/>
                <w:bCs/>
                <w:szCs w:val="21"/>
              </w:rPr>
              <w:t xml:space="preserve">     ","ishide":0,"donatetime":"2017-03-17 02:57:43","applystatus":0,"mobile":"18010931221","ahid":"71","refreshtime":"Thu Mar 16 19:43:15 CST 2017","time":"16</w:t>
            </w:r>
            <w:r w:rsidRPr="00FE291A">
              <w:rPr>
                <w:rFonts w:ascii="Consolas" w:hAnsi="Consolas" w:cs="Consolas"/>
                <w:bCs/>
                <w:szCs w:val="21"/>
              </w:rPr>
              <w:t>天</w:t>
            </w:r>
            <w:r w:rsidRPr="00FE291A">
              <w:rPr>
                <w:rFonts w:ascii="Consolas" w:hAnsi="Consolas" w:cs="Consolas"/>
                <w:bCs/>
                <w:szCs w:val="21"/>
              </w:rPr>
              <w:t>19</w:t>
            </w:r>
            <w:r w:rsidRPr="00FE291A">
              <w:rPr>
                <w:rFonts w:ascii="Consolas" w:hAnsi="Consolas" w:cs="Consolas"/>
                <w:bCs/>
                <w:szCs w:val="21"/>
              </w:rPr>
              <w:t>小时</w:t>
            </w:r>
            <w:r w:rsidRPr="00FE291A">
              <w:rPr>
                <w:rFonts w:ascii="Consolas" w:hAnsi="Consolas" w:cs="Consolas"/>
                <w:bCs/>
                <w:szCs w:val="21"/>
              </w:rPr>
              <w:t>15</w:t>
            </w:r>
            <w:r w:rsidRPr="00FE291A">
              <w:rPr>
                <w:rFonts w:ascii="Consolas" w:hAnsi="Consolas" w:cs="Consolas"/>
                <w:bCs/>
                <w:szCs w:val="21"/>
              </w:rPr>
              <w:t>分</w:t>
            </w:r>
            <w:r w:rsidRPr="00FE291A">
              <w:rPr>
                <w:rFonts w:ascii="Consolas" w:hAnsi="Consolas" w:cs="Consolas"/>
                <w:bCs/>
                <w:szCs w:val="21"/>
              </w:rPr>
              <w:t>","nickname":"</w:t>
            </w:r>
            <w:r w:rsidRPr="00FE291A">
              <w:rPr>
                <w:rFonts w:ascii="Consolas" w:hAnsi="Consolas" w:cs="Consolas"/>
                <w:bCs/>
                <w:szCs w:val="21"/>
              </w:rPr>
              <w:t>昵称</w:t>
            </w:r>
            <w:r w:rsidRPr="00FE291A">
              <w:rPr>
                <w:rFonts w:ascii="Consolas" w:hAnsi="Consolas" w:cs="Consolas"/>
                <w:bCs/>
                <w:szCs w:val="21"/>
              </w:rPr>
              <w:t>3"}</w:t>
            </w:r>
          </w:p>
        </w:tc>
      </w:tr>
    </w:tbl>
    <w:p w:rsidR="004564AD" w:rsidRDefault="004564AD" w:rsidP="004564AD"/>
    <w:p w:rsidR="004564AD" w:rsidRPr="003A57BE" w:rsidRDefault="00555A56" w:rsidP="00555A56">
      <w:pPr>
        <w:pStyle w:val="4"/>
      </w:pPr>
      <w:r>
        <w:rPr>
          <w:rFonts w:hint="eastAsia"/>
        </w:rPr>
        <w:t>2.1.2</w:t>
      </w:r>
      <w:r w:rsidR="004564AD">
        <w:rPr>
          <w:rFonts w:hint="eastAsia"/>
        </w:rPr>
        <w:t>受捐详情（盲捐物）</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4564AD" w:rsidTr="004564AD">
        <w:tc>
          <w:tcPr>
            <w:tcW w:w="1838" w:type="dxa"/>
            <w:vAlign w:val="center"/>
          </w:tcPr>
          <w:p w:rsidR="004564AD" w:rsidRDefault="004564AD" w:rsidP="004564AD">
            <w:pPr>
              <w:jc w:val="center"/>
              <w:rPr>
                <w:bCs/>
                <w:szCs w:val="21"/>
              </w:rPr>
            </w:pPr>
            <w:r>
              <w:rPr>
                <w:bCs/>
                <w:szCs w:val="21"/>
              </w:rPr>
              <w:t>接口标识：</w:t>
            </w:r>
          </w:p>
        </w:tc>
        <w:tc>
          <w:tcPr>
            <w:tcW w:w="2655" w:type="dxa"/>
            <w:gridSpan w:val="2"/>
            <w:vAlign w:val="center"/>
          </w:tcPr>
          <w:p w:rsidR="004564AD" w:rsidRDefault="004564AD" w:rsidP="004564AD">
            <w:pPr>
              <w:jc w:val="center"/>
              <w:rPr>
                <w:bCs/>
                <w:szCs w:val="21"/>
              </w:rPr>
            </w:pPr>
            <w:r w:rsidRPr="00FE291A">
              <w:rPr>
                <w:bCs/>
                <w:szCs w:val="21"/>
              </w:rPr>
              <w:t>myApplyListInfo</w:t>
            </w:r>
          </w:p>
        </w:tc>
        <w:tc>
          <w:tcPr>
            <w:tcW w:w="4574" w:type="dxa"/>
            <w:gridSpan w:val="2"/>
          </w:tcPr>
          <w:p w:rsidR="004564AD" w:rsidRDefault="004564AD" w:rsidP="004564AD">
            <w:pPr>
              <w:jc w:val="left"/>
            </w:pP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4564AD" w:rsidRDefault="004564AD" w:rsidP="004564AD">
            <w:pPr>
              <w:jc w:val="center"/>
              <w:rPr>
                <w:bCs/>
                <w:szCs w:val="21"/>
              </w:rPr>
            </w:pPr>
            <w:r w:rsidRPr="00FE291A">
              <w:rPr>
                <w:bCs/>
                <w:szCs w:val="21"/>
              </w:rPr>
              <w:t>myApplyListInfo</w:t>
            </w:r>
          </w:p>
        </w:tc>
        <w:tc>
          <w:tcPr>
            <w:tcW w:w="2727" w:type="dxa"/>
          </w:tcPr>
          <w:p w:rsidR="004564AD" w:rsidRDefault="004564AD" w:rsidP="004564AD">
            <w:pPr>
              <w:jc w:val="center"/>
              <w:rPr>
                <w:bCs/>
                <w:szCs w:val="21"/>
              </w:rPr>
            </w:pPr>
          </w:p>
        </w:tc>
        <w:tc>
          <w:tcPr>
            <w:tcW w:w="1847" w:type="dxa"/>
          </w:tcPr>
          <w:p w:rsidR="004564AD" w:rsidRDefault="004564AD" w:rsidP="004564AD">
            <w:pPr>
              <w:jc w:val="center"/>
              <w:rPr>
                <w:bCs/>
                <w:szCs w:val="21"/>
              </w:rPr>
            </w:pP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bCs/>
                <w:szCs w:val="21"/>
              </w:rPr>
              <w:t>字段名</w:t>
            </w:r>
          </w:p>
        </w:tc>
        <w:tc>
          <w:tcPr>
            <w:tcW w:w="2655" w:type="dxa"/>
            <w:gridSpan w:val="2"/>
            <w:shd w:val="clear" w:color="auto" w:fill="A6A6A6" w:themeFill="background1" w:themeFillShade="A6"/>
            <w:vAlign w:val="center"/>
          </w:tcPr>
          <w:p w:rsidR="004564AD" w:rsidRDefault="004564AD" w:rsidP="004564AD">
            <w:pPr>
              <w:jc w:val="center"/>
              <w:rPr>
                <w:bCs/>
                <w:szCs w:val="21"/>
              </w:rPr>
            </w:pPr>
            <w:r>
              <w:rPr>
                <w:bCs/>
                <w:szCs w:val="21"/>
              </w:rPr>
              <w:t>说明</w:t>
            </w:r>
          </w:p>
        </w:tc>
        <w:tc>
          <w:tcPr>
            <w:tcW w:w="2727" w:type="dxa"/>
            <w:shd w:val="clear" w:color="auto" w:fill="A6A6A6" w:themeFill="background1" w:themeFillShade="A6"/>
          </w:tcPr>
          <w:p w:rsidR="004564AD" w:rsidRDefault="004564AD" w:rsidP="004564AD">
            <w:pPr>
              <w:jc w:val="center"/>
              <w:rPr>
                <w:bCs/>
                <w:szCs w:val="21"/>
              </w:rPr>
            </w:pPr>
            <w:r>
              <w:rPr>
                <w:bCs/>
                <w:szCs w:val="21"/>
              </w:rPr>
              <w:t>备注</w:t>
            </w:r>
          </w:p>
        </w:tc>
        <w:tc>
          <w:tcPr>
            <w:tcW w:w="1847" w:type="dxa"/>
            <w:shd w:val="clear" w:color="auto" w:fill="A6A6A6" w:themeFill="background1" w:themeFillShade="A6"/>
          </w:tcPr>
          <w:p w:rsidR="004564AD" w:rsidRDefault="004564AD" w:rsidP="004564AD">
            <w:pPr>
              <w:jc w:val="center"/>
              <w:rPr>
                <w:bCs/>
                <w:szCs w:val="21"/>
              </w:rPr>
            </w:pPr>
            <w:r>
              <w:rPr>
                <w:rFonts w:hint="eastAsia"/>
                <w:bCs/>
                <w:szCs w:val="21"/>
              </w:rPr>
              <w:t>是否必填项</w:t>
            </w:r>
          </w:p>
        </w:tc>
      </w:tr>
      <w:tr w:rsidR="004564AD" w:rsidTr="004564AD">
        <w:trPr>
          <w:trHeight w:val="413"/>
        </w:trPr>
        <w:tc>
          <w:tcPr>
            <w:tcW w:w="1838" w:type="dxa"/>
            <w:shd w:val="clear" w:color="auto" w:fill="auto"/>
            <w:vAlign w:val="center"/>
          </w:tcPr>
          <w:p w:rsidR="004564AD" w:rsidRDefault="004564AD" w:rsidP="004564AD">
            <w:pPr>
              <w:jc w:val="center"/>
            </w:pPr>
            <w:r>
              <w:rPr>
                <w:rFonts w:hint="eastAsia"/>
              </w:rPr>
              <w:t>ahid</w:t>
            </w:r>
          </w:p>
        </w:tc>
        <w:tc>
          <w:tcPr>
            <w:tcW w:w="2655" w:type="dxa"/>
            <w:gridSpan w:val="2"/>
            <w:shd w:val="clear" w:color="auto" w:fill="auto"/>
            <w:vAlign w:val="center"/>
          </w:tcPr>
          <w:p w:rsidR="004564AD" w:rsidRDefault="004564AD" w:rsidP="004564AD">
            <w:pPr>
              <w:jc w:val="center"/>
              <w:rPr>
                <w:bCs/>
                <w:szCs w:val="21"/>
              </w:rPr>
            </w:pPr>
            <w:r>
              <w:rPr>
                <w:bCs/>
                <w:szCs w:val="21"/>
              </w:rPr>
              <w:t>A</w:t>
            </w:r>
            <w:r>
              <w:rPr>
                <w:rFonts w:hint="eastAsia"/>
                <w:bCs/>
                <w:szCs w:val="21"/>
              </w:rPr>
              <w:t>pply_help</w:t>
            </w:r>
            <w:r>
              <w:rPr>
                <w:rFonts w:hint="eastAsia"/>
                <w:bCs/>
                <w:szCs w:val="21"/>
              </w:rPr>
              <w:t>主键</w:t>
            </w:r>
            <w:r>
              <w:rPr>
                <w:rFonts w:hint="eastAsia"/>
                <w:bCs/>
                <w:szCs w:val="21"/>
              </w:rPr>
              <w:t>id</w:t>
            </w:r>
          </w:p>
        </w:tc>
        <w:tc>
          <w:tcPr>
            <w:tcW w:w="2727" w:type="dxa"/>
            <w:shd w:val="clear" w:color="auto" w:fill="auto"/>
          </w:tcPr>
          <w:p w:rsidR="004564AD" w:rsidRDefault="004564AD" w:rsidP="004564AD">
            <w:pPr>
              <w:jc w:val="center"/>
              <w:rPr>
                <w:rFonts w:ascii="Consolas" w:hAnsi="Consolas" w:cs="Consolas"/>
                <w:szCs w:val="21"/>
              </w:rPr>
            </w:pPr>
          </w:p>
        </w:tc>
        <w:tc>
          <w:tcPr>
            <w:tcW w:w="1847" w:type="dxa"/>
            <w:shd w:val="clear" w:color="auto" w:fill="auto"/>
          </w:tcPr>
          <w:p w:rsidR="004564AD" w:rsidRDefault="004564AD" w:rsidP="004564AD">
            <w:pPr>
              <w:jc w:val="center"/>
              <w:rPr>
                <w:bCs/>
                <w:szCs w:val="21"/>
              </w:rPr>
            </w:pPr>
            <w:r>
              <w:rPr>
                <w:rFonts w:hint="eastAsia"/>
                <w:bCs/>
                <w:szCs w:val="21"/>
              </w:rPr>
              <w:t>是</w:t>
            </w:r>
          </w:p>
        </w:tc>
      </w:tr>
      <w:tr w:rsidR="004564AD" w:rsidTr="004564AD">
        <w:trPr>
          <w:trHeight w:val="413"/>
        </w:trPr>
        <w:tc>
          <w:tcPr>
            <w:tcW w:w="1838" w:type="dxa"/>
            <w:shd w:val="clear" w:color="auto" w:fill="auto"/>
            <w:vAlign w:val="center"/>
          </w:tcPr>
          <w:p w:rsidR="004564AD" w:rsidRPr="001112AF" w:rsidRDefault="004564AD" w:rsidP="004564AD">
            <w:pPr>
              <w:jc w:val="center"/>
            </w:pPr>
            <w:r>
              <w:t>pageNow</w:t>
            </w:r>
          </w:p>
        </w:tc>
        <w:tc>
          <w:tcPr>
            <w:tcW w:w="2655" w:type="dxa"/>
            <w:gridSpan w:val="2"/>
            <w:shd w:val="clear" w:color="auto" w:fill="auto"/>
            <w:vAlign w:val="center"/>
          </w:tcPr>
          <w:p w:rsidR="004564AD" w:rsidRPr="001112AF" w:rsidRDefault="004564AD" w:rsidP="004564AD">
            <w:pPr>
              <w:jc w:val="center"/>
              <w:rPr>
                <w:bCs/>
                <w:szCs w:val="21"/>
              </w:rPr>
            </w:pPr>
            <w:r>
              <w:rPr>
                <w:rFonts w:hint="eastAsia"/>
                <w:bCs/>
                <w:szCs w:val="21"/>
              </w:rPr>
              <w:t>当前页码</w:t>
            </w:r>
          </w:p>
        </w:tc>
        <w:tc>
          <w:tcPr>
            <w:tcW w:w="2727" w:type="dxa"/>
            <w:shd w:val="clear" w:color="auto" w:fill="auto"/>
          </w:tcPr>
          <w:p w:rsidR="004564AD" w:rsidRDefault="004564AD" w:rsidP="004564AD">
            <w:pPr>
              <w:jc w:val="center"/>
              <w:rPr>
                <w:bCs/>
                <w:szCs w:val="21"/>
              </w:rPr>
            </w:pPr>
            <w:r>
              <w:rPr>
                <w:rFonts w:ascii="Consolas" w:hAnsi="Consolas" w:cs="Consolas" w:hint="eastAsia"/>
                <w:szCs w:val="21"/>
              </w:rPr>
              <w:t>起始</w:t>
            </w:r>
            <w:r>
              <w:rPr>
                <w:rFonts w:ascii="Consolas" w:hAnsi="Consolas" w:cs="Consolas"/>
                <w:szCs w:val="21"/>
              </w:rPr>
              <w:t>页</w:t>
            </w:r>
            <w:r>
              <w:rPr>
                <w:rFonts w:ascii="Consolas" w:hAnsi="Consolas" w:cs="Consolas" w:hint="eastAsia"/>
                <w:szCs w:val="21"/>
              </w:rPr>
              <w:t>:</w:t>
            </w:r>
            <w:r>
              <w:rPr>
                <w:rFonts w:ascii="Consolas" w:hAnsi="Consolas" w:cs="Consolas"/>
                <w:szCs w:val="21"/>
              </w:rPr>
              <w:t>1</w:t>
            </w:r>
          </w:p>
        </w:tc>
        <w:tc>
          <w:tcPr>
            <w:tcW w:w="1847" w:type="dxa"/>
            <w:shd w:val="clear" w:color="auto" w:fill="auto"/>
          </w:tcPr>
          <w:p w:rsidR="004564AD" w:rsidRDefault="004564AD" w:rsidP="004564AD">
            <w:pPr>
              <w:jc w:val="center"/>
              <w:rPr>
                <w:bCs/>
                <w:szCs w:val="21"/>
              </w:rPr>
            </w:pPr>
            <w:r>
              <w:rPr>
                <w:rFonts w:hint="eastAsia"/>
                <w:bCs/>
                <w:szCs w:val="21"/>
              </w:rPr>
              <w:t>是</w:t>
            </w:r>
          </w:p>
        </w:tc>
      </w:tr>
      <w:tr w:rsidR="004564AD" w:rsidTr="004564AD">
        <w:trPr>
          <w:trHeight w:val="405"/>
        </w:trPr>
        <w:tc>
          <w:tcPr>
            <w:tcW w:w="1838" w:type="dxa"/>
            <w:vAlign w:val="center"/>
          </w:tcPr>
          <w:p w:rsidR="004564AD" w:rsidRPr="001112AF" w:rsidRDefault="004564AD" w:rsidP="004564AD">
            <w:pPr>
              <w:jc w:val="center"/>
            </w:pPr>
            <w:r>
              <w:t>sort</w:t>
            </w:r>
          </w:p>
        </w:tc>
        <w:tc>
          <w:tcPr>
            <w:tcW w:w="2655" w:type="dxa"/>
            <w:gridSpan w:val="2"/>
            <w:vAlign w:val="center"/>
          </w:tcPr>
          <w:p w:rsidR="004564AD" w:rsidRPr="001112AF" w:rsidRDefault="004564AD" w:rsidP="004564AD">
            <w:pPr>
              <w:jc w:val="center"/>
              <w:rPr>
                <w:bCs/>
                <w:szCs w:val="21"/>
              </w:rPr>
            </w:pPr>
            <w:r>
              <w:rPr>
                <w:rFonts w:hint="eastAsia"/>
                <w:bCs/>
                <w:szCs w:val="21"/>
              </w:rPr>
              <w:t>排序方式</w:t>
            </w:r>
          </w:p>
        </w:tc>
        <w:tc>
          <w:tcPr>
            <w:tcW w:w="2727" w:type="dxa"/>
            <w:vAlign w:val="center"/>
          </w:tcPr>
          <w:p w:rsidR="004564AD" w:rsidRPr="00FE77C3" w:rsidRDefault="004564AD" w:rsidP="004564AD">
            <w:pPr>
              <w:jc w:val="left"/>
              <w:rPr>
                <w:rFonts w:ascii="微软雅黑" w:eastAsia="微软雅黑" w:hAnsi="微软雅黑"/>
                <w:color w:val="333333"/>
              </w:rPr>
            </w:pPr>
          </w:p>
        </w:tc>
        <w:tc>
          <w:tcPr>
            <w:tcW w:w="1847" w:type="dxa"/>
            <w:vAlign w:val="center"/>
          </w:tcPr>
          <w:p w:rsidR="004564AD" w:rsidRDefault="004564AD" w:rsidP="004564AD">
            <w:pPr>
              <w:jc w:val="center"/>
              <w:rPr>
                <w:bCs/>
                <w:szCs w:val="21"/>
              </w:rPr>
            </w:pPr>
            <w:r>
              <w:rPr>
                <w:rFonts w:hint="eastAsia"/>
                <w:bCs/>
                <w:szCs w:val="21"/>
              </w:rPr>
              <w:t>否</w:t>
            </w:r>
          </w:p>
        </w:tc>
      </w:tr>
      <w:tr w:rsidR="004564AD" w:rsidTr="004564AD">
        <w:trPr>
          <w:trHeight w:val="405"/>
        </w:trPr>
        <w:tc>
          <w:tcPr>
            <w:tcW w:w="1838" w:type="dxa"/>
            <w:vAlign w:val="center"/>
          </w:tcPr>
          <w:p w:rsidR="004564AD" w:rsidRPr="001112AF" w:rsidRDefault="004564AD" w:rsidP="004564AD">
            <w:pPr>
              <w:jc w:val="center"/>
            </w:pPr>
            <w:r>
              <w:t>pageCount</w:t>
            </w:r>
          </w:p>
        </w:tc>
        <w:tc>
          <w:tcPr>
            <w:tcW w:w="2655" w:type="dxa"/>
            <w:gridSpan w:val="2"/>
            <w:vAlign w:val="center"/>
          </w:tcPr>
          <w:p w:rsidR="004564AD" w:rsidRDefault="004564AD" w:rsidP="004564AD">
            <w:pPr>
              <w:jc w:val="center"/>
              <w:rPr>
                <w:bCs/>
                <w:szCs w:val="21"/>
              </w:rPr>
            </w:pPr>
            <w:r>
              <w:rPr>
                <w:rFonts w:hint="eastAsia"/>
                <w:bCs/>
                <w:szCs w:val="21"/>
              </w:rPr>
              <w:t>每页显示条数</w:t>
            </w:r>
          </w:p>
        </w:tc>
        <w:tc>
          <w:tcPr>
            <w:tcW w:w="2727" w:type="dxa"/>
            <w:vAlign w:val="center"/>
          </w:tcPr>
          <w:p w:rsidR="004564AD" w:rsidRPr="00FE77C3" w:rsidRDefault="004564AD" w:rsidP="004564AD">
            <w:pPr>
              <w:jc w:val="left"/>
              <w:rPr>
                <w:rFonts w:ascii="微软雅黑" w:eastAsia="微软雅黑" w:hAnsi="微软雅黑"/>
                <w:color w:val="333333"/>
              </w:rPr>
            </w:pPr>
            <w:r>
              <w:rPr>
                <w:rFonts w:ascii="Consolas" w:hAnsi="Consolas" w:cs="Consolas"/>
                <w:szCs w:val="21"/>
              </w:rPr>
              <w:t>最小值</w:t>
            </w:r>
            <w:r>
              <w:rPr>
                <w:rFonts w:ascii="Consolas" w:hAnsi="Consolas" w:cs="Consolas" w:hint="eastAsia"/>
                <w:szCs w:val="21"/>
              </w:rPr>
              <w:t>10</w:t>
            </w:r>
            <w:r>
              <w:rPr>
                <w:rFonts w:ascii="Consolas" w:hAnsi="Consolas" w:cs="Consolas" w:hint="eastAsia"/>
                <w:szCs w:val="21"/>
              </w:rPr>
              <w:t>，最大值</w:t>
            </w:r>
            <w:r>
              <w:rPr>
                <w:rFonts w:ascii="Consolas" w:hAnsi="Consolas" w:cs="Consolas" w:hint="eastAsia"/>
                <w:szCs w:val="21"/>
              </w:rPr>
              <w:t>30</w:t>
            </w:r>
            <w:r>
              <w:rPr>
                <w:rFonts w:ascii="Consolas" w:hAnsi="Consolas" w:cs="Consolas" w:hint="eastAsia"/>
                <w:szCs w:val="21"/>
              </w:rPr>
              <w:t>（可调整）</w:t>
            </w:r>
          </w:p>
        </w:tc>
        <w:tc>
          <w:tcPr>
            <w:tcW w:w="1847" w:type="dxa"/>
            <w:vAlign w:val="center"/>
          </w:tcPr>
          <w:p w:rsidR="004564AD" w:rsidRDefault="004564AD" w:rsidP="004564AD">
            <w:pPr>
              <w:jc w:val="center"/>
              <w:rPr>
                <w:bCs/>
                <w:szCs w:val="21"/>
              </w:rPr>
            </w:pPr>
            <w:r>
              <w:rPr>
                <w:rFonts w:hint="eastAsia"/>
                <w:bCs/>
                <w:szCs w:val="21"/>
              </w:rPr>
              <w:t>是</w:t>
            </w: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rFonts w:hint="eastAsia"/>
              </w:rPr>
              <w:t>参数</w:t>
            </w:r>
            <w:r>
              <w:t>jsonStr</w:t>
            </w:r>
            <w:r>
              <w:rPr>
                <w:rFonts w:hint="eastAsia"/>
              </w:rPr>
              <w:t>：</w:t>
            </w:r>
          </w:p>
        </w:tc>
        <w:tc>
          <w:tcPr>
            <w:tcW w:w="7229" w:type="dxa"/>
            <w:gridSpan w:val="4"/>
            <w:vAlign w:val="center"/>
          </w:tcPr>
          <w:p w:rsidR="004564AD" w:rsidRPr="007856FB" w:rsidRDefault="004564AD" w:rsidP="004564A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rPr>
                <w:rFonts w:hint="eastAsia"/>
                <w:b/>
                <w:color w:val="0070C0"/>
              </w:rPr>
              <w:t>ahid</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Consolas" w:eastAsiaTheme="minorEastAsia" w:hAnsi="Consolas" w:hint="eastAsia"/>
                <w:b/>
                <w:color w:val="0070C0"/>
                <w:sz w:val="24"/>
                <w:highlight w:val="white"/>
              </w:rPr>
              <w:t>,</w:t>
            </w:r>
            <w:r w:rsidRPr="007856FB">
              <w:rPr>
                <w:rFonts w:ascii="Consolas" w:eastAsia="Consolas" w:hAnsi="Consolas" w:hint="eastAsia"/>
                <w:b/>
                <w:color w:val="0070C0"/>
                <w:sz w:val="24"/>
                <w:highlight w:val="white"/>
              </w:rPr>
              <w:t>"</w:t>
            </w:r>
            <w:r>
              <w:rPr>
                <w:b/>
                <w:color w:val="0070C0"/>
              </w:rPr>
              <w:t>pageNow</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hint="eastAsia"/>
                <w:b/>
                <w:bCs/>
                <w:color w:val="0070C0"/>
                <w:szCs w:val="21"/>
              </w:rPr>
              <w:t>当前页码</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highlight w:val="white"/>
              </w:rPr>
              <w:t>,</w:t>
            </w:r>
            <w:r w:rsidRPr="007856FB">
              <w:rPr>
                <w:rFonts w:ascii="Consolas" w:eastAsia="Consolas" w:hAnsi="Consolas" w:hint="eastAsia"/>
                <w:b/>
                <w:color w:val="0070C0"/>
                <w:sz w:val="24"/>
                <w:highlight w:val="white"/>
              </w:rPr>
              <w:t>"</w:t>
            </w:r>
            <w:r>
              <w:rPr>
                <w:b/>
                <w:color w:val="0070C0"/>
              </w:rPr>
              <w:t>sort</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hint="eastAsia"/>
                <w:b/>
                <w:bCs/>
                <w:color w:val="0070C0"/>
                <w:szCs w:val="21"/>
              </w:rPr>
              <w:t>排序方式</w:t>
            </w:r>
            <w:r w:rsidRPr="007856FB">
              <w:rPr>
                <w:rFonts w:ascii="Consolas" w:eastAsia="Consolas" w:hAnsi="Consolas" w:hint="eastAsia"/>
                <w:b/>
                <w:color w:val="0070C0"/>
                <w:sz w:val="24"/>
                <w:highlight w:val="white"/>
              </w:rPr>
              <w:t>"</w:t>
            </w:r>
            <w:r w:rsidRPr="007856FB">
              <w:rPr>
                <w:rFonts w:ascii="Consolas" w:eastAsiaTheme="minorEastAsia" w:hAnsi="Consolas" w:hint="eastAsia"/>
                <w:b/>
                <w:color w:val="0070C0"/>
                <w:sz w:val="24"/>
              </w:rPr>
              <w:t>,"</w:t>
            </w:r>
            <w:r>
              <w:rPr>
                <w:rFonts w:ascii="Consolas" w:eastAsiaTheme="minorEastAsia" w:hAnsi="Consolas" w:hint="eastAsia"/>
                <w:b/>
                <w:color w:val="0070C0"/>
                <w:sz w:val="24"/>
              </w:rPr>
              <w:t>pageCount</w:t>
            </w:r>
            <w:r w:rsidRPr="007856FB">
              <w:rPr>
                <w:rFonts w:ascii="Consolas" w:eastAsiaTheme="minorEastAsia" w:hAnsi="Consolas" w:hint="eastAsia"/>
                <w:b/>
                <w:color w:val="0070C0"/>
                <w:sz w:val="24"/>
              </w:rPr>
              <w:t>":"</w:t>
            </w:r>
            <w:r>
              <w:rPr>
                <w:rFonts w:ascii="Consolas" w:eastAsiaTheme="minorEastAsia" w:hAnsi="Consolas" w:hint="eastAsia"/>
                <w:b/>
                <w:color w:val="0070C0"/>
                <w:sz w:val="24"/>
              </w:rPr>
              <w:t>每页条数</w:t>
            </w:r>
            <w:r w:rsidRPr="007856FB">
              <w:rPr>
                <w:rFonts w:ascii="Consolas" w:eastAsiaTheme="minorEastAsia" w:hAnsi="Consolas" w:hint="eastAsia"/>
                <w:b/>
                <w:color w:val="0070C0"/>
                <w:sz w:val="24"/>
              </w:rPr>
              <w:t>"</w:t>
            </w:r>
            <w:r w:rsidRPr="007856FB">
              <w:rPr>
                <w:rFonts w:ascii="Consolas" w:eastAsia="Consolas" w:hAnsi="Consolas"/>
                <w:b/>
                <w:color w:val="0070C0"/>
                <w:sz w:val="24"/>
              </w:rPr>
              <w:t>}</w:t>
            </w:r>
          </w:p>
        </w:tc>
      </w:tr>
      <w:tr w:rsidR="004564AD" w:rsidTr="004564AD">
        <w:tc>
          <w:tcPr>
            <w:tcW w:w="1838" w:type="dxa"/>
            <w:shd w:val="clear" w:color="auto" w:fill="A6A6A6" w:themeFill="background1" w:themeFillShade="A6"/>
            <w:vAlign w:val="center"/>
          </w:tcPr>
          <w:p w:rsidR="004564AD" w:rsidRDefault="004564AD" w:rsidP="004564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4564AD" w:rsidRDefault="004564AD" w:rsidP="004564AD">
            <w:pPr>
              <w:ind w:firstLine="210"/>
              <w:jc w:val="center"/>
              <w:rPr>
                <w:rFonts w:ascii="宋体" w:hAnsi="宋体"/>
                <w:bCs/>
                <w:szCs w:val="21"/>
              </w:rPr>
            </w:pPr>
          </w:p>
        </w:tc>
        <w:tc>
          <w:tcPr>
            <w:tcW w:w="2762" w:type="dxa"/>
            <w:gridSpan w:val="2"/>
            <w:shd w:val="clear" w:color="auto" w:fill="A6A6A6" w:themeFill="background1" w:themeFillShade="A6"/>
          </w:tcPr>
          <w:p w:rsidR="004564AD" w:rsidRDefault="004564AD" w:rsidP="004564AD">
            <w:pPr>
              <w:ind w:firstLine="210"/>
              <w:jc w:val="center"/>
              <w:rPr>
                <w:rFonts w:ascii="宋体" w:hAnsi="宋体"/>
                <w:bCs/>
                <w:szCs w:val="21"/>
              </w:rPr>
            </w:pPr>
          </w:p>
        </w:tc>
        <w:tc>
          <w:tcPr>
            <w:tcW w:w="1847" w:type="dxa"/>
            <w:shd w:val="clear" w:color="auto" w:fill="A6A6A6" w:themeFill="background1" w:themeFillShade="A6"/>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1112AF" w:rsidRDefault="004564AD" w:rsidP="004564AD">
            <w:pPr>
              <w:jc w:val="center"/>
            </w:pPr>
            <w:r>
              <w:t>total</w:t>
            </w:r>
          </w:p>
        </w:tc>
        <w:tc>
          <w:tcPr>
            <w:tcW w:w="2620" w:type="dxa"/>
            <w:shd w:val="clear" w:color="auto" w:fill="auto"/>
            <w:vAlign w:val="center"/>
          </w:tcPr>
          <w:p w:rsidR="004564AD" w:rsidRPr="001112AF" w:rsidRDefault="004564AD" w:rsidP="004564AD">
            <w:pPr>
              <w:jc w:val="center"/>
              <w:rPr>
                <w:bCs/>
                <w:szCs w:val="21"/>
              </w:rPr>
            </w:pPr>
            <w:r>
              <w:rPr>
                <w:rFonts w:hint="eastAsia"/>
                <w:bCs/>
                <w:szCs w:val="21"/>
              </w:rPr>
              <w:t>总数量</w:t>
            </w:r>
          </w:p>
        </w:tc>
        <w:tc>
          <w:tcPr>
            <w:tcW w:w="2762" w:type="dxa"/>
            <w:gridSpan w:val="2"/>
            <w:shd w:val="clear" w:color="auto" w:fill="auto"/>
          </w:tcPr>
          <w:p w:rsidR="004564AD" w:rsidRDefault="004564AD" w:rsidP="004564AD">
            <w:pPr>
              <w:ind w:firstLine="210"/>
              <w:jc w:val="center"/>
              <w:rPr>
                <w:rFonts w:ascii="宋体" w:hAnsi="宋体"/>
                <w:bCs/>
                <w:szCs w:val="21"/>
              </w:rPr>
            </w:pP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1112AF" w:rsidRDefault="004564AD" w:rsidP="004564AD">
            <w:pPr>
              <w:jc w:val="center"/>
              <w:rPr>
                <w:b/>
                <w:bCs/>
                <w:szCs w:val="21"/>
              </w:rPr>
            </w:pPr>
            <w:r>
              <w:rPr>
                <w:rFonts w:ascii="Courier New" w:hAnsi="Courier New" w:cs="Courier New"/>
              </w:rPr>
              <w:t>sort</w:t>
            </w:r>
          </w:p>
        </w:tc>
        <w:tc>
          <w:tcPr>
            <w:tcW w:w="2620" w:type="dxa"/>
            <w:shd w:val="clear" w:color="auto" w:fill="auto"/>
            <w:vAlign w:val="center"/>
          </w:tcPr>
          <w:p w:rsidR="004564AD" w:rsidRPr="001112AF" w:rsidRDefault="004564AD" w:rsidP="004564AD">
            <w:pPr>
              <w:jc w:val="center"/>
              <w:rPr>
                <w:rFonts w:ascii="Courier New" w:hAnsi="Courier New" w:cs="Courier New"/>
              </w:rPr>
            </w:pPr>
            <w:r>
              <w:rPr>
                <w:rFonts w:hint="eastAsia"/>
                <w:bCs/>
                <w:szCs w:val="21"/>
              </w:rPr>
              <w:t>排序方式</w:t>
            </w:r>
          </w:p>
        </w:tc>
        <w:tc>
          <w:tcPr>
            <w:tcW w:w="2762" w:type="dxa"/>
            <w:gridSpan w:val="2"/>
            <w:shd w:val="clear" w:color="auto" w:fill="auto"/>
          </w:tcPr>
          <w:p w:rsidR="004564AD" w:rsidRDefault="004564AD" w:rsidP="004564AD">
            <w:pPr>
              <w:ind w:firstLine="210"/>
              <w:jc w:val="center"/>
              <w:rPr>
                <w:rFonts w:ascii="宋体" w:hAnsi="宋体"/>
                <w:bCs/>
                <w:szCs w:val="21"/>
              </w:rPr>
            </w:pP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Default="004564AD" w:rsidP="004564AD">
            <w:pPr>
              <w:jc w:val="center"/>
              <w:rPr>
                <w:rFonts w:ascii="Courier New" w:hAnsi="Courier New" w:cs="Courier New"/>
              </w:rPr>
            </w:pPr>
            <w:r>
              <w:rPr>
                <w:rFonts w:ascii="Courier New" w:hAnsi="Courier New" w:cs="Courier New" w:hint="eastAsia"/>
              </w:rPr>
              <w:lastRenderedPageBreak/>
              <w:t>rows</w:t>
            </w:r>
          </w:p>
        </w:tc>
        <w:tc>
          <w:tcPr>
            <w:tcW w:w="2620" w:type="dxa"/>
            <w:shd w:val="clear" w:color="auto" w:fill="auto"/>
            <w:vAlign w:val="center"/>
          </w:tcPr>
          <w:p w:rsidR="004564AD" w:rsidRDefault="004564AD" w:rsidP="004564AD">
            <w:pPr>
              <w:jc w:val="center"/>
              <w:rPr>
                <w:bCs/>
                <w:szCs w:val="21"/>
              </w:rPr>
            </w:pPr>
            <w:r>
              <w:rPr>
                <w:rFonts w:hint="eastAsia"/>
                <w:bCs/>
                <w:szCs w:val="21"/>
              </w:rPr>
              <w:t>每页显示条数</w:t>
            </w:r>
          </w:p>
        </w:tc>
        <w:tc>
          <w:tcPr>
            <w:tcW w:w="2762" w:type="dxa"/>
            <w:gridSpan w:val="2"/>
            <w:shd w:val="clear" w:color="auto" w:fill="auto"/>
          </w:tcPr>
          <w:p w:rsidR="004564AD" w:rsidRDefault="004564AD" w:rsidP="004564AD">
            <w:pPr>
              <w:ind w:firstLine="210"/>
              <w:jc w:val="center"/>
              <w:rPr>
                <w:rFonts w:ascii="宋体" w:hAnsi="宋体"/>
                <w:bCs/>
                <w:szCs w:val="21"/>
              </w:rPr>
            </w:pP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Default="004564AD" w:rsidP="004564AD">
            <w:pPr>
              <w:jc w:val="center"/>
              <w:rPr>
                <w:rFonts w:ascii="Courier New" w:hAnsi="Courier New" w:cs="Courier New"/>
              </w:rPr>
            </w:pPr>
          </w:p>
        </w:tc>
        <w:tc>
          <w:tcPr>
            <w:tcW w:w="2620" w:type="dxa"/>
            <w:shd w:val="clear" w:color="auto" w:fill="auto"/>
            <w:vAlign w:val="center"/>
          </w:tcPr>
          <w:p w:rsidR="004564AD" w:rsidRPr="00894D8B" w:rsidRDefault="004564AD" w:rsidP="004564AD">
            <w:pPr>
              <w:jc w:val="center"/>
              <w:rPr>
                <w:bCs/>
                <w:color w:val="000000" w:themeColor="text1"/>
                <w:szCs w:val="21"/>
              </w:rPr>
            </w:pPr>
            <w:r>
              <w:rPr>
                <w:rFonts w:hint="eastAsia"/>
                <w:bCs/>
                <w:color w:val="000000" w:themeColor="text1"/>
                <w:szCs w:val="21"/>
              </w:rPr>
              <w:t>dlid</w:t>
            </w:r>
          </w:p>
        </w:tc>
        <w:tc>
          <w:tcPr>
            <w:tcW w:w="2762" w:type="dxa"/>
            <w:gridSpan w:val="2"/>
            <w:shd w:val="clear" w:color="auto" w:fill="auto"/>
          </w:tcPr>
          <w:p w:rsidR="004564AD" w:rsidRPr="00894D8B" w:rsidRDefault="004564AD" w:rsidP="004564AD">
            <w:pPr>
              <w:ind w:firstLine="210"/>
              <w:jc w:val="center"/>
              <w:rPr>
                <w:rFonts w:ascii="宋体" w:hAnsi="宋体"/>
                <w:bCs/>
                <w:color w:val="000000" w:themeColor="text1"/>
                <w:szCs w:val="21"/>
              </w:rPr>
            </w:pPr>
            <w:r w:rsidRPr="00894D8B">
              <w:rPr>
                <w:rFonts w:ascii="宋体" w:hAnsi="宋体" w:hint="eastAsia"/>
                <w:bCs/>
                <w:color w:val="000000" w:themeColor="text1"/>
                <w:szCs w:val="21"/>
              </w:rPr>
              <w:t>记录的Id</w:t>
            </w:r>
          </w:p>
        </w:tc>
        <w:tc>
          <w:tcPr>
            <w:tcW w:w="1847" w:type="dxa"/>
            <w:shd w:val="clear" w:color="auto" w:fill="auto"/>
          </w:tcPr>
          <w:p w:rsidR="004564AD" w:rsidRPr="00E03ADD" w:rsidRDefault="004564AD" w:rsidP="004564AD">
            <w:pPr>
              <w:ind w:firstLine="210"/>
              <w:jc w:val="center"/>
              <w:rPr>
                <w:rFonts w:ascii="宋体" w:hAnsi="宋体"/>
                <w:bCs/>
                <w:strike/>
                <w:color w:val="FF0000"/>
                <w:szCs w:val="21"/>
              </w:rPr>
            </w:pPr>
          </w:p>
        </w:tc>
      </w:tr>
      <w:tr w:rsidR="004564AD" w:rsidTr="004564AD">
        <w:tc>
          <w:tcPr>
            <w:tcW w:w="1838" w:type="dxa"/>
            <w:shd w:val="clear" w:color="auto" w:fill="auto"/>
            <w:vAlign w:val="center"/>
          </w:tcPr>
          <w:p w:rsidR="004564AD" w:rsidRDefault="004564AD" w:rsidP="004564AD">
            <w:pPr>
              <w:jc w:val="center"/>
              <w:rPr>
                <w:rFonts w:ascii="Courier New" w:hAnsi="Courier New" w:cs="Courier New"/>
              </w:rPr>
            </w:pPr>
            <w:r w:rsidRPr="00F676DC">
              <w:rPr>
                <w:bCs/>
                <w:szCs w:val="21"/>
              </w:rPr>
              <w:t>myApplyList</w:t>
            </w: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rFonts w:hint="eastAsia"/>
                <w:bCs/>
                <w:color w:val="000000" w:themeColor="text1"/>
                <w:szCs w:val="21"/>
              </w:rPr>
              <w:t>itid</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物品类别名称</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Default="004564AD" w:rsidP="004564AD">
            <w:pPr>
              <w:jc w:val="center"/>
              <w:rPr>
                <w:rFonts w:ascii="Courier New" w:hAnsi="Courier New" w:cs="Courier New"/>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lovestatus</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爱心状态</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itname</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物品类别名称</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itemsname</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物品名称</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reason</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捐助原因</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itemsdesc</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物品描述</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lpicurl</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捐助者上传的图片</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hpicurl</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申请者上传的图片</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headpath</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头像</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jzzname</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捐赠者姓名</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sqzname</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申请者姓名</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applytime</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申请时间</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loveno</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爱心单号</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count</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申请总人数</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address</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地址</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applyreason</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申请原因</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ishide</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是否匿名</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donatetime</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捐助时间</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applystatus</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申请状态</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mobile</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电话</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ogicompany</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物流公司</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ogino</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物流单号</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ahid</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bCs/>
                <w:szCs w:val="21"/>
              </w:rPr>
              <w:t>A</w:t>
            </w:r>
            <w:r>
              <w:rPr>
                <w:rFonts w:ascii="宋体" w:hAnsi="宋体" w:hint="eastAsia"/>
                <w:bCs/>
                <w:szCs w:val="21"/>
              </w:rPr>
              <w:t>pply_help主键id</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refreshtime</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刷新时间</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time</w:t>
            </w:r>
          </w:p>
        </w:tc>
        <w:tc>
          <w:tcPr>
            <w:tcW w:w="2762" w:type="dxa"/>
            <w:gridSpan w:val="2"/>
            <w:shd w:val="clear" w:color="auto" w:fill="auto"/>
          </w:tcPr>
          <w:p w:rsidR="004564AD" w:rsidRDefault="004564AD" w:rsidP="004564AD">
            <w:pPr>
              <w:ind w:firstLine="210"/>
              <w:jc w:val="center"/>
              <w:rPr>
                <w:rFonts w:ascii="宋体" w:hAnsi="宋体"/>
                <w:bCs/>
                <w:szCs w:val="21"/>
              </w:rPr>
            </w:pPr>
          </w:p>
        </w:tc>
        <w:tc>
          <w:tcPr>
            <w:tcW w:w="1847" w:type="dxa"/>
            <w:shd w:val="clear" w:color="auto" w:fill="auto"/>
          </w:tcPr>
          <w:p w:rsidR="004564AD" w:rsidRDefault="004564AD" w:rsidP="004564AD">
            <w:pPr>
              <w:ind w:firstLine="210"/>
              <w:jc w:val="center"/>
              <w:rPr>
                <w:rFonts w:ascii="宋体" w:hAnsi="宋体"/>
                <w:bCs/>
                <w:szCs w:val="21"/>
              </w:rPr>
            </w:pPr>
          </w:p>
        </w:tc>
      </w:tr>
      <w:tr w:rsidR="004564AD" w:rsidTr="004564AD">
        <w:tc>
          <w:tcPr>
            <w:tcW w:w="1838" w:type="dxa"/>
            <w:shd w:val="clear" w:color="auto" w:fill="auto"/>
            <w:vAlign w:val="center"/>
          </w:tcPr>
          <w:p w:rsidR="004564AD" w:rsidRPr="00C27DCD" w:rsidRDefault="004564AD" w:rsidP="004564AD">
            <w:pPr>
              <w:jc w:val="center"/>
              <w:rPr>
                <w:bCs/>
                <w:color w:val="000000" w:themeColor="text1"/>
                <w:szCs w:val="21"/>
              </w:rPr>
            </w:pPr>
          </w:p>
        </w:tc>
        <w:tc>
          <w:tcPr>
            <w:tcW w:w="2620" w:type="dxa"/>
            <w:shd w:val="clear" w:color="auto" w:fill="auto"/>
            <w:vAlign w:val="center"/>
          </w:tcPr>
          <w:p w:rsidR="004564AD" w:rsidRPr="00C27DCD" w:rsidRDefault="004564AD" w:rsidP="004564AD">
            <w:pPr>
              <w:jc w:val="center"/>
              <w:rPr>
                <w:bCs/>
                <w:color w:val="000000" w:themeColor="text1"/>
                <w:szCs w:val="21"/>
              </w:rPr>
            </w:pPr>
            <w:r w:rsidRPr="00C27DCD">
              <w:rPr>
                <w:bCs/>
                <w:color w:val="000000" w:themeColor="text1"/>
                <w:szCs w:val="21"/>
              </w:rPr>
              <w:t>nickname</w:t>
            </w:r>
          </w:p>
        </w:tc>
        <w:tc>
          <w:tcPr>
            <w:tcW w:w="2762" w:type="dxa"/>
            <w:gridSpan w:val="2"/>
            <w:shd w:val="clear" w:color="auto" w:fill="auto"/>
          </w:tcPr>
          <w:p w:rsidR="004564AD" w:rsidRDefault="004564AD" w:rsidP="004564AD">
            <w:pPr>
              <w:ind w:firstLine="210"/>
              <w:jc w:val="center"/>
              <w:rPr>
                <w:rFonts w:ascii="宋体" w:hAnsi="宋体"/>
                <w:bCs/>
                <w:szCs w:val="21"/>
              </w:rPr>
            </w:pPr>
            <w:r>
              <w:rPr>
                <w:rFonts w:ascii="宋体" w:hAnsi="宋体" w:hint="eastAsia"/>
                <w:bCs/>
                <w:szCs w:val="21"/>
              </w:rPr>
              <w:t>昵称</w:t>
            </w:r>
          </w:p>
        </w:tc>
        <w:tc>
          <w:tcPr>
            <w:tcW w:w="1847" w:type="dxa"/>
            <w:shd w:val="clear" w:color="auto" w:fill="auto"/>
          </w:tcPr>
          <w:p w:rsidR="004564AD" w:rsidRDefault="004564AD" w:rsidP="004564AD">
            <w:pPr>
              <w:ind w:firstLine="210"/>
              <w:jc w:val="center"/>
              <w:rPr>
                <w:rFonts w:ascii="宋体" w:hAnsi="宋体"/>
                <w:bCs/>
                <w:szCs w:val="21"/>
              </w:rPr>
            </w:pPr>
          </w:p>
        </w:tc>
      </w:tr>
      <w:tr w:rsidR="004564AD" w:rsidRPr="00F64465" w:rsidTr="004564AD">
        <w:tc>
          <w:tcPr>
            <w:tcW w:w="1838"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4564AD" w:rsidRPr="00F64465" w:rsidRDefault="004564AD" w:rsidP="004564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4564AD" w:rsidRPr="00F64465" w:rsidRDefault="004564AD" w:rsidP="004564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p>
        </w:tc>
      </w:tr>
      <w:tr w:rsidR="004564AD" w:rsidRPr="00F64465" w:rsidTr="004564AD">
        <w:tc>
          <w:tcPr>
            <w:tcW w:w="1838"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4564AD" w:rsidRPr="00F64465" w:rsidRDefault="004564AD" w:rsidP="004564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4564AD" w:rsidRPr="00F64465" w:rsidRDefault="004564AD" w:rsidP="004564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p>
        </w:tc>
      </w:tr>
      <w:tr w:rsidR="004564AD" w:rsidTr="004564AD">
        <w:tc>
          <w:tcPr>
            <w:tcW w:w="1838" w:type="dxa"/>
            <w:shd w:val="clear" w:color="auto" w:fill="A6A6A6" w:themeFill="background1" w:themeFillShade="A6"/>
            <w:vAlign w:val="center"/>
          </w:tcPr>
          <w:p w:rsidR="004564AD" w:rsidRDefault="004564AD" w:rsidP="004564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4564AD" w:rsidRPr="00ED4762" w:rsidRDefault="004564AD" w:rsidP="004564AD">
            <w:pPr>
              <w:rPr>
                <w:rFonts w:ascii="Consolas" w:hAnsi="Consolas" w:cs="Consolas"/>
                <w:bCs/>
                <w:color w:val="5B9BD5" w:themeColor="accent1"/>
                <w:szCs w:val="21"/>
              </w:rPr>
            </w:pPr>
            <w:r w:rsidRPr="00110F87">
              <w:rPr>
                <w:bCs/>
                <w:color w:val="000000" w:themeColor="text1"/>
                <w:szCs w:val="21"/>
              </w:rPr>
              <w:t>{"rspCode":"000","rspDesc":"</w:t>
            </w:r>
            <w:r w:rsidRPr="00110F87">
              <w:rPr>
                <w:bCs/>
                <w:color w:val="000000" w:themeColor="text1"/>
                <w:szCs w:val="21"/>
              </w:rPr>
              <w:t>正常</w:t>
            </w:r>
            <w:r w:rsidRPr="00110F87">
              <w:rPr>
                <w:bCs/>
                <w:color w:val="000000" w:themeColor="text1"/>
                <w:szCs w:val="21"/>
              </w:rPr>
              <w:t>","total":1,"myApplyList":[{"dlid":203,"itid":2,"lovestatus":0,"itemsname":"888888","reason":"22222222222","itemsdesc":"</w:t>
            </w:r>
            <w:r w:rsidRPr="00110F87">
              <w:rPr>
                <w:bCs/>
                <w:color w:val="000000" w:themeColor="text1"/>
                <w:szCs w:val="21"/>
              </w:rPr>
              <w:t>有钱任性</w:t>
            </w:r>
            <w:r w:rsidRPr="00110F87">
              <w:rPr>
                <w:bCs/>
                <w:color w:val="000000" w:themeColor="text1"/>
                <w:szCs w:val="21"/>
              </w:rPr>
              <w:t xml:space="preserve">    ","lpicurl":"</w:t>
            </w:r>
            <w:r w:rsidRPr="00110F87">
              <w:rPr>
                <w:bCs/>
                <w:color w:val="000000" w:themeColor="text1"/>
                <w:szCs w:val="21"/>
              </w:rPr>
              <w:t>图片地址</w:t>
            </w:r>
            <w:r w:rsidRPr="00110F87">
              <w:rPr>
                <w:bCs/>
                <w:color w:val="000000" w:themeColor="text1"/>
                <w:szCs w:val="21"/>
              </w:rPr>
              <w:t>2,fff","hpicurl":"bbs-662989672.png","headpath":"661980.jpg","jzzname":"</w:t>
            </w:r>
            <w:r w:rsidRPr="00110F87">
              <w:rPr>
                <w:bCs/>
                <w:color w:val="000000" w:themeColor="text1"/>
                <w:szCs w:val="21"/>
              </w:rPr>
              <w:t>张胜保</w:t>
            </w:r>
            <w:r w:rsidRPr="00110F87">
              <w:rPr>
                <w:bCs/>
                <w:color w:val="000000" w:themeColor="text1"/>
                <w:szCs w:val="21"/>
              </w:rPr>
              <w:t>","sqzname":"</w:t>
            </w:r>
            <w:r w:rsidRPr="00110F87">
              <w:rPr>
                <w:bCs/>
                <w:color w:val="000000" w:themeColor="text1"/>
                <w:szCs w:val="21"/>
              </w:rPr>
              <w:t>张胜保</w:t>
            </w:r>
            <w:r w:rsidRPr="00110F87">
              <w:rPr>
                <w:bCs/>
                <w:color w:val="000000" w:themeColor="text1"/>
                <w:szCs w:val="21"/>
              </w:rPr>
              <w:t>","itname":"</w:t>
            </w:r>
            <w:r w:rsidRPr="00110F87">
              <w:rPr>
                <w:bCs/>
                <w:color w:val="000000" w:themeColor="text1"/>
                <w:szCs w:val="21"/>
              </w:rPr>
              <w:t>鞋靴</w:t>
            </w:r>
            <w:r w:rsidRPr="00110F87">
              <w:rPr>
                <w:bCs/>
                <w:color w:val="000000" w:themeColor="text1"/>
                <w:szCs w:val="21"/>
              </w:rPr>
              <w:t>","loveno":"20170316194317","count":1,"address":"</w:t>
            </w:r>
            <w:r w:rsidRPr="00110F87">
              <w:rPr>
                <w:bCs/>
                <w:color w:val="000000" w:themeColor="text1"/>
                <w:szCs w:val="21"/>
              </w:rPr>
              <w:t>安徽省</w:t>
            </w:r>
            <w:r w:rsidRPr="00110F87">
              <w:rPr>
                <w:bCs/>
                <w:color w:val="000000" w:themeColor="text1"/>
                <w:szCs w:val="21"/>
              </w:rPr>
              <w:t>,</w:t>
            </w:r>
            <w:r w:rsidRPr="00110F87">
              <w:rPr>
                <w:bCs/>
                <w:color w:val="000000" w:themeColor="text1"/>
                <w:szCs w:val="21"/>
              </w:rPr>
              <w:t>六安市</w:t>
            </w:r>
            <w:r w:rsidRPr="00110F87">
              <w:rPr>
                <w:bCs/>
                <w:color w:val="000000" w:themeColor="text1"/>
                <w:szCs w:val="21"/>
              </w:rPr>
              <w:t>,</w:t>
            </w:r>
            <w:r w:rsidRPr="00110F87">
              <w:rPr>
                <w:bCs/>
                <w:color w:val="000000" w:themeColor="text1"/>
                <w:szCs w:val="21"/>
              </w:rPr>
              <w:t>霍邱县</w:t>
            </w:r>
            <w:r w:rsidRPr="00110F87">
              <w:rPr>
                <w:bCs/>
                <w:color w:val="000000" w:themeColor="text1"/>
                <w:szCs w:val="21"/>
              </w:rPr>
              <w:t>,</w:t>
            </w:r>
            <w:r w:rsidRPr="00110F87">
              <w:rPr>
                <w:bCs/>
                <w:color w:val="000000" w:themeColor="text1"/>
                <w:szCs w:val="21"/>
              </w:rPr>
              <w:t>岔路镇</w:t>
            </w:r>
            <w:r w:rsidRPr="00110F87">
              <w:rPr>
                <w:bCs/>
                <w:color w:val="000000" w:themeColor="text1"/>
                <w:szCs w:val="21"/>
              </w:rPr>
              <w:t>,</w:t>
            </w:r>
            <w:r w:rsidRPr="00110F87">
              <w:rPr>
                <w:bCs/>
                <w:color w:val="000000" w:themeColor="text1"/>
                <w:szCs w:val="21"/>
              </w:rPr>
              <w:t>水楼村</w:t>
            </w:r>
            <w:r w:rsidRPr="00110F87">
              <w:rPr>
                <w:bCs/>
                <w:color w:val="000000" w:themeColor="text1"/>
                <w:szCs w:val="21"/>
              </w:rPr>
              <w:t>","applyreason":"</w:t>
            </w:r>
            <w:r w:rsidRPr="00110F87">
              <w:rPr>
                <w:bCs/>
                <w:color w:val="000000" w:themeColor="text1"/>
                <w:szCs w:val="21"/>
              </w:rPr>
              <w:t>想要东西了</w:t>
            </w:r>
            <w:r w:rsidRPr="00110F87">
              <w:rPr>
                <w:bCs/>
                <w:color w:val="000000" w:themeColor="text1"/>
                <w:szCs w:val="21"/>
              </w:rPr>
              <w:t xml:space="preserve">     ","ishide":0,"donatetime":"2017-03-19 00:00:00","applystatus":0,"mobile":"18010931221","time":"16</w:t>
            </w:r>
            <w:r w:rsidRPr="00110F87">
              <w:rPr>
                <w:bCs/>
                <w:color w:val="000000" w:themeColor="text1"/>
                <w:szCs w:val="21"/>
              </w:rPr>
              <w:t>天</w:t>
            </w:r>
            <w:r w:rsidRPr="00110F87">
              <w:rPr>
                <w:bCs/>
                <w:color w:val="000000" w:themeColor="text1"/>
                <w:szCs w:val="21"/>
              </w:rPr>
              <w:t>19</w:t>
            </w:r>
            <w:r w:rsidRPr="00110F87">
              <w:rPr>
                <w:bCs/>
                <w:color w:val="000000" w:themeColor="text1"/>
                <w:szCs w:val="21"/>
              </w:rPr>
              <w:t>小时</w:t>
            </w:r>
            <w:r w:rsidRPr="00110F87">
              <w:rPr>
                <w:bCs/>
                <w:color w:val="000000" w:themeColor="text1"/>
                <w:szCs w:val="21"/>
              </w:rPr>
              <w:t>23</w:t>
            </w:r>
            <w:r w:rsidRPr="00110F87">
              <w:rPr>
                <w:bCs/>
                <w:color w:val="000000" w:themeColor="text1"/>
                <w:szCs w:val="21"/>
              </w:rPr>
              <w:t>分</w:t>
            </w:r>
            <w:r w:rsidRPr="00110F87">
              <w:rPr>
                <w:bCs/>
                <w:color w:val="000000" w:themeColor="text1"/>
                <w:szCs w:val="21"/>
              </w:rPr>
              <w:t>","nickname":"</w:t>
            </w:r>
            <w:r w:rsidRPr="00110F87">
              <w:rPr>
                <w:bCs/>
                <w:color w:val="000000" w:themeColor="text1"/>
                <w:szCs w:val="21"/>
              </w:rPr>
              <w:t>昵称</w:t>
            </w:r>
            <w:r w:rsidRPr="00110F87">
              <w:rPr>
                <w:bCs/>
                <w:color w:val="000000" w:themeColor="text1"/>
                <w:szCs w:val="21"/>
              </w:rPr>
              <w:t>3"}]}</w:t>
            </w:r>
          </w:p>
        </w:tc>
      </w:tr>
    </w:tbl>
    <w:p w:rsidR="004564AD" w:rsidRDefault="004564AD" w:rsidP="004564AD"/>
    <w:p w:rsidR="004564AD" w:rsidRPr="003A57BE" w:rsidRDefault="00555A56" w:rsidP="00555A56">
      <w:pPr>
        <w:pStyle w:val="4"/>
      </w:pPr>
      <w:r>
        <w:rPr>
          <w:rFonts w:hint="eastAsia"/>
        </w:rPr>
        <w:lastRenderedPageBreak/>
        <w:t>2.1.3</w:t>
      </w:r>
      <w:r w:rsidR="004564AD">
        <w:rPr>
          <w:rFonts w:hint="eastAsia"/>
        </w:rPr>
        <w:t>取消申请 删除（更新申请状态物为不可用）</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4564AD" w:rsidTr="004564AD">
        <w:tc>
          <w:tcPr>
            <w:tcW w:w="1838" w:type="dxa"/>
            <w:vAlign w:val="center"/>
          </w:tcPr>
          <w:p w:rsidR="004564AD" w:rsidRDefault="004564AD" w:rsidP="004564AD">
            <w:pPr>
              <w:jc w:val="center"/>
              <w:rPr>
                <w:bCs/>
                <w:szCs w:val="21"/>
              </w:rPr>
            </w:pPr>
            <w:r>
              <w:rPr>
                <w:bCs/>
                <w:szCs w:val="21"/>
              </w:rPr>
              <w:t>接口标识：</w:t>
            </w:r>
          </w:p>
        </w:tc>
        <w:tc>
          <w:tcPr>
            <w:tcW w:w="2655" w:type="dxa"/>
            <w:gridSpan w:val="2"/>
            <w:vAlign w:val="center"/>
          </w:tcPr>
          <w:p w:rsidR="004564AD" w:rsidRDefault="004564AD" w:rsidP="004564AD">
            <w:pPr>
              <w:jc w:val="center"/>
              <w:rPr>
                <w:bCs/>
                <w:szCs w:val="21"/>
              </w:rPr>
            </w:pPr>
            <w:r w:rsidRPr="00296A00">
              <w:rPr>
                <w:bCs/>
                <w:szCs w:val="21"/>
              </w:rPr>
              <w:t>updateApplyStatu</w:t>
            </w:r>
          </w:p>
        </w:tc>
        <w:tc>
          <w:tcPr>
            <w:tcW w:w="4574" w:type="dxa"/>
            <w:gridSpan w:val="2"/>
          </w:tcPr>
          <w:p w:rsidR="004564AD" w:rsidRDefault="004564AD" w:rsidP="004564AD">
            <w:pPr>
              <w:jc w:val="left"/>
            </w:pP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4564AD" w:rsidRDefault="004564AD" w:rsidP="004564AD">
            <w:pPr>
              <w:jc w:val="center"/>
              <w:rPr>
                <w:bCs/>
                <w:szCs w:val="21"/>
              </w:rPr>
            </w:pPr>
            <w:r w:rsidRPr="00296A00">
              <w:rPr>
                <w:bCs/>
                <w:szCs w:val="21"/>
              </w:rPr>
              <w:t>updateApplyStatu</w:t>
            </w:r>
          </w:p>
        </w:tc>
        <w:tc>
          <w:tcPr>
            <w:tcW w:w="2727" w:type="dxa"/>
          </w:tcPr>
          <w:p w:rsidR="004564AD" w:rsidRDefault="004564AD" w:rsidP="004564AD">
            <w:pPr>
              <w:jc w:val="center"/>
              <w:rPr>
                <w:bCs/>
                <w:szCs w:val="21"/>
              </w:rPr>
            </w:pPr>
          </w:p>
        </w:tc>
        <w:tc>
          <w:tcPr>
            <w:tcW w:w="1847" w:type="dxa"/>
          </w:tcPr>
          <w:p w:rsidR="004564AD" w:rsidRDefault="004564AD" w:rsidP="004564AD">
            <w:pPr>
              <w:jc w:val="center"/>
              <w:rPr>
                <w:bCs/>
                <w:szCs w:val="21"/>
              </w:rPr>
            </w:pP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bCs/>
                <w:szCs w:val="21"/>
              </w:rPr>
              <w:t>字段名</w:t>
            </w:r>
          </w:p>
        </w:tc>
        <w:tc>
          <w:tcPr>
            <w:tcW w:w="2655" w:type="dxa"/>
            <w:gridSpan w:val="2"/>
            <w:shd w:val="clear" w:color="auto" w:fill="A6A6A6" w:themeFill="background1" w:themeFillShade="A6"/>
            <w:vAlign w:val="center"/>
          </w:tcPr>
          <w:p w:rsidR="004564AD" w:rsidRDefault="004564AD" w:rsidP="004564AD">
            <w:pPr>
              <w:jc w:val="center"/>
              <w:rPr>
                <w:bCs/>
                <w:szCs w:val="21"/>
              </w:rPr>
            </w:pPr>
            <w:r>
              <w:rPr>
                <w:bCs/>
                <w:szCs w:val="21"/>
              </w:rPr>
              <w:t>说明</w:t>
            </w:r>
          </w:p>
        </w:tc>
        <w:tc>
          <w:tcPr>
            <w:tcW w:w="2727" w:type="dxa"/>
            <w:shd w:val="clear" w:color="auto" w:fill="A6A6A6" w:themeFill="background1" w:themeFillShade="A6"/>
          </w:tcPr>
          <w:p w:rsidR="004564AD" w:rsidRDefault="004564AD" w:rsidP="004564AD">
            <w:pPr>
              <w:jc w:val="center"/>
              <w:rPr>
                <w:bCs/>
                <w:szCs w:val="21"/>
              </w:rPr>
            </w:pPr>
            <w:r>
              <w:rPr>
                <w:bCs/>
                <w:szCs w:val="21"/>
              </w:rPr>
              <w:t>备注</w:t>
            </w:r>
          </w:p>
        </w:tc>
        <w:tc>
          <w:tcPr>
            <w:tcW w:w="1847" w:type="dxa"/>
            <w:shd w:val="clear" w:color="auto" w:fill="A6A6A6" w:themeFill="background1" w:themeFillShade="A6"/>
          </w:tcPr>
          <w:p w:rsidR="004564AD" w:rsidRDefault="004564AD" w:rsidP="004564AD">
            <w:pPr>
              <w:jc w:val="center"/>
              <w:rPr>
                <w:bCs/>
                <w:szCs w:val="21"/>
              </w:rPr>
            </w:pPr>
            <w:r>
              <w:rPr>
                <w:rFonts w:hint="eastAsia"/>
                <w:bCs/>
                <w:szCs w:val="21"/>
              </w:rPr>
              <w:t>是否必填项</w:t>
            </w:r>
          </w:p>
        </w:tc>
      </w:tr>
      <w:tr w:rsidR="004564AD" w:rsidTr="004564AD">
        <w:trPr>
          <w:trHeight w:val="413"/>
        </w:trPr>
        <w:tc>
          <w:tcPr>
            <w:tcW w:w="1838" w:type="dxa"/>
            <w:shd w:val="clear" w:color="auto" w:fill="auto"/>
            <w:vAlign w:val="center"/>
          </w:tcPr>
          <w:p w:rsidR="004564AD" w:rsidRDefault="004564AD" w:rsidP="004564AD">
            <w:pPr>
              <w:jc w:val="center"/>
            </w:pPr>
            <w:r>
              <w:rPr>
                <w:rFonts w:hint="eastAsia"/>
              </w:rPr>
              <w:t>ahid</w:t>
            </w:r>
          </w:p>
        </w:tc>
        <w:tc>
          <w:tcPr>
            <w:tcW w:w="2655" w:type="dxa"/>
            <w:gridSpan w:val="2"/>
            <w:shd w:val="clear" w:color="auto" w:fill="auto"/>
            <w:vAlign w:val="center"/>
          </w:tcPr>
          <w:p w:rsidR="004564AD" w:rsidRDefault="004564AD" w:rsidP="004564AD">
            <w:pPr>
              <w:jc w:val="center"/>
              <w:rPr>
                <w:bCs/>
                <w:szCs w:val="21"/>
              </w:rPr>
            </w:pPr>
            <w:r>
              <w:rPr>
                <w:bCs/>
                <w:szCs w:val="21"/>
              </w:rPr>
              <w:t>A</w:t>
            </w:r>
            <w:r>
              <w:rPr>
                <w:rFonts w:hint="eastAsia"/>
                <w:bCs/>
                <w:szCs w:val="21"/>
              </w:rPr>
              <w:t>pply_help</w:t>
            </w:r>
            <w:r>
              <w:rPr>
                <w:rFonts w:hint="eastAsia"/>
                <w:bCs/>
                <w:szCs w:val="21"/>
              </w:rPr>
              <w:t>主键</w:t>
            </w:r>
            <w:r>
              <w:rPr>
                <w:rFonts w:hint="eastAsia"/>
                <w:bCs/>
                <w:szCs w:val="21"/>
              </w:rPr>
              <w:t>id</w:t>
            </w:r>
          </w:p>
        </w:tc>
        <w:tc>
          <w:tcPr>
            <w:tcW w:w="2727" w:type="dxa"/>
            <w:shd w:val="clear" w:color="auto" w:fill="auto"/>
          </w:tcPr>
          <w:p w:rsidR="004564AD" w:rsidRDefault="004564AD" w:rsidP="004564AD">
            <w:pPr>
              <w:jc w:val="center"/>
              <w:rPr>
                <w:rFonts w:ascii="Consolas" w:hAnsi="Consolas" w:cs="Consolas"/>
                <w:szCs w:val="21"/>
              </w:rPr>
            </w:pPr>
          </w:p>
        </w:tc>
        <w:tc>
          <w:tcPr>
            <w:tcW w:w="1847" w:type="dxa"/>
            <w:shd w:val="clear" w:color="auto" w:fill="auto"/>
          </w:tcPr>
          <w:p w:rsidR="004564AD" w:rsidRDefault="004564AD" w:rsidP="004564AD">
            <w:pPr>
              <w:jc w:val="center"/>
              <w:rPr>
                <w:bCs/>
                <w:szCs w:val="21"/>
              </w:rPr>
            </w:pPr>
            <w:r>
              <w:rPr>
                <w:rFonts w:hint="eastAsia"/>
                <w:bCs/>
                <w:szCs w:val="21"/>
              </w:rPr>
              <w:t>是</w:t>
            </w: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rFonts w:hint="eastAsia"/>
              </w:rPr>
              <w:t>参数</w:t>
            </w:r>
            <w:r>
              <w:t>jsonStr</w:t>
            </w:r>
            <w:r>
              <w:rPr>
                <w:rFonts w:hint="eastAsia"/>
              </w:rPr>
              <w:t>：</w:t>
            </w:r>
          </w:p>
        </w:tc>
        <w:tc>
          <w:tcPr>
            <w:tcW w:w="7229" w:type="dxa"/>
            <w:gridSpan w:val="4"/>
            <w:vAlign w:val="center"/>
          </w:tcPr>
          <w:p w:rsidR="004564AD" w:rsidRPr="007856FB" w:rsidRDefault="004564AD" w:rsidP="004564AD">
            <w:pPr>
              <w:jc w:val="center"/>
              <w:rPr>
                <w:rFonts w:ascii="Consolas" w:hAnsi="Consolas" w:cs="Consolas"/>
                <w:b/>
                <w:color w:val="0070C0"/>
                <w:szCs w:val="21"/>
              </w:rPr>
            </w:pPr>
            <w:r w:rsidRPr="00296A00">
              <w:rPr>
                <w:bCs/>
                <w:szCs w:val="21"/>
              </w:rPr>
              <w:t>{"ahid":"71"}</w:t>
            </w:r>
          </w:p>
        </w:tc>
      </w:tr>
      <w:tr w:rsidR="004564AD" w:rsidTr="004564AD">
        <w:tc>
          <w:tcPr>
            <w:tcW w:w="1838" w:type="dxa"/>
            <w:shd w:val="clear" w:color="auto" w:fill="A6A6A6" w:themeFill="background1" w:themeFillShade="A6"/>
            <w:vAlign w:val="center"/>
          </w:tcPr>
          <w:p w:rsidR="004564AD" w:rsidRDefault="004564AD" w:rsidP="004564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4564AD" w:rsidRDefault="004564AD" w:rsidP="004564AD">
            <w:pPr>
              <w:ind w:firstLine="210"/>
              <w:jc w:val="center"/>
              <w:rPr>
                <w:rFonts w:ascii="宋体" w:hAnsi="宋体"/>
                <w:bCs/>
                <w:szCs w:val="21"/>
              </w:rPr>
            </w:pPr>
          </w:p>
        </w:tc>
        <w:tc>
          <w:tcPr>
            <w:tcW w:w="2762" w:type="dxa"/>
            <w:gridSpan w:val="2"/>
            <w:shd w:val="clear" w:color="auto" w:fill="A6A6A6" w:themeFill="background1" w:themeFillShade="A6"/>
          </w:tcPr>
          <w:p w:rsidR="004564AD" w:rsidRDefault="004564AD" w:rsidP="004564AD">
            <w:pPr>
              <w:ind w:firstLine="210"/>
              <w:jc w:val="center"/>
              <w:rPr>
                <w:rFonts w:ascii="宋体" w:hAnsi="宋体"/>
                <w:bCs/>
                <w:szCs w:val="21"/>
              </w:rPr>
            </w:pPr>
          </w:p>
        </w:tc>
        <w:tc>
          <w:tcPr>
            <w:tcW w:w="1847" w:type="dxa"/>
            <w:shd w:val="clear" w:color="auto" w:fill="A6A6A6" w:themeFill="background1" w:themeFillShade="A6"/>
          </w:tcPr>
          <w:p w:rsidR="004564AD" w:rsidRDefault="004564AD" w:rsidP="004564AD">
            <w:pPr>
              <w:ind w:firstLine="210"/>
              <w:jc w:val="center"/>
              <w:rPr>
                <w:rFonts w:ascii="宋体" w:hAnsi="宋体"/>
                <w:bCs/>
                <w:szCs w:val="21"/>
              </w:rPr>
            </w:pPr>
          </w:p>
        </w:tc>
      </w:tr>
      <w:tr w:rsidR="004564AD" w:rsidRPr="00F64465" w:rsidTr="004564AD">
        <w:tc>
          <w:tcPr>
            <w:tcW w:w="1838"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4564AD" w:rsidRPr="00F64465" w:rsidRDefault="004564AD" w:rsidP="004564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4564AD" w:rsidRPr="00F64465" w:rsidRDefault="004564AD" w:rsidP="004564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Pr>
                <w:rFonts w:ascii="Consolas" w:hAnsi="Consolas" w:cs="Consolas" w:hint="eastAsia"/>
                <w:bCs/>
                <w:szCs w:val="21"/>
              </w:rPr>
              <w:t>001</w:t>
            </w:r>
            <w:r>
              <w:rPr>
                <w:rFonts w:ascii="Consolas" w:hAnsi="Consolas" w:cs="Consolas" w:hint="eastAsia"/>
                <w:bCs/>
                <w:szCs w:val="21"/>
              </w:rPr>
              <w:t>为捐赠者已经确定捐赠，不能取消，</w:t>
            </w:r>
            <w:r>
              <w:rPr>
                <w:rFonts w:ascii="Consolas" w:hAnsi="Consolas" w:cs="Consolas" w:hint="eastAsia"/>
                <w:bCs/>
                <w:szCs w:val="21"/>
              </w:rPr>
              <w:t xml:space="preserve"> </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p>
        </w:tc>
      </w:tr>
      <w:tr w:rsidR="004564AD" w:rsidRPr="00F64465" w:rsidTr="004564AD">
        <w:tc>
          <w:tcPr>
            <w:tcW w:w="1838"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4564AD" w:rsidRPr="00F64465" w:rsidRDefault="004564AD" w:rsidP="004564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4564AD" w:rsidRPr="00F64465" w:rsidRDefault="004564AD" w:rsidP="004564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p>
        </w:tc>
      </w:tr>
      <w:tr w:rsidR="004564AD" w:rsidTr="004564AD">
        <w:tc>
          <w:tcPr>
            <w:tcW w:w="1838" w:type="dxa"/>
            <w:shd w:val="clear" w:color="auto" w:fill="A6A6A6" w:themeFill="background1" w:themeFillShade="A6"/>
            <w:vAlign w:val="center"/>
          </w:tcPr>
          <w:p w:rsidR="004564AD" w:rsidRDefault="004564AD" w:rsidP="004564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4564AD" w:rsidRPr="00ED4762" w:rsidRDefault="004564AD" w:rsidP="004564AD">
            <w:pPr>
              <w:jc w:val="left"/>
              <w:rPr>
                <w:rFonts w:ascii="Consolas" w:hAnsi="Consolas" w:cs="Consolas"/>
                <w:bCs/>
                <w:color w:val="5B9BD5" w:themeColor="accent1"/>
                <w:szCs w:val="21"/>
              </w:rPr>
            </w:pPr>
            <w:r w:rsidRPr="009A7093">
              <w:rPr>
                <w:rFonts w:ascii="Consolas" w:hAnsi="Consolas" w:cs="Consolas" w:hint="eastAsia"/>
                <w:bCs/>
                <w:color w:val="5B9BD5" w:themeColor="accent1"/>
                <w:sz w:val="24"/>
                <w:szCs w:val="24"/>
              </w:rPr>
              <w:t>{</w:t>
            </w:r>
            <w:r w:rsidRPr="009A7093">
              <w:rPr>
                <w:rFonts w:ascii="Consolas" w:eastAsia="Consolas" w:hAnsi="Consolas" w:hint="eastAsia"/>
                <w:color w:val="5B9BD5" w:themeColor="accent1"/>
                <w:sz w:val="24"/>
                <w:highlight w:val="white"/>
              </w:rPr>
              <w:t>"</w:t>
            </w:r>
            <w:r w:rsidRPr="009A7093">
              <w:rPr>
                <w:rFonts w:ascii="Consolas" w:hAnsi="Consolas" w:cs="Consolas" w:hint="eastAsia"/>
                <w:color w:val="5B9BD5" w:themeColor="accent1"/>
                <w:szCs w:val="21"/>
              </w:rPr>
              <w:t>rspCode</w:t>
            </w:r>
            <w:r w:rsidRPr="009A7093">
              <w:rPr>
                <w:rFonts w:ascii="Consolas" w:eastAsia="Consolas" w:hAnsi="Consolas" w:hint="eastAsia"/>
                <w:color w:val="5B9BD5" w:themeColor="accent1"/>
                <w:sz w:val="24"/>
                <w:highlight w:val="white"/>
              </w:rPr>
              <w:t>"</w:t>
            </w:r>
            <w:r w:rsidRPr="009A7093">
              <w:rPr>
                <w:rFonts w:ascii="Consolas" w:hAnsi="Consolas" w:hint="eastAsia"/>
                <w:color w:val="5B9BD5" w:themeColor="accent1"/>
                <w:sz w:val="24"/>
                <w:highlight w:val="white"/>
              </w:rPr>
              <w:t>:</w:t>
            </w:r>
            <w:r w:rsidRPr="009A7093">
              <w:rPr>
                <w:rFonts w:ascii="Consolas" w:eastAsia="Consolas" w:hAnsi="Consolas" w:hint="eastAsia"/>
                <w:color w:val="5B9BD5" w:themeColor="accent1"/>
                <w:sz w:val="24"/>
                <w:highlight w:val="white"/>
              </w:rPr>
              <w:t>"</w:t>
            </w:r>
            <w:r w:rsidRPr="009A7093">
              <w:rPr>
                <w:rFonts w:hint="eastAsia"/>
                <w:bCs/>
                <w:color w:val="5B9BD5" w:themeColor="accent1"/>
                <w:szCs w:val="21"/>
              </w:rPr>
              <w:t>0</w:t>
            </w:r>
            <w:r w:rsidRPr="009A7093">
              <w:rPr>
                <w:bCs/>
                <w:color w:val="5B9BD5" w:themeColor="accent1"/>
                <w:szCs w:val="21"/>
              </w:rPr>
              <w:t>00</w:t>
            </w:r>
            <w:r w:rsidRPr="009A7093">
              <w:rPr>
                <w:rFonts w:ascii="Consolas" w:eastAsia="Consolas" w:hAnsi="Consolas" w:hint="eastAsia"/>
                <w:color w:val="5B9BD5" w:themeColor="accent1"/>
                <w:sz w:val="24"/>
                <w:highlight w:val="white"/>
              </w:rPr>
              <w:t>"</w:t>
            </w:r>
            <w:r w:rsidRPr="009A7093">
              <w:rPr>
                <w:rFonts w:ascii="Consolas" w:hAnsi="Consolas" w:hint="eastAsia"/>
                <w:color w:val="5B9BD5" w:themeColor="accent1"/>
                <w:sz w:val="24"/>
              </w:rPr>
              <w:t>,</w:t>
            </w:r>
            <w:r w:rsidRPr="009A7093">
              <w:rPr>
                <w:rFonts w:ascii="Consolas" w:eastAsia="Consolas" w:hAnsi="Consolas" w:hint="eastAsia"/>
                <w:color w:val="5B9BD5" w:themeColor="accent1"/>
                <w:sz w:val="24"/>
                <w:highlight w:val="white"/>
              </w:rPr>
              <w:t>"</w:t>
            </w:r>
            <w:r w:rsidRPr="009A7093">
              <w:rPr>
                <w:rFonts w:ascii="Consolas" w:hAnsi="Consolas" w:cs="Consolas" w:hint="eastAsia"/>
                <w:color w:val="5B9BD5" w:themeColor="accent1"/>
                <w:szCs w:val="21"/>
              </w:rPr>
              <w:t>rspDesc</w:t>
            </w:r>
            <w:r w:rsidRPr="009A7093">
              <w:rPr>
                <w:rFonts w:ascii="Consolas" w:eastAsia="Consolas" w:hAnsi="Consolas" w:hint="eastAsia"/>
                <w:color w:val="5B9BD5" w:themeColor="accent1"/>
                <w:sz w:val="24"/>
                <w:highlight w:val="white"/>
              </w:rPr>
              <w:t>"</w:t>
            </w:r>
            <w:r w:rsidRPr="009A7093">
              <w:rPr>
                <w:rFonts w:ascii="Consolas" w:hAnsi="Consolas" w:hint="eastAsia"/>
                <w:color w:val="5B9BD5" w:themeColor="accent1"/>
                <w:sz w:val="24"/>
              </w:rPr>
              <w:t>:</w:t>
            </w:r>
            <w:r w:rsidRPr="009A7093">
              <w:rPr>
                <w:rFonts w:ascii="Consolas" w:eastAsia="Consolas" w:hAnsi="Consolas" w:hint="eastAsia"/>
                <w:color w:val="5B9BD5" w:themeColor="accent1"/>
                <w:sz w:val="24"/>
                <w:highlight w:val="white"/>
              </w:rPr>
              <w:t>"</w:t>
            </w:r>
            <w:r>
              <w:rPr>
                <w:rFonts w:hint="eastAsia"/>
                <w:bCs/>
                <w:color w:val="5B9BD5" w:themeColor="accent1"/>
                <w:szCs w:val="21"/>
              </w:rPr>
              <w:t>取消成功</w:t>
            </w:r>
            <w:r w:rsidRPr="009A7093">
              <w:rPr>
                <w:rFonts w:ascii="Consolas" w:eastAsia="Consolas" w:hAnsi="Consolas" w:hint="eastAsia"/>
                <w:color w:val="5B9BD5" w:themeColor="accent1"/>
                <w:sz w:val="24"/>
                <w:highlight w:val="white"/>
              </w:rPr>
              <w:t>"</w:t>
            </w:r>
            <w:r w:rsidRPr="009A7093">
              <w:rPr>
                <w:rFonts w:ascii="Consolas" w:eastAsia="Consolas" w:hAnsi="Consolas"/>
                <w:color w:val="5B9BD5" w:themeColor="accent1"/>
                <w:sz w:val="21"/>
                <w:szCs w:val="21"/>
              </w:rPr>
              <w:t>}</w:t>
            </w:r>
          </w:p>
        </w:tc>
      </w:tr>
    </w:tbl>
    <w:p w:rsidR="004564AD" w:rsidRDefault="004564AD" w:rsidP="004564AD"/>
    <w:p w:rsidR="004564AD" w:rsidRPr="003A57BE" w:rsidRDefault="00555A56" w:rsidP="00555A56">
      <w:pPr>
        <w:pStyle w:val="4"/>
      </w:pPr>
      <w:r>
        <w:rPr>
          <w:rFonts w:hint="eastAsia"/>
        </w:rPr>
        <w:t>2.1.4</w:t>
      </w:r>
      <w:r w:rsidR="004564AD">
        <w:rPr>
          <w:rFonts w:hint="eastAsia"/>
        </w:rPr>
        <w:t>填写感谢回馈</w:t>
      </w:r>
    </w:p>
    <w:tbl>
      <w:tblPr>
        <w:tblStyle w:val="a7"/>
        <w:tblW w:w="9067" w:type="dxa"/>
        <w:tblLayout w:type="fixed"/>
        <w:tblLook w:val="04A0" w:firstRow="1" w:lastRow="0" w:firstColumn="1" w:lastColumn="0" w:noHBand="0" w:noVBand="1"/>
      </w:tblPr>
      <w:tblGrid>
        <w:gridCol w:w="1838"/>
        <w:gridCol w:w="2655"/>
        <w:gridCol w:w="2727"/>
        <w:gridCol w:w="1847"/>
      </w:tblGrid>
      <w:tr w:rsidR="004564AD" w:rsidTr="004564AD">
        <w:tc>
          <w:tcPr>
            <w:tcW w:w="1838" w:type="dxa"/>
            <w:vAlign w:val="center"/>
          </w:tcPr>
          <w:p w:rsidR="004564AD" w:rsidRDefault="004564AD" w:rsidP="004564AD">
            <w:pPr>
              <w:jc w:val="center"/>
              <w:rPr>
                <w:bCs/>
                <w:szCs w:val="21"/>
              </w:rPr>
            </w:pPr>
            <w:r>
              <w:rPr>
                <w:bCs/>
                <w:szCs w:val="21"/>
              </w:rPr>
              <w:t>接口标识：</w:t>
            </w:r>
          </w:p>
        </w:tc>
        <w:tc>
          <w:tcPr>
            <w:tcW w:w="2655" w:type="dxa"/>
            <w:vAlign w:val="center"/>
          </w:tcPr>
          <w:p w:rsidR="004564AD" w:rsidRDefault="004564AD" w:rsidP="004564AD">
            <w:pPr>
              <w:jc w:val="center"/>
              <w:rPr>
                <w:bCs/>
                <w:szCs w:val="21"/>
              </w:rPr>
            </w:pPr>
            <w:r w:rsidRPr="002B55FE">
              <w:rPr>
                <w:bCs/>
                <w:szCs w:val="21"/>
              </w:rPr>
              <w:t>addThanksRecord</w:t>
            </w:r>
          </w:p>
        </w:tc>
        <w:tc>
          <w:tcPr>
            <w:tcW w:w="4574" w:type="dxa"/>
            <w:gridSpan w:val="2"/>
          </w:tcPr>
          <w:p w:rsidR="004564AD" w:rsidRDefault="004564AD" w:rsidP="004564AD">
            <w:pPr>
              <w:jc w:val="left"/>
            </w:pP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bCs/>
                <w:szCs w:val="21"/>
              </w:rPr>
              <w:t>参数</w:t>
            </w:r>
            <w:r>
              <w:rPr>
                <w:rFonts w:hint="eastAsia"/>
                <w:bCs/>
                <w:szCs w:val="21"/>
              </w:rPr>
              <w:t>marked</w:t>
            </w:r>
            <w:r>
              <w:rPr>
                <w:rFonts w:hint="eastAsia"/>
                <w:bCs/>
                <w:szCs w:val="21"/>
              </w:rPr>
              <w:t>：</w:t>
            </w:r>
          </w:p>
        </w:tc>
        <w:tc>
          <w:tcPr>
            <w:tcW w:w="2655" w:type="dxa"/>
            <w:vAlign w:val="center"/>
          </w:tcPr>
          <w:p w:rsidR="004564AD" w:rsidRDefault="004564AD" w:rsidP="004564AD">
            <w:pPr>
              <w:jc w:val="center"/>
              <w:rPr>
                <w:bCs/>
                <w:szCs w:val="21"/>
              </w:rPr>
            </w:pPr>
            <w:r w:rsidRPr="002B55FE">
              <w:rPr>
                <w:bCs/>
                <w:szCs w:val="21"/>
              </w:rPr>
              <w:t>addThanksRecord</w:t>
            </w:r>
          </w:p>
        </w:tc>
        <w:tc>
          <w:tcPr>
            <w:tcW w:w="2727" w:type="dxa"/>
          </w:tcPr>
          <w:p w:rsidR="004564AD" w:rsidRDefault="004564AD" w:rsidP="004564AD">
            <w:pPr>
              <w:jc w:val="center"/>
              <w:rPr>
                <w:bCs/>
                <w:szCs w:val="21"/>
              </w:rPr>
            </w:pPr>
          </w:p>
        </w:tc>
        <w:tc>
          <w:tcPr>
            <w:tcW w:w="1847" w:type="dxa"/>
          </w:tcPr>
          <w:p w:rsidR="004564AD" w:rsidRDefault="004564AD" w:rsidP="004564AD">
            <w:pPr>
              <w:jc w:val="center"/>
              <w:rPr>
                <w:bCs/>
                <w:szCs w:val="21"/>
              </w:rPr>
            </w:pP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bCs/>
                <w:szCs w:val="21"/>
              </w:rPr>
              <w:t>字段名</w:t>
            </w:r>
          </w:p>
        </w:tc>
        <w:tc>
          <w:tcPr>
            <w:tcW w:w="2655" w:type="dxa"/>
            <w:shd w:val="clear" w:color="auto" w:fill="A6A6A6" w:themeFill="background1" w:themeFillShade="A6"/>
            <w:vAlign w:val="center"/>
          </w:tcPr>
          <w:p w:rsidR="004564AD" w:rsidRDefault="004564AD" w:rsidP="004564AD">
            <w:pPr>
              <w:jc w:val="center"/>
              <w:rPr>
                <w:bCs/>
                <w:szCs w:val="21"/>
              </w:rPr>
            </w:pPr>
            <w:r>
              <w:rPr>
                <w:bCs/>
                <w:szCs w:val="21"/>
              </w:rPr>
              <w:t>说明</w:t>
            </w:r>
          </w:p>
        </w:tc>
        <w:tc>
          <w:tcPr>
            <w:tcW w:w="2727" w:type="dxa"/>
            <w:shd w:val="clear" w:color="auto" w:fill="A6A6A6" w:themeFill="background1" w:themeFillShade="A6"/>
          </w:tcPr>
          <w:p w:rsidR="004564AD" w:rsidRDefault="004564AD" w:rsidP="004564AD">
            <w:pPr>
              <w:jc w:val="center"/>
              <w:rPr>
                <w:bCs/>
                <w:szCs w:val="21"/>
              </w:rPr>
            </w:pPr>
            <w:r>
              <w:rPr>
                <w:bCs/>
                <w:szCs w:val="21"/>
              </w:rPr>
              <w:t>备注</w:t>
            </w:r>
          </w:p>
        </w:tc>
        <w:tc>
          <w:tcPr>
            <w:tcW w:w="1847" w:type="dxa"/>
            <w:shd w:val="clear" w:color="auto" w:fill="A6A6A6" w:themeFill="background1" w:themeFillShade="A6"/>
          </w:tcPr>
          <w:p w:rsidR="004564AD" w:rsidRDefault="004564AD" w:rsidP="004564AD">
            <w:pPr>
              <w:jc w:val="center"/>
              <w:rPr>
                <w:bCs/>
                <w:szCs w:val="21"/>
              </w:rPr>
            </w:pPr>
            <w:r>
              <w:rPr>
                <w:rFonts w:hint="eastAsia"/>
                <w:bCs/>
                <w:szCs w:val="21"/>
              </w:rPr>
              <w:t>是否必填项</w:t>
            </w:r>
          </w:p>
        </w:tc>
      </w:tr>
      <w:tr w:rsidR="004564AD" w:rsidTr="004564AD">
        <w:trPr>
          <w:trHeight w:val="413"/>
        </w:trPr>
        <w:tc>
          <w:tcPr>
            <w:tcW w:w="1838" w:type="dxa"/>
            <w:shd w:val="clear" w:color="auto" w:fill="auto"/>
            <w:vAlign w:val="center"/>
          </w:tcPr>
          <w:p w:rsidR="004564AD" w:rsidRDefault="004564AD" w:rsidP="004564AD">
            <w:pPr>
              <w:jc w:val="center"/>
            </w:pPr>
            <w:r>
              <w:rPr>
                <w:rFonts w:hint="eastAsia"/>
              </w:rPr>
              <w:t>loveno</w:t>
            </w:r>
          </w:p>
        </w:tc>
        <w:tc>
          <w:tcPr>
            <w:tcW w:w="2655" w:type="dxa"/>
            <w:shd w:val="clear" w:color="auto" w:fill="auto"/>
            <w:vAlign w:val="center"/>
          </w:tcPr>
          <w:p w:rsidR="004564AD" w:rsidRDefault="004564AD" w:rsidP="004564AD">
            <w:pPr>
              <w:jc w:val="center"/>
              <w:rPr>
                <w:bCs/>
                <w:szCs w:val="21"/>
              </w:rPr>
            </w:pPr>
            <w:r>
              <w:rPr>
                <w:rFonts w:hint="eastAsia"/>
                <w:bCs/>
                <w:szCs w:val="21"/>
              </w:rPr>
              <w:t>爱心单号</w:t>
            </w:r>
          </w:p>
        </w:tc>
        <w:tc>
          <w:tcPr>
            <w:tcW w:w="2727" w:type="dxa"/>
            <w:shd w:val="clear" w:color="auto" w:fill="auto"/>
          </w:tcPr>
          <w:p w:rsidR="004564AD" w:rsidRDefault="004564AD" w:rsidP="004564AD">
            <w:pPr>
              <w:jc w:val="center"/>
              <w:rPr>
                <w:rFonts w:ascii="Consolas" w:hAnsi="Consolas" w:cs="Consolas"/>
                <w:szCs w:val="21"/>
              </w:rPr>
            </w:pPr>
          </w:p>
        </w:tc>
        <w:tc>
          <w:tcPr>
            <w:tcW w:w="1847" w:type="dxa"/>
            <w:shd w:val="clear" w:color="auto" w:fill="auto"/>
          </w:tcPr>
          <w:p w:rsidR="004564AD" w:rsidRDefault="004564AD" w:rsidP="004564AD">
            <w:pPr>
              <w:jc w:val="center"/>
              <w:rPr>
                <w:bCs/>
                <w:szCs w:val="21"/>
              </w:rPr>
            </w:pPr>
            <w:r>
              <w:rPr>
                <w:rFonts w:hint="eastAsia"/>
                <w:bCs/>
                <w:szCs w:val="21"/>
              </w:rPr>
              <w:t>是</w:t>
            </w:r>
          </w:p>
        </w:tc>
      </w:tr>
      <w:tr w:rsidR="004564AD" w:rsidTr="004564AD">
        <w:trPr>
          <w:trHeight w:val="413"/>
        </w:trPr>
        <w:tc>
          <w:tcPr>
            <w:tcW w:w="1838" w:type="dxa"/>
            <w:shd w:val="clear" w:color="auto" w:fill="auto"/>
            <w:vAlign w:val="center"/>
          </w:tcPr>
          <w:p w:rsidR="004564AD" w:rsidRDefault="004564AD" w:rsidP="004564AD">
            <w:pPr>
              <w:jc w:val="center"/>
            </w:pPr>
            <w:r w:rsidRPr="002B55FE">
              <w:rPr>
                <w:bCs/>
                <w:szCs w:val="21"/>
              </w:rPr>
              <w:t>recipientid</w:t>
            </w:r>
          </w:p>
        </w:tc>
        <w:tc>
          <w:tcPr>
            <w:tcW w:w="2655" w:type="dxa"/>
            <w:shd w:val="clear" w:color="auto" w:fill="auto"/>
            <w:vAlign w:val="center"/>
          </w:tcPr>
          <w:p w:rsidR="004564AD" w:rsidRDefault="004564AD" w:rsidP="004564AD">
            <w:pPr>
              <w:jc w:val="center"/>
              <w:rPr>
                <w:bCs/>
                <w:szCs w:val="21"/>
              </w:rPr>
            </w:pPr>
            <w:r>
              <w:rPr>
                <w:rFonts w:hint="eastAsia"/>
                <w:bCs/>
                <w:szCs w:val="21"/>
              </w:rPr>
              <w:t>受捐用户</w:t>
            </w:r>
            <w:r>
              <w:rPr>
                <w:rFonts w:hint="eastAsia"/>
                <w:bCs/>
                <w:szCs w:val="21"/>
              </w:rPr>
              <w:t>id</w:t>
            </w:r>
          </w:p>
        </w:tc>
        <w:tc>
          <w:tcPr>
            <w:tcW w:w="2727" w:type="dxa"/>
            <w:shd w:val="clear" w:color="auto" w:fill="auto"/>
          </w:tcPr>
          <w:p w:rsidR="004564AD" w:rsidRDefault="004564AD" w:rsidP="004564AD">
            <w:pPr>
              <w:jc w:val="center"/>
              <w:rPr>
                <w:rFonts w:ascii="Consolas" w:hAnsi="Consolas" w:cs="Consolas"/>
                <w:szCs w:val="21"/>
              </w:rPr>
            </w:pPr>
          </w:p>
        </w:tc>
        <w:tc>
          <w:tcPr>
            <w:tcW w:w="1847" w:type="dxa"/>
            <w:shd w:val="clear" w:color="auto" w:fill="auto"/>
          </w:tcPr>
          <w:p w:rsidR="004564AD" w:rsidRDefault="004564AD" w:rsidP="004564AD">
            <w:pPr>
              <w:jc w:val="center"/>
              <w:rPr>
                <w:bCs/>
                <w:szCs w:val="21"/>
              </w:rPr>
            </w:pPr>
            <w:r>
              <w:rPr>
                <w:rFonts w:hint="eastAsia"/>
                <w:bCs/>
                <w:szCs w:val="21"/>
              </w:rPr>
              <w:t>是</w:t>
            </w:r>
          </w:p>
        </w:tc>
      </w:tr>
      <w:tr w:rsidR="004564AD" w:rsidTr="004564AD">
        <w:trPr>
          <w:trHeight w:val="413"/>
        </w:trPr>
        <w:tc>
          <w:tcPr>
            <w:tcW w:w="1838" w:type="dxa"/>
            <w:shd w:val="clear" w:color="auto" w:fill="auto"/>
            <w:vAlign w:val="center"/>
          </w:tcPr>
          <w:p w:rsidR="004564AD" w:rsidRPr="001112AF" w:rsidRDefault="004564AD" w:rsidP="004564AD">
            <w:pPr>
              <w:jc w:val="center"/>
            </w:pPr>
            <w:r w:rsidRPr="002B55FE">
              <w:rPr>
                <w:bCs/>
                <w:szCs w:val="21"/>
              </w:rPr>
              <w:t>thanksContent</w:t>
            </w:r>
          </w:p>
        </w:tc>
        <w:tc>
          <w:tcPr>
            <w:tcW w:w="2655" w:type="dxa"/>
            <w:shd w:val="clear" w:color="auto" w:fill="auto"/>
            <w:vAlign w:val="center"/>
          </w:tcPr>
          <w:p w:rsidR="004564AD" w:rsidRPr="001112AF" w:rsidRDefault="004564AD" w:rsidP="004564AD">
            <w:pPr>
              <w:jc w:val="center"/>
              <w:rPr>
                <w:bCs/>
                <w:szCs w:val="21"/>
              </w:rPr>
            </w:pPr>
            <w:r>
              <w:rPr>
                <w:rFonts w:hint="eastAsia"/>
                <w:bCs/>
                <w:szCs w:val="21"/>
              </w:rPr>
              <w:t>感谢留言</w:t>
            </w:r>
          </w:p>
        </w:tc>
        <w:tc>
          <w:tcPr>
            <w:tcW w:w="2727" w:type="dxa"/>
            <w:shd w:val="clear" w:color="auto" w:fill="auto"/>
          </w:tcPr>
          <w:p w:rsidR="004564AD" w:rsidRDefault="004564AD" w:rsidP="004564AD">
            <w:pPr>
              <w:jc w:val="center"/>
              <w:rPr>
                <w:bCs/>
                <w:szCs w:val="21"/>
              </w:rPr>
            </w:pPr>
          </w:p>
        </w:tc>
        <w:tc>
          <w:tcPr>
            <w:tcW w:w="1847" w:type="dxa"/>
            <w:shd w:val="clear" w:color="auto" w:fill="auto"/>
          </w:tcPr>
          <w:p w:rsidR="004564AD" w:rsidRDefault="004564AD" w:rsidP="004564AD">
            <w:pPr>
              <w:jc w:val="center"/>
              <w:rPr>
                <w:bCs/>
                <w:szCs w:val="21"/>
              </w:rPr>
            </w:pPr>
            <w:r>
              <w:rPr>
                <w:rFonts w:hint="eastAsia"/>
                <w:bCs/>
                <w:szCs w:val="21"/>
              </w:rPr>
              <w:t>是</w:t>
            </w:r>
          </w:p>
        </w:tc>
      </w:tr>
      <w:tr w:rsidR="004564AD" w:rsidTr="004564AD">
        <w:trPr>
          <w:trHeight w:val="405"/>
        </w:trPr>
        <w:tc>
          <w:tcPr>
            <w:tcW w:w="1838" w:type="dxa"/>
            <w:vAlign w:val="center"/>
          </w:tcPr>
          <w:p w:rsidR="004564AD" w:rsidRPr="001112AF" w:rsidRDefault="004564AD" w:rsidP="004564AD">
            <w:pPr>
              <w:jc w:val="center"/>
            </w:pPr>
            <w:r w:rsidRPr="002B55FE">
              <w:rPr>
                <w:bCs/>
                <w:szCs w:val="21"/>
              </w:rPr>
              <w:t>picUrl</w:t>
            </w:r>
          </w:p>
        </w:tc>
        <w:tc>
          <w:tcPr>
            <w:tcW w:w="2655" w:type="dxa"/>
            <w:vAlign w:val="center"/>
          </w:tcPr>
          <w:p w:rsidR="004564AD" w:rsidRPr="001112AF" w:rsidRDefault="004564AD" w:rsidP="004564AD">
            <w:pPr>
              <w:jc w:val="center"/>
              <w:rPr>
                <w:bCs/>
                <w:szCs w:val="21"/>
              </w:rPr>
            </w:pPr>
            <w:r>
              <w:rPr>
                <w:rFonts w:hint="eastAsia"/>
                <w:bCs/>
                <w:szCs w:val="21"/>
              </w:rPr>
              <w:t>图片路径</w:t>
            </w:r>
          </w:p>
        </w:tc>
        <w:tc>
          <w:tcPr>
            <w:tcW w:w="2727" w:type="dxa"/>
            <w:vAlign w:val="center"/>
          </w:tcPr>
          <w:p w:rsidR="004564AD" w:rsidRPr="00FE77C3" w:rsidRDefault="004564AD" w:rsidP="004564AD">
            <w:pPr>
              <w:jc w:val="left"/>
              <w:rPr>
                <w:rFonts w:ascii="微软雅黑" w:eastAsia="微软雅黑" w:hAnsi="微软雅黑"/>
                <w:color w:val="333333"/>
              </w:rPr>
            </w:pPr>
          </w:p>
        </w:tc>
        <w:tc>
          <w:tcPr>
            <w:tcW w:w="1847" w:type="dxa"/>
            <w:vAlign w:val="center"/>
          </w:tcPr>
          <w:p w:rsidR="004564AD" w:rsidRDefault="004564AD" w:rsidP="004564AD">
            <w:pPr>
              <w:jc w:val="center"/>
              <w:rPr>
                <w:bCs/>
                <w:szCs w:val="21"/>
              </w:rPr>
            </w:pPr>
            <w:r>
              <w:rPr>
                <w:rFonts w:hint="eastAsia"/>
                <w:bCs/>
                <w:szCs w:val="21"/>
              </w:rPr>
              <w:t>是</w:t>
            </w:r>
          </w:p>
        </w:tc>
      </w:tr>
      <w:tr w:rsidR="004564AD" w:rsidTr="004564AD">
        <w:trPr>
          <w:trHeight w:val="405"/>
        </w:trPr>
        <w:tc>
          <w:tcPr>
            <w:tcW w:w="1838" w:type="dxa"/>
            <w:vAlign w:val="center"/>
          </w:tcPr>
          <w:p w:rsidR="004564AD" w:rsidRPr="001112AF" w:rsidRDefault="004564AD" w:rsidP="004564AD">
            <w:pPr>
              <w:jc w:val="center"/>
            </w:pPr>
            <w:r w:rsidRPr="002B55FE">
              <w:rPr>
                <w:bCs/>
                <w:szCs w:val="21"/>
              </w:rPr>
              <w:t>type</w:t>
            </w:r>
          </w:p>
        </w:tc>
        <w:tc>
          <w:tcPr>
            <w:tcW w:w="2655" w:type="dxa"/>
            <w:vAlign w:val="center"/>
          </w:tcPr>
          <w:p w:rsidR="004564AD" w:rsidRDefault="004564AD" w:rsidP="004564AD">
            <w:pPr>
              <w:jc w:val="center"/>
              <w:rPr>
                <w:bCs/>
                <w:szCs w:val="21"/>
              </w:rPr>
            </w:pPr>
            <w:r>
              <w:rPr>
                <w:rFonts w:hint="eastAsia"/>
                <w:bCs/>
                <w:szCs w:val="21"/>
              </w:rPr>
              <w:t>类型</w:t>
            </w:r>
          </w:p>
        </w:tc>
        <w:tc>
          <w:tcPr>
            <w:tcW w:w="2727" w:type="dxa"/>
            <w:vAlign w:val="center"/>
          </w:tcPr>
          <w:p w:rsidR="004564AD" w:rsidRPr="00FE77C3" w:rsidRDefault="004564AD" w:rsidP="004564AD">
            <w:pPr>
              <w:jc w:val="left"/>
              <w:rPr>
                <w:rFonts w:ascii="微软雅黑" w:eastAsia="微软雅黑" w:hAnsi="微软雅黑"/>
                <w:color w:val="333333"/>
              </w:rPr>
            </w:pPr>
            <w:r>
              <w:rPr>
                <w:rFonts w:ascii="微软雅黑" w:eastAsia="微软雅黑" w:hAnsi="微软雅黑" w:hint="eastAsia"/>
                <w:color w:val="333333"/>
              </w:rPr>
              <w:t>1钱 2物(盲捐) 3物（明捐）4钱（第一书记代发）5物（第一书记代发）</w:t>
            </w:r>
          </w:p>
        </w:tc>
        <w:tc>
          <w:tcPr>
            <w:tcW w:w="1847" w:type="dxa"/>
            <w:vAlign w:val="center"/>
          </w:tcPr>
          <w:p w:rsidR="004564AD" w:rsidRDefault="004564AD" w:rsidP="004564AD">
            <w:pPr>
              <w:jc w:val="center"/>
              <w:rPr>
                <w:bCs/>
                <w:szCs w:val="21"/>
              </w:rPr>
            </w:pPr>
            <w:r>
              <w:rPr>
                <w:rFonts w:hint="eastAsia"/>
                <w:bCs/>
                <w:szCs w:val="21"/>
              </w:rPr>
              <w:t>是</w:t>
            </w: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rFonts w:hint="eastAsia"/>
              </w:rPr>
              <w:t>参数</w:t>
            </w:r>
            <w:r>
              <w:t>jsonStr</w:t>
            </w:r>
            <w:r>
              <w:rPr>
                <w:rFonts w:hint="eastAsia"/>
              </w:rPr>
              <w:t>：</w:t>
            </w:r>
          </w:p>
        </w:tc>
        <w:tc>
          <w:tcPr>
            <w:tcW w:w="7229" w:type="dxa"/>
            <w:gridSpan w:val="3"/>
            <w:vAlign w:val="center"/>
          </w:tcPr>
          <w:p w:rsidR="004564AD" w:rsidRPr="002B55FE" w:rsidRDefault="004564AD" w:rsidP="004564AD">
            <w:pPr>
              <w:jc w:val="center"/>
              <w:rPr>
                <w:bCs/>
                <w:szCs w:val="21"/>
              </w:rPr>
            </w:pPr>
            <w:r w:rsidRPr="002B55FE">
              <w:rPr>
                <w:bCs/>
                <w:szCs w:val="21"/>
              </w:rPr>
              <w:t>{"loveNo":"20170316194317","recipientid":"661980","thanksContent":"qweqeqqqqq","picUrl":"","type":"2"}</w:t>
            </w:r>
          </w:p>
        </w:tc>
      </w:tr>
      <w:tr w:rsidR="004564AD" w:rsidTr="004564AD">
        <w:tc>
          <w:tcPr>
            <w:tcW w:w="1838" w:type="dxa"/>
            <w:shd w:val="clear" w:color="auto" w:fill="A6A6A6" w:themeFill="background1" w:themeFillShade="A6"/>
            <w:vAlign w:val="center"/>
          </w:tcPr>
          <w:p w:rsidR="004564AD" w:rsidRDefault="004564AD" w:rsidP="004564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3"/>
            <w:shd w:val="clear" w:color="auto" w:fill="FFFFFF" w:themeFill="background1"/>
            <w:vAlign w:val="center"/>
          </w:tcPr>
          <w:p w:rsidR="004564AD" w:rsidRPr="00ED4762" w:rsidRDefault="004564AD" w:rsidP="004564AD">
            <w:pPr>
              <w:jc w:val="left"/>
              <w:rPr>
                <w:rFonts w:ascii="Consolas" w:hAnsi="Consolas" w:cs="Consolas"/>
                <w:bCs/>
                <w:color w:val="5B9BD5" w:themeColor="accent1"/>
                <w:szCs w:val="21"/>
              </w:rPr>
            </w:pPr>
            <w:r w:rsidRPr="002A047A">
              <w:rPr>
                <w:bCs/>
                <w:szCs w:val="21"/>
              </w:rPr>
              <w:t>{"rspCode":"000","rspDesc":"</w:t>
            </w:r>
            <w:r w:rsidRPr="002A047A">
              <w:rPr>
                <w:bCs/>
                <w:szCs w:val="21"/>
              </w:rPr>
              <w:t>填写成功</w:t>
            </w:r>
            <w:r w:rsidRPr="002A047A">
              <w:rPr>
                <w:bCs/>
                <w:szCs w:val="21"/>
              </w:rPr>
              <w:t>"}</w:t>
            </w:r>
          </w:p>
        </w:tc>
      </w:tr>
    </w:tbl>
    <w:p w:rsidR="004564AD" w:rsidRDefault="004564AD" w:rsidP="004564AD"/>
    <w:p w:rsidR="004564AD" w:rsidRDefault="00555A56" w:rsidP="004564AD">
      <w:pPr>
        <w:pStyle w:val="4"/>
      </w:pPr>
      <w:r>
        <w:rPr>
          <w:rFonts w:hint="eastAsia"/>
        </w:rPr>
        <w:t>2.1.5</w:t>
      </w:r>
      <w:r w:rsidR="004564AD">
        <w:rPr>
          <w:rFonts w:hint="eastAsia"/>
        </w:rPr>
        <w:t>是否收藏</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4564AD" w:rsidTr="004564AD">
        <w:tc>
          <w:tcPr>
            <w:tcW w:w="1838" w:type="dxa"/>
            <w:vAlign w:val="center"/>
          </w:tcPr>
          <w:p w:rsidR="004564AD" w:rsidRDefault="004564AD" w:rsidP="004564AD">
            <w:pPr>
              <w:jc w:val="center"/>
              <w:rPr>
                <w:bCs/>
                <w:szCs w:val="21"/>
              </w:rPr>
            </w:pPr>
            <w:r>
              <w:rPr>
                <w:bCs/>
                <w:szCs w:val="21"/>
              </w:rPr>
              <w:t>接口标识：</w:t>
            </w:r>
          </w:p>
        </w:tc>
        <w:tc>
          <w:tcPr>
            <w:tcW w:w="2655" w:type="dxa"/>
            <w:gridSpan w:val="2"/>
            <w:vAlign w:val="center"/>
          </w:tcPr>
          <w:p w:rsidR="004564AD" w:rsidRDefault="004564AD" w:rsidP="004564AD">
            <w:pPr>
              <w:jc w:val="center"/>
              <w:rPr>
                <w:bCs/>
                <w:szCs w:val="21"/>
              </w:rPr>
            </w:pPr>
            <w:r w:rsidRPr="00D80146">
              <w:rPr>
                <w:bCs/>
                <w:szCs w:val="21"/>
              </w:rPr>
              <w:t>reserve</w:t>
            </w:r>
            <w:r>
              <w:rPr>
                <w:bCs/>
                <w:szCs w:val="21"/>
              </w:rPr>
              <w:t>Check</w:t>
            </w:r>
          </w:p>
        </w:tc>
        <w:tc>
          <w:tcPr>
            <w:tcW w:w="2727" w:type="dxa"/>
          </w:tcPr>
          <w:p w:rsidR="004564AD" w:rsidRDefault="004564AD" w:rsidP="004564AD">
            <w:pPr>
              <w:jc w:val="left"/>
            </w:pPr>
          </w:p>
        </w:tc>
        <w:tc>
          <w:tcPr>
            <w:tcW w:w="1847" w:type="dxa"/>
          </w:tcPr>
          <w:p w:rsidR="004564AD" w:rsidRDefault="004564AD" w:rsidP="004564AD">
            <w:pPr>
              <w:jc w:val="left"/>
            </w:pP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4564AD" w:rsidRDefault="004564AD" w:rsidP="004564AD">
            <w:pPr>
              <w:jc w:val="center"/>
              <w:rPr>
                <w:bCs/>
                <w:szCs w:val="21"/>
              </w:rPr>
            </w:pPr>
            <w:r w:rsidRPr="00D80146">
              <w:rPr>
                <w:bCs/>
                <w:szCs w:val="21"/>
              </w:rPr>
              <w:t>reserve</w:t>
            </w:r>
            <w:r>
              <w:rPr>
                <w:bCs/>
                <w:szCs w:val="21"/>
              </w:rPr>
              <w:t>Check</w:t>
            </w:r>
          </w:p>
        </w:tc>
        <w:tc>
          <w:tcPr>
            <w:tcW w:w="2727" w:type="dxa"/>
          </w:tcPr>
          <w:p w:rsidR="004564AD" w:rsidRDefault="004564AD" w:rsidP="004564AD">
            <w:pPr>
              <w:jc w:val="center"/>
              <w:rPr>
                <w:bCs/>
                <w:szCs w:val="21"/>
              </w:rPr>
            </w:pPr>
          </w:p>
        </w:tc>
        <w:tc>
          <w:tcPr>
            <w:tcW w:w="1847" w:type="dxa"/>
          </w:tcPr>
          <w:p w:rsidR="004564AD" w:rsidRDefault="004564AD" w:rsidP="004564AD">
            <w:pPr>
              <w:jc w:val="center"/>
              <w:rPr>
                <w:bCs/>
                <w:szCs w:val="21"/>
              </w:rPr>
            </w:pP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bCs/>
                <w:szCs w:val="21"/>
              </w:rPr>
              <w:lastRenderedPageBreak/>
              <w:t>字段名</w:t>
            </w:r>
          </w:p>
        </w:tc>
        <w:tc>
          <w:tcPr>
            <w:tcW w:w="2655" w:type="dxa"/>
            <w:gridSpan w:val="2"/>
            <w:shd w:val="clear" w:color="auto" w:fill="A6A6A6" w:themeFill="background1" w:themeFillShade="A6"/>
            <w:vAlign w:val="center"/>
          </w:tcPr>
          <w:p w:rsidR="004564AD" w:rsidRDefault="004564AD" w:rsidP="004564AD">
            <w:pPr>
              <w:jc w:val="center"/>
              <w:rPr>
                <w:bCs/>
                <w:szCs w:val="21"/>
              </w:rPr>
            </w:pPr>
            <w:r>
              <w:rPr>
                <w:bCs/>
                <w:szCs w:val="21"/>
              </w:rPr>
              <w:t>说明</w:t>
            </w:r>
          </w:p>
        </w:tc>
        <w:tc>
          <w:tcPr>
            <w:tcW w:w="2727" w:type="dxa"/>
            <w:shd w:val="clear" w:color="auto" w:fill="A6A6A6" w:themeFill="background1" w:themeFillShade="A6"/>
          </w:tcPr>
          <w:p w:rsidR="004564AD" w:rsidRDefault="004564AD" w:rsidP="004564AD">
            <w:pPr>
              <w:jc w:val="center"/>
              <w:rPr>
                <w:bCs/>
                <w:szCs w:val="21"/>
              </w:rPr>
            </w:pPr>
            <w:r>
              <w:rPr>
                <w:bCs/>
                <w:szCs w:val="21"/>
              </w:rPr>
              <w:t>备注</w:t>
            </w:r>
          </w:p>
        </w:tc>
        <w:tc>
          <w:tcPr>
            <w:tcW w:w="1847" w:type="dxa"/>
            <w:shd w:val="clear" w:color="auto" w:fill="A6A6A6" w:themeFill="background1" w:themeFillShade="A6"/>
          </w:tcPr>
          <w:p w:rsidR="004564AD" w:rsidRDefault="004564AD" w:rsidP="004564AD">
            <w:pPr>
              <w:jc w:val="center"/>
              <w:rPr>
                <w:bCs/>
                <w:szCs w:val="21"/>
              </w:rPr>
            </w:pPr>
            <w:r>
              <w:rPr>
                <w:rFonts w:hint="eastAsia"/>
                <w:bCs/>
                <w:szCs w:val="21"/>
              </w:rPr>
              <w:t>是否必填项</w:t>
            </w:r>
          </w:p>
        </w:tc>
      </w:tr>
      <w:tr w:rsidR="004564AD" w:rsidTr="004564AD">
        <w:trPr>
          <w:trHeight w:val="405"/>
        </w:trPr>
        <w:tc>
          <w:tcPr>
            <w:tcW w:w="1838" w:type="dxa"/>
            <w:vAlign w:val="center"/>
          </w:tcPr>
          <w:p w:rsidR="004564AD" w:rsidRPr="00CF52EF" w:rsidRDefault="004564AD" w:rsidP="004564AD">
            <w:pPr>
              <w:jc w:val="center"/>
              <w:rPr>
                <w:bCs/>
                <w:szCs w:val="21"/>
              </w:rPr>
            </w:pPr>
            <w:r w:rsidRPr="004A78BE">
              <w:rPr>
                <w:bCs/>
                <w:szCs w:val="21"/>
              </w:rPr>
              <w:t>userId</w:t>
            </w:r>
          </w:p>
        </w:tc>
        <w:tc>
          <w:tcPr>
            <w:tcW w:w="2655" w:type="dxa"/>
            <w:gridSpan w:val="2"/>
          </w:tcPr>
          <w:p w:rsidR="004564AD" w:rsidRDefault="004564AD" w:rsidP="004564AD">
            <w:pPr>
              <w:ind w:firstLine="210"/>
              <w:jc w:val="center"/>
              <w:rPr>
                <w:rFonts w:ascii="宋体" w:hAnsi="宋体"/>
                <w:bCs/>
                <w:szCs w:val="21"/>
              </w:rPr>
            </w:pPr>
            <w:r>
              <w:rPr>
                <w:rFonts w:ascii="宋体" w:hAnsi="宋体" w:hint="eastAsia"/>
                <w:bCs/>
                <w:szCs w:val="21"/>
              </w:rPr>
              <w:t>当前用户id</w:t>
            </w:r>
          </w:p>
        </w:tc>
        <w:tc>
          <w:tcPr>
            <w:tcW w:w="2727" w:type="dxa"/>
            <w:vAlign w:val="center"/>
          </w:tcPr>
          <w:p w:rsidR="004564AD" w:rsidRPr="00FE77C3" w:rsidRDefault="004564AD" w:rsidP="004564AD">
            <w:pPr>
              <w:jc w:val="left"/>
              <w:rPr>
                <w:rFonts w:ascii="微软雅黑" w:eastAsia="微软雅黑" w:hAnsi="微软雅黑"/>
                <w:color w:val="333333"/>
              </w:rPr>
            </w:pPr>
          </w:p>
        </w:tc>
        <w:tc>
          <w:tcPr>
            <w:tcW w:w="1847" w:type="dxa"/>
            <w:vAlign w:val="center"/>
          </w:tcPr>
          <w:p w:rsidR="004564AD" w:rsidRDefault="004564AD" w:rsidP="004564AD">
            <w:pPr>
              <w:jc w:val="center"/>
              <w:rPr>
                <w:bCs/>
                <w:szCs w:val="21"/>
              </w:rPr>
            </w:pPr>
            <w:r>
              <w:rPr>
                <w:rFonts w:hint="eastAsia"/>
                <w:bCs/>
                <w:szCs w:val="21"/>
              </w:rPr>
              <w:t>是</w:t>
            </w:r>
          </w:p>
        </w:tc>
      </w:tr>
      <w:tr w:rsidR="004564AD" w:rsidTr="004564AD">
        <w:trPr>
          <w:trHeight w:val="405"/>
        </w:trPr>
        <w:tc>
          <w:tcPr>
            <w:tcW w:w="1838" w:type="dxa"/>
            <w:vAlign w:val="center"/>
          </w:tcPr>
          <w:p w:rsidR="004564AD" w:rsidRPr="008C5A5B" w:rsidRDefault="004564AD" w:rsidP="004564AD">
            <w:pPr>
              <w:jc w:val="center"/>
              <w:rPr>
                <w:bCs/>
                <w:szCs w:val="21"/>
              </w:rPr>
            </w:pPr>
            <w:r>
              <w:rPr>
                <w:bCs/>
                <w:szCs w:val="21"/>
              </w:rPr>
              <w:t>phI</w:t>
            </w:r>
            <w:r>
              <w:rPr>
                <w:rFonts w:hint="eastAsia"/>
                <w:bCs/>
                <w:szCs w:val="21"/>
              </w:rPr>
              <w:t>d</w:t>
            </w:r>
          </w:p>
        </w:tc>
        <w:tc>
          <w:tcPr>
            <w:tcW w:w="2655" w:type="dxa"/>
            <w:gridSpan w:val="2"/>
          </w:tcPr>
          <w:p w:rsidR="004564AD" w:rsidRDefault="004564AD" w:rsidP="004564AD">
            <w:pPr>
              <w:ind w:firstLine="210"/>
              <w:jc w:val="center"/>
              <w:rPr>
                <w:rFonts w:ascii="宋体" w:hAnsi="宋体"/>
                <w:bCs/>
                <w:szCs w:val="21"/>
              </w:rPr>
            </w:pPr>
            <w:r>
              <w:rPr>
                <w:rFonts w:ascii="宋体" w:hAnsi="宋体" w:hint="eastAsia"/>
                <w:bCs/>
                <w:szCs w:val="21"/>
              </w:rPr>
              <w:t>收藏需求的Id</w:t>
            </w:r>
          </w:p>
        </w:tc>
        <w:tc>
          <w:tcPr>
            <w:tcW w:w="2727" w:type="dxa"/>
          </w:tcPr>
          <w:p w:rsidR="004564AD" w:rsidRDefault="004564AD" w:rsidP="004564AD">
            <w:pPr>
              <w:ind w:firstLine="210"/>
              <w:jc w:val="center"/>
              <w:rPr>
                <w:rFonts w:ascii="宋体" w:hAnsi="宋体"/>
                <w:bCs/>
                <w:szCs w:val="21"/>
              </w:rPr>
            </w:pPr>
            <w:r>
              <w:rPr>
                <w:rFonts w:ascii="宋体" w:hAnsi="宋体"/>
                <w:bCs/>
                <w:szCs w:val="21"/>
              </w:rPr>
              <w:t>收藏要物、钱需求填</w:t>
            </w:r>
          </w:p>
        </w:tc>
        <w:tc>
          <w:tcPr>
            <w:tcW w:w="1847" w:type="dxa"/>
            <w:vAlign w:val="center"/>
          </w:tcPr>
          <w:p w:rsidR="004564AD" w:rsidRDefault="004564AD" w:rsidP="004564AD">
            <w:pPr>
              <w:jc w:val="center"/>
              <w:rPr>
                <w:bCs/>
                <w:szCs w:val="21"/>
              </w:rPr>
            </w:pPr>
            <w:r>
              <w:rPr>
                <w:rFonts w:hint="eastAsia"/>
                <w:bCs/>
                <w:szCs w:val="21"/>
              </w:rPr>
              <w:t>否</w:t>
            </w:r>
          </w:p>
        </w:tc>
      </w:tr>
      <w:tr w:rsidR="004564AD" w:rsidTr="004564AD">
        <w:trPr>
          <w:trHeight w:val="405"/>
        </w:trPr>
        <w:tc>
          <w:tcPr>
            <w:tcW w:w="1838" w:type="dxa"/>
            <w:vAlign w:val="center"/>
          </w:tcPr>
          <w:p w:rsidR="004564AD" w:rsidRDefault="004564AD" w:rsidP="004564AD">
            <w:pPr>
              <w:jc w:val="center"/>
              <w:rPr>
                <w:bCs/>
                <w:szCs w:val="21"/>
              </w:rPr>
            </w:pPr>
            <w:r w:rsidRPr="00C9069A">
              <w:rPr>
                <w:rFonts w:ascii="Consolas" w:hAnsi="Consolas" w:cs="Consolas"/>
                <w:bCs/>
              </w:rPr>
              <w:t>dlId</w:t>
            </w:r>
          </w:p>
        </w:tc>
        <w:tc>
          <w:tcPr>
            <w:tcW w:w="2655" w:type="dxa"/>
            <w:gridSpan w:val="2"/>
          </w:tcPr>
          <w:p w:rsidR="004564AD" w:rsidRDefault="004564AD" w:rsidP="004564AD">
            <w:pPr>
              <w:ind w:firstLine="210"/>
              <w:jc w:val="center"/>
              <w:rPr>
                <w:rFonts w:ascii="宋体" w:hAnsi="宋体"/>
                <w:bCs/>
                <w:szCs w:val="21"/>
              </w:rPr>
            </w:pPr>
            <w:r>
              <w:rPr>
                <w:rFonts w:ascii="宋体" w:hAnsi="宋体" w:hint="eastAsia"/>
                <w:bCs/>
                <w:szCs w:val="21"/>
              </w:rPr>
              <w:t>捐物id</w:t>
            </w:r>
          </w:p>
        </w:tc>
        <w:tc>
          <w:tcPr>
            <w:tcW w:w="2727" w:type="dxa"/>
          </w:tcPr>
          <w:p w:rsidR="004564AD" w:rsidRDefault="004564AD" w:rsidP="004564AD">
            <w:pPr>
              <w:ind w:firstLine="210"/>
              <w:jc w:val="center"/>
              <w:rPr>
                <w:rFonts w:ascii="宋体" w:hAnsi="宋体"/>
                <w:bCs/>
                <w:szCs w:val="21"/>
              </w:rPr>
            </w:pPr>
            <w:r>
              <w:rPr>
                <w:rFonts w:ascii="宋体" w:hAnsi="宋体"/>
                <w:bCs/>
                <w:szCs w:val="21"/>
              </w:rPr>
              <w:t>收藏</w:t>
            </w:r>
            <w:r>
              <w:rPr>
                <w:rFonts w:ascii="宋体" w:hAnsi="宋体" w:hint="eastAsia"/>
                <w:bCs/>
                <w:szCs w:val="21"/>
              </w:rPr>
              <w:t>盲</w:t>
            </w:r>
            <w:r>
              <w:rPr>
                <w:rFonts w:ascii="宋体" w:hAnsi="宋体"/>
                <w:bCs/>
                <w:szCs w:val="21"/>
              </w:rPr>
              <w:t>捐信息填</w:t>
            </w:r>
          </w:p>
        </w:tc>
        <w:tc>
          <w:tcPr>
            <w:tcW w:w="1847" w:type="dxa"/>
            <w:vAlign w:val="center"/>
          </w:tcPr>
          <w:p w:rsidR="004564AD" w:rsidRDefault="004564AD" w:rsidP="004564AD">
            <w:pPr>
              <w:jc w:val="center"/>
              <w:rPr>
                <w:bCs/>
                <w:szCs w:val="21"/>
              </w:rPr>
            </w:pPr>
            <w:r>
              <w:rPr>
                <w:rFonts w:hint="eastAsia"/>
                <w:bCs/>
                <w:szCs w:val="21"/>
              </w:rPr>
              <w:t>否</w:t>
            </w:r>
          </w:p>
        </w:tc>
      </w:tr>
      <w:tr w:rsidR="004564AD" w:rsidTr="004564AD">
        <w:trPr>
          <w:trHeight w:val="405"/>
        </w:trPr>
        <w:tc>
          <w:tcPr>
            <w:tcW w:w="1838" w:type="dxa"/>
            <w:vAlign w:val="center"/>
          </w:tcPr>
          <w:p w:rsidR="004564AD" w:rsidRDefault="004564AD" w:rsidP="004564AD">
            <w:pPr>
              <w:jc w:val="center"/>
              <w:rPr>
                <w:bCs/>
                <w:szCs w:val="21"/>
              </w:rPr>
            </w:pPr>
            <w:r>
              <w:rPr>
                <w:bCs/>
                <w:szCs w:val="21"/>
              </w:rPr>
              <w:t>loveNo</w:t>
            </w:r>
          </w:p>
        </w:tc>
        <w:tc>
          <w:tcPr>
            <w:tcW w:w="2655" w:type="dxa"/>
            <w:gridSpan w:val="2"/>
          </w:tcPr>
          <w:p w:rsidR="004564AD" w:rsidRDefault="004564AD" w:rsidP="004564AD">
            <w:pPr>
              <w:ind w:firstLine="210"/>
              <w:jc w:val="center"/>
              <w:rPr>
                <w:rFonts w:ascii="宋体" w:hAnsi="宋体"/>
                <w:bCs/>
                <w:szCs w:val="21"/>
              </w:rPr>
            </w:pPr>
            <w:r>
              <w:rPr>
                <w:rFonts w:ascii="宋体" w:hAnsi="宋体" w:hint="eastAsia"/>
                <w:bCs/>
                <w:szCs w:val="21"/>
              </w:rPr>
              <w:t>爱心单号</w:t>
            </w:r>
          </w:p>
        </w:tc>
        <w:tc>
          <w:tcPr>
            <w:tcW w:w="2727" w:type="dxa"/>
          </w:tcPr>
          <w:p w:rsidR="004564AD" w:rsidRDefault="004564AD" w:rsidP="004564AD">
            <w:pPr>
              <w:ind w:firstLine="210"/>
              <w:jc w:val="center"/>
              <w:rPr>
                <w:rFonts w:ascii="宋体" w:hAnsi="宋体"/>
                <w:bCs/>
                <w:szCs w:val="21"/>
              </w:rPr>
            </w:pPr>
            <w:r>
              <w:rPr>
                <w:rFonts w:ascii="宋体" w:hAnsi="宋体"/>
                <w:bCs/>
                <w:szCs w:val="21"/>
              </w:rPr>
              <w:t>收藏盲捐信息填</w:t>
            </w:r>
          </w:p>
        </w:tc>
        <w:tc>
          <w:tcPr>
            <w:tcW w:w="1847" w:type="dxa"/>
            <w:vAlign w:val="center"/>
          </w:tcPr>
          <w:p w:rsidR="004564AD" w:rsidRDefault="004564AD" w:rsidP="004564AD">
            <w:pPr>
              <w:jc w:val="center"/>
              <w:rPr>
                <w:bCs/>
                <w:szCs w:val="21"/>
              </w:rPr>
            </w:pPr>
            <w:r>
              <w:rPr>
                <w:rFonts w:hint="eastAsia"/>
                <w:bCs/>
                <w:szCs w:val="21"/>
              </w:rPr>
              <w:t>否</w:t>
            </w:r>
          </w:p>
        </w:tc>
      </w:tr>
      <w:tr w:rsidR="004564AD" w:rsidTr="004564AD">
        <w:trPr>
          <w:trHeight w:val="405"/>
        </w:trPr>
        <w:tc>
          <w:tcPr>
            <w:tcW w:w="1838" w:type="dxa"/>
            <w:vAlign w:val="center"/>
          </w:tcPr>
          <w:p w:rsidR="004564AD" w:rsidRDefault="004564AD" w:rsidP="004564AD">
            <w:pPr>
              <w:jc w:val="center"/>
              <w:rPr>
                <w:bCs/>
                <w:szCs w:val="21"/>
              </w:rPr>
            </w:pPr>
            <w:r>
              <w:rPr>
                <w:bCs/>
                <w:szCs w:val="21"/>
              </w:rPr>
              <w:t>type</w:t>
            </w:r>
          </w:p>
        </w:tc>
        <w:tc>
          <w:tcPr>
            <w:tcW w:w="2655" w:type="dxa"/>
            <w:gridSpan w:val="2"/>
          </w:tcPr>
          <w:p w:rsidR="004564AD" w:rsidRDefault="004564AD" w:rsidP="004564AD">
            <w:pPr>
              <w:ind w:firstLine="210"/>
              <w:jc w:val="center"/>
              <w:rPr>
                <w:rFonts w:ascii="宋体" w:hAnsi="宋体"/>
                <w:bCs/>
                <w:szCs w:val="21"/>
              </w:rPr>
            </w:pPr>
            <w:r>
              <w:rPr>
                <w:rFonts w:ascii="宋体" w:hAnsi="宋体" w:hint="eastAsia"/>
                <w:bCs/>
                <w:szCs w:val="21"/>
              </w:rPr>
              <w:t>收藏类型</w:t>
            </w:r>
          </w:p>
        </w:tc>
        <w:tc>
          <w:tcPr>
            <w:tcW w:w="2727" w:type="dxa"/>
          </w:tcPr>
          <w:p w:rsidR="004564AD" w:rsidRDefault="004564AD" w:rsidP="004564AD">
            <w:pPr>
              <w:ind w:firstLine="210"/>
              <w:jc w:val="center"/>
              <w:rPr>
                <w:rFonts w:ascii="宋体" w:hAnsi="宋体"/>
                <w:bCs/>
                <w:szCs w:val="21"/>
              </w:rPr>
            </w:pPr>
            <w:r>
              <w:rPr>
                <w:rFonts w:ascii="宋体" w:hAnsi="宋体" w:hint="eastAsia"/>
                <w:bCs/>
                <w:szCs w:val="21"/>
              </w:rPr>
              <w:t>1:物品，2：钱，3：盲捐</w:t>
            </w:r>
          </w:p>
        </w:tc>
        <w:tc>
          <w:tcPr>
            <w:tcW w:w="1847" w:type="dxa"/>
            <w:vAlign w:val="center"/>
          </w:tcPr>
          <w:p w:rsidR="004564AD" w:rsidRDefault="004564AD" w:rsidP="004564AD">
            <w:pPr>
              <w:jc w:val="center"/>
              <w:rPr>
                <w:bCs/>
                <w:szCs w:val="21"/>
              </w:rPr>
            </w:pPr>
            <w:r>
              <w:rPr>
                <w:rFonts w:hint="eastAsia"/>
                <w:bCs/>
                <w:szCs w:val="21"/>
              </w:rPr>
              <w:t>是</w:t>
            </w: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rFonts w:hint="eastAsia"/>
              </w:rPr>
              <w:t>参数</w:t>
            </w:r>
            <w:r>
              <w:t>jsonStr</w:t>
            </w:r>
            <w:r>
              <w:rPr>
                <w:rFonts w:hint="eastAsia"/>
              </w:rPr>
              <w:t>：</w:t>
            </w:r>
          </w:p>
        </w:tc>
        <w:tc>
          <w:tcPr>
            <w:tcW w:w="7229" w:type="dxa"/>
            <w:gridSpan w:val="4"/>
            <w:vAlign w:val="center"/>
          </w:tcPr>
          <w:p w:rsidR="004564AD" w:rsidRPr="007856FB" w:rsidRDefault="004564AD" w:rsidP="004564A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rPr>
                <w:b/>
                <w:color w:val="0070C0"/>
              </w:rPr>
              <w:t>userId</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用户Id</w:t>
            </w:r>
            <w:r w:rsidRPr="007856FB">
              <w:rPr>
                <w:rFonts w:ascii="Consolas" w:eastAsia="Consolas" w:hAnsi="Consolas" w:hint="eastAsia"/>
                <w:b/>
                <w:color w:val="0070C0"/>
                <w:sz w:val="24"/>
                <w:highlight w:val="white"/>
              </w:rPr>
              <w:t>"</w:t>
            </w:r>
            <w:r>
              <w:rPr>
                <w:rFonts w:ascii="Consolas" w:eastAsiaTheme="minorEastAsia" w:hAnsi="Consolas" w:hint="eastAsia"/>
                <w:b/>
                <w:color w:val="0070C0"/>
                <w:sz w:val="24"/>
              </w:rPr>
              <w:t>,"</w:t>
            </w:r>
            <w:r>
              <w:rPr>
                <w:bCs/>
                <w:szCs w:val="21"/>
              </w:rPr>
              <w:t>phI</w:t>
            </w:r>
            <w:r>
              <w:rPr>
                <w:rFonts w:hint="eastAsia"/>
                <w:bCs/>
                <w:szCs w:val="21"/>
              </w:rPr>
              <w:t>d</w:t>
            </w:r>
            <w:r>
              <w:rPr>
                <w:rFonts w:ascii="Consolas" w:eastAsiaTheme="minorEastAsia" w:hAnsi="Consolas" w:hint="eastAsia"/>
                <w:b/>
                <w:color w:val="0070C0"/>
                <w:sz w:val="24"/>
              </w:rPr>
              <w:t>":"</w:t>
            </w:r>
            <w:r>
              <w:rPr>
                <w:rFonts w:ascii="宋体" w:hAnsi="宋体" w:hint="eastAsia"/>
                <w:bCs/>
                <w:szCs w:val="21"/>
              </w:rPr>
              <w:t>物品需要的Id</w:t>
            </w:r>
            <w:r>
              <w:rPr>
                <w:rFonts w:ascii="Consolas" w:eastAsiaTheme="minorEastAsia" w:hAnsi="Consolas" w:hint="eastAsia"/>
                <w:b/>
                <w:color w:val="0070C0"/>
                <w:sz w:val="24"/>
              </w:rPr>
              <w:t>","</w:t>
            </w:r>
            <w:r>
              <w:rPr>
                <w:bCs/>
                <w:szCs w:val="21"/>
              </w:rPr>
              <w:t>type</w:t>
            </w:r>
            <w:r>
              <w:rPr>
                <w:rFonts w:ascii="Consolas" w:eastAsiaTheme="minorEastAsia" w:hAnsi="Consolas" w:hint="eastAsia"/>
                <w:b/>
                <w:color w:val="0070C0"/>
                <w:sz w:val="24"/>
              </w:rPr>
              <w:t>":"</w:t>
            </w:r>
            <w:r>
              <w:rPr>
                <w:rFonts w:ascii="宋体" w:hAnsi="宋体" w:hint="eastAsia"/>
                <w:bCs/>
                <w:szCs w:val="21"/>
              </w:rPr>
              <w:t>1</w:t>
            </w:r>
            <w:r>
              <w:rPr>
                <w:rFonts w:ascii="Consolas" w:eastAsiaTheme="minorEastAsia" w:hAnsi="Consolas" w:hint="eastAsia"/>
                <w:b/>
                <w:color w:val="0070C0"/>
                <w:sz w:val="24"/>
              </w:rPr>
              <w:t>","</w:t>
            </w:r>
            <w:r w:rsidRPr="00C9069A">
              <w:rPr>
                <w:rFonts w:ascii="Consolas" w:hAnsi="Consolas" w:cs="Consolas"/>
                <w:bCs/>
              </w:rPr>
              <w:t xml:space="preserve"> dlId</w:t>
            </w:r>
            <w:r>
              <w:rPr>
                <w:rFonts w:ascii="Consolas" w:eastAsiaTheme="minorEastAsia" w:hAnsi="Consolas" w:hint="eastAsia"/>
                <w:b/>
                <w:color w:val="0070C0"/>
                <w:sz w:val="24"/>
              </w:rPr>
              <w:t>":"</w:t>
            </w:r>
            <w:r>
              <w:rPr>
                <w:rFonts w:ascii="宋体" w:hAnsi="宋体" w:hint="eastAsia"/>
                <w:bCs/>
                <w:szCs w:val="21"/>
              </w:rPr>
              <w:t>捐物id</w:t>
            </w:r>
            <w:r>
              <w:rPr>
                <w:rFonts w:ascii="Consolas" w:eastAsiaTheme="minorEastAsia" w:hAnsi="Consolas" w:hint="eastAsia"/>
                <w:b/>
                <w:color w:val="0070C0"/>
                <w:sz w:val="24"/>
              </w:rPr>
              <w:t>","</w:t>
            </w:r>
            <w:r>
              <w:rPr>
                <w:bCs/>
                <w:szCs w:val="21"/>
              </w:rPr>
              <w:t>loveNo</w:t>
            </w:r>
            <w:r>
              <w:rPr>
                <w:rFonts w:ascii="Consolas" w:eastAsiaTheme="minorEastAsia" w:hAnsi="Consolas" w:hint="eastAsia"/>
                <w:b/>
                <w:color w:val="0070C0"/>
                <w:sz w:val="24"/>
              </w:rPr>
              <w:t>":"</w:t>
            </w:r>
            <w:r>
              <w:rPr>
                <w:rFonts w:ascii="宋体" w:hAnsi="宋体" w:hint="eastAsia"/>
                <w:bCs/>
                <w:szCs w:val="21"/>
              </w:rPr>
              <w:t>爱心单号</w:t>
            </w:r>
            <w:r>
              <w:rPr>
                <w:rFonts w:ascii="Consolas" w:eastAsiaTheme="minorEastAsia" w:hAnsi="Consolas" w:hint="eastAsia"/>
                <w:b/>
                <w:color w:val="0070C0"/>
                <w:sz w:val="24"/>
              </w:rPr>
              <w:t>"</w:t>
            </w:r>
            <w:r w:rsidRPr="007856FB">
              <w:rPr>
                <w:rFonts w:ascii="Consolas" w:eastAsia="Consolas" w:hAnsi="Consolas"/>
                <w:b/>
                <w:color w:val="0070C0"/>
                <w:sz w:val="24"/>
              </w:rPr>
              <w:t>}</w:t>
            </w:r>
          </w:p>
        </w:tc>
      </w:tr>
      <w:tr w:rsidR="004564AD" w:rsidTr="004564AD">
        <w:tc>
          <w:tcPr>
            <w:tcW w:w="1838" w:type="dxa"/>
            <w:shd w:val="clear" w:color="auto" w:fill="A6A6A6" w:themeFill="background1" w:themeFillShade="A6"/>
            <w:vAlign w:val="center"/>
          </w:tcPr>
          <w:p w:rsidR="004564AD" w:rsidRDefault="004564AD" w:rsidP="004564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4564AD" w:rsidRDefault="004564AD" w:rsidP="004564AD">
            <w:pPr>
              <w:ind w:firstLine="210"/>
              <w:jc w:val="center"/>
              <w:rPr>
                <w:rFonts w:ascii="宋体" w:hAnsi="宋体"/>
                <w:bCs/>
                <w:szCs w:val="21"/>
              </w:rPr>
            </w:pPr>
          </w:p>
        </w:tc>
        <w:tc>
          <w:tcPr>
            <w:tcW w:w="2762" w:type="dxa"/>
            <w:gridSpan w:val="2"/>
            <w:shd w:val="clear" w:color="auto" w:fill="A6A6A6" w:themeFill="background1" w:themeFillShade="A6"/>
          </w:tcPr>
          <w:p w:rsidR="004564AD" w:rsidRDefault="004564AD" w:rsidP="004564AD">
            <w:pPr>
              <w:ind w:firstLine="210"/>
              <w:jc w:val="center"/>
              <w:rPr>
                <w:rFonts w:ascii="宋体" w:hAnsi="宋体"/>
                <w:bCs/>
                <w:szCs w:val="21"/>
              </w:rPr>
            </w:pPr>
          </w:p>
        </w:tc>
        <w:tc>
          <w:tcPr>
            <w:tcW w:w="1847" w:type="dxa"/>
            <w:shd w:val="clear" w:color="auto" w:fill="A6A6A6" w:themeFill="background1" w:themeFillShade="A6"/>
          </w:tcPr>
          <w:p w:rsidR="004564AD" w:rsidRDefault="004564AD" w:rsidP="004564AD">
            <w:pPr>
              <w:ind w:firstLine="210"/>
              <w:jc w:val="center"/>
              <w:rPr>
                <w:rFonts w:ascii="宋体" w:hAnsi="宋体"/>
                <w:bCs/>
                <w:szCs w:val="21"/>
              </w:rPr>
            </w:pPr>
          </w:p>
        </w:tc>
      </w:tr>
      <w:tr w:rsidR="004564AD" w:rsidRPr="00F64465" w:rsidTr="004564AD">
        <w:tc>
          <w:tcPr>
            <w:tcW w:w="1838"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4564AD" w:rsidRPr="00F64465" w:rsidRDefault="004564AD" w:rsidP="004564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4564AD" w:rsidRPr="00F64465" w:rsidRDefault="004564AD" w:rsidP="004564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p>
        </w:tc>
      </w:tr>
      <w:tr w:rsidR="004564AD" w:rsidRPr="00F64465" w:rsidTr="004564AD">
        <w:tc>
          <w:tcPr>
            <w:tcW w:w="1838"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4564AD" w:rsidRPr="00F64465" w:rsidRDefault="004564AD" w:rsidP="004564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4564AD" w:rsidRPr="00F64465" w:rsidRDefault="004564AD" w:rsidP="004564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p>
        </w:tc>
      </w:tr>
      <w:tr w:rsidR="004564AD" w:rsidRPr="00F64465" w:rsidTr="004564AD">
        <w:tc>
          <w:tcPr>
            <w:tcW w:w="1838"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r>
              <w:rPr>
                <w:rFonts w:ascii="Consolas" w:hAnsi="Consolas" w:cs="Consolas"/>
                <w:szCs w:val="21"/>
              </w:rPr>
              <w:t>f</w:t>
            </w:r>
            <w:r>
              <w:rPr>
                <w:rFonts w:ascii="Consolas" w:hAnsi="Consolas" w:cs="Consolas" w:hint="eastAsia"/>
                <w:szCs w:val="21"/>
              </w:rPr>
              <w:t>lag</w:t>
            </w:r>
          </w:p>
        </w:tc>
        <w:tc>
          <w:tcPr>
            <w:tcW w:w="2620" w:type="dxa"/>
            <w:shd w:val="clear" w:color="auto" w:fill="FFFFFF" w:themeFill="background1"/>
          </w:tcPr>
          <w:p w:rsidR="004564AD" w:rsidRPr="00F64465" w:rsidRDefault="004564AD" w:rsidP="004564AD">
            <w:pPr>
              <w:pStyle w:val="a8"/>
              <w:jc w:val="center"/>
              <w:rPr>
                <w:rFonts w:ascii="Consolas" w:hAnsi="Consolas" w:cs="Consolas"/>
                <w:bCs/>
              </w:rPr>
            </w:pPr>
            <w:r>
              <w:rPr>
                <w:rFonts w:ascii="Consolas" w:hAnsi="Consolas" w:cs="Consolas" w:hint="eastAsia"/>
                <w:bCs/>
              </w:rPr>
              <w:t>是否收藏</w:t>
            </w:r>
          </w:p>
        </w:tc>
        <w:tc>
          <w:tcPr>
            <w:tcW w:w="2762" w:type="dxa"/>
            <w:gridSpan w:val="2"/>
            <w:shd w:val="clear" w:color="auto" w:fill="FFFFFF" w:themeFill="background1"/>
            <w:vAlign w:val="center"/>
          </w:tcPr>
          <w:p w:rsidR="004564AD" w:rsidRPr="00F64465" w:rsidRDefault="004564AD" w:rsidP="004564AD">
            <w:pPr>
              <w:jc w:val="center"/>
              <w:rPr>
                <w:rFonts w:ascii="Consolas" w:hAnsi="Consolas" w:cs="Consolas"/>
                <w:bCs/>
                <w:szCs w:val="21"/>
              </w:rPr>
            </w:pPr>
            <w:r>
              <w:rPr>
                <w:rFonts w:ascii="Consolas" w:hAnsi="Consolas" w:cs="Consolas" w:hint="eastAsia"/>
                <w:bCs/>
                <w:szCs w:val="21"/>
              </w:rPr>
              <w:t>1</w:t>
            </w:r>
            <w:r>
              <w:rPr>
                <w:rFonts w:ascii="Consolas" w:hAnsi="Consolas" w:cs="Consolas" w:hint="eastAsia"/>
                <w:bCs/>
                <w:szCs w:val="21"/>
              </w:rPr>
              <w:t>：收藏；</w:t>
            </w:r>
            <w:r>
              <w:rPr>
                <w:rFonts w:ascii="Consolas" w:hAnsi="Consolas" w:cs="Consolas" w:hint="eastAsia"/>
                <w:bCs/>
                <w:szCs w:val="21"/>
              </w:rPr>
              <w:t>0</w:t>
            </w:r>
            <w:r>
              <w:rPr>
                <w:rFonts w:ascii="Consolas" w:hAnsi="Consolas" w:cs="Consolas" w:hint="eastAsia"/>
                <w:bCs/>
                <w:szCs w:val="21"/>
              </w:rPr>
              <w:t>：未收藏</w:t>
            </w:r>
          </w:p>
        </w:tc>
        <w:tc>
          <w:tcPr>
            <w:tcW w:w="1847"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p>
        </w:tc>
      </w:tr>
      <w:tr w:rsidR="004564AD" w:rsidTr="004564AD">
        <w:tc>
          <w:tcPr>
            <w:tcW w:w="1838" w:type="dxa"/>
            <w:shd w:val="clear" w:color="auto" w:fill="A6A6A6" w:themeFill="background1" w:themeFillShade="A6"/>
            <w:vAlign w:val="center"/>
          </w:tcPr>
          <w:p w:rsidR="004564AD" w:rsidRDefault="004564AD" w:rsidP="004564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4564AD" w:rsidRPr="00CB5781" w:rsidRDefault="004564AD" w:rsidP="004564AD">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highlight w:val="white"/>
              </w:rPr>
              <w:t>成功</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rPr>
              <w:t>,"</w:t>
            </w:r>
            <w:r>
              <w:rPr>
                <w:rFonts w:ascii="Consolas" w:hAnsi="Consolas" w:cs="Consolas"/>
                <w:szCs w:val="21"/>
              </w:rPr>
              <w:t xml:space="preserve"> f</w:t>
            </w:r>
            <w:r>
              <w:rPr>
                <w:rFonts w:ascii="Consolas" w:hAnsi="Consolas" w:cs="Consolas" w:hint="eastAsia"/>
                <w:szCs w:val="21"/>
              </w:rPr>
              <w:t>lag</w:t>
            </w:r>
            <w:r>
              <w:rPr>
                <w:rFonts w:ascii="Consolas" w:eastAsiaTheme="minorEastAsia" w:hAnsi="Consolas" w:hint="eastAsia"/>
                <w:color w:val="5B9BD5" w:themeColor="accent1"/>
                <w:sz w:val="24"/>
              </w:rPr>
              <w:t>":"1"</w:t>
            </w:r>
            <w:r w:rsidRPr="00CB5781">
              <w:rPr>
                <w:rFonts w:ascii="Consolas" w:eastAsia="Consolas" w:hAnsi="Consolas"/>
                <w:color w:val="5B9BD5" w:themeColor="accent1"/>
                <w:sz w:val="24"/>
              </w:rPr>
              <w:t>}</w:t>
            </w:r>
          </w:p>
        </w:tc>
      </w:tr>
      <w:tr w:rsidR="004564AD" w:rsidTr="004564AD">
        <w:tc>
          <w:tcPr>
            <w:tcW w:w="1838" w:type="dxa"/>
            <w:shd w:val="clear" w:color="auto" w:fill="A6A6A6" w:themeFill="background1" w:themeFillShade="A6"/>
            <w:vAlign w:val="center"/>
          </w:tcPr>
          <w:p w:rsidR="004564AD" w:rsidRDefault="004564AD" w:rsidP="004564AD">
            <w:pPr>
              <w:jc w:val="center"/>
              <w:rPr>
                <w:rFonts w:ascii="Consolas" w:hAnsi="Consolas" w:cs="Consolas"/>
                <w:color w:val="111111"/>
                <w:szCs w:val="21"/>
                <w:shd w:val="clear" w:color="auto" w:fill="FFFFFF"/>
              </w:rPr>
            </w:pPr>
          </w:p>
        </w:tc>
        <w:tc>
          <w:tcPr>
            <w:tcW w:w="7229" w:type="dxa"/>
            <w:gridSpan w:val="4"/>
            <w:shd w:val="clear" w:color="auto" w:fill="FFFFFF" w:themeFill="background1"/>
            <w:vAlign w:val="center"/>
          </w:tcPr>
          <w:p w:rsidR="004564AD" w:rsidRPr="00CB5781" w:rsidRDefault="004564AD" w:rsidP="004564AD">
            <w:pPr>
              <w:jc w:val="left"/>
              <w:rPr>
                <w:rFonts w:ascii="Consolas" w:hAnsi="Consolas" w:cs="Consolas"/>
                <w:bCs/>
                <w:color w:val="5B9BD5" w:themeColor="accent1"/>
                <w:sz w:val="24"/>
                <w:szCs w:val="24"/>
              </w:rPr>
            </w:pPr>
          </w:p>
        </w:tc>
      </w:tr>
    </w:tbl>
    <w:p w:rsidR="004564AD" w:rsidRDefault="00555A56" w:rsidP="00555A56">
      <w:pPr>
        <w:pStyle w:val="4"/>
      </w:pPr>
      <w:r>
        <w:rPr>
          <w:rStyle w:val="30"/>
          <w:rFonts w:hint="eastAsia"/>
        </w:rPr>
        <w:t>2.1.6</w:t>
      </w:r>
      <w:r w:rsidR="004564AD">
        <w:rPr>
          <w:rFonts w:hint="eastAsia"/>
        </w:rPr>
        <w:t>查看感谢回馈</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4564AD" w:rsidTr="004564AD">
        <w:tc>
          <w:tcPr>
            <w:tcW w:w="1838" w:type="dxa"/>
            <w:vAlign w:val="center"/>
          </w:tcPr>
          <w:p w:rsidR="004564AD" w:rsidRDefault="004564AD" w:rsidP="004564AD">
            <w:pPr>
              <w:jc w:val="center"/>
              <w:rPr>
                <w:bCs/>
                <w:szCs w:val="21"/>
              </w:rPr>
            </w:pPr>
            <w:r>
              <w:rPr>
                <w:bCs/>
                <w:szCs w:val="21"/>
              </w:rPr>
              <w:t>接口标识：</w:t>
            </w:r>
          </w:p>
        </w:tc>
        <w:tc>
          <w:tcPr>
            <w:tcW w:w="2655" w:type="dxa"/>
            <w:gridSpan w:val="2"/>
            <w:vAlign w:val="center"/>
          </w:tcPr>
          <w:p w:rsidR="004564AD" w:rsidRDefault="004564AD" w:rsidP="004564AD">
            <w:pPr>
              <w:jc w:val="center"/>
              <w:rPr>
                <w:bCs/>
                <w:szCs w:val="21"/>
              </w:rPr>
            </w:pPr>
            <w:r>
              <w:rPr>
                <w:rFonts w:hint="eastAsia"/>
                <w:bCs/>
                <w:szCs w:val="21"/>
              </w:rPr>
              <w:t>check</w:t>
            </w:r>
            <w:r w:rsidRPr="00593737">
              <w:rPr>
                <w:bCs/>
                <w:szCs w:val="21"/>
              </w:rPr>
              <w:t>ThanksRecord</w:t>
            </w:r>
          </w:p>
        </w:tc>
        <w:tc>
          <w:tcPr>
            <w:tcW w:w="2727" w:type="dxa"/>
          </w:tcPr>
          <w:p w:rsidR="004564AD" w:rsidRDefault="004564AD" w:rsidP="004564AD">
            <w:pPr>
              <w:jc w:val="left"/>
            </w:pPr>
          </w:p>
        </w:tc>
        <w:tc>
          <w:tcPr>
            <w:tcW w:w="1847" w:type="dxa"/>
          </w:tcPr>
          <w:p w:rsidR="004564AD" w:rsidRDefault="004564AD" w:rsidP="004564AD">
            <w:pPr>
              <w:jc w:val="left"/>
            </w:pPr>
            <w:r>
              <w:t>在</w:t>
            </w:r>
            <w:r w:rsidRPr="00F06381">
              <w:rPr>
                <w:rFonts w:ascii="Tahoma" w:hAnsi="Tahoma" w:cs="Tahoma"/>
                <w:color w:val="434343"/>
                <w:sz w:val="18"/>
                <w:szCs w:val="18"/>
                <w:shd w:val="clear" w:color="auto" w:fill="F2F2F2"/>
              </w:rPr>
              <w:t>loveStatus</w:t>
            </w:r>
            <w:r>
              <w:rPr>
                <w:rFonts w:ascii="Tahoma" w:hAnsi="Tahoma" w:cs="Tahoma"/>
                <w:color w:val="434343"/>
                <w:sz w:val="18"/>
                <w:szCs w:val="18"/>
                <w:shd w:val="clear" w:color="auto" w:fill="F2F2F2"/>
              </w:rPr>
              <w:t>=</w:t>
            </w:r>
            <w:r>
              <w:rPr>
                <w:rFonts w:ascii="Tahoma" w:hAnsi="Tahoma" w:cs="Tahoma" w:hint="eastAsia"/>
                <w:color w:val="434343"/>
                <w:sz w:val="18"/>
                <w:szCs w:val="18"/>
                <w:shd w:val="clear" w:color="auto" w:fill="F2F2F2"/>
              </w:rPr>
              <w:t>3</w:t>
            </w:r>
            <w:r>
              <w:rPr>
                <w:rFonts w:ascii="Tahoma" w:hAnsi="Tahoma" w:cs="Tahoma" w:hint="eastAsia"/>
                <w:color w:val="434343"/>
                <w:sz w:val="18"/>
                <w:szCs w:val="18"/>
                <w:shd w:val="clear" w:color="auto" w:fill="F2F2F2"/>
              </w:rPr>
              <w:t>；已经到达时显示</w:t>
            </w: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4564AD" w:rsidRDefault="004564AD" w:rsidP="004564AD">
            <w:pPr>
              <w:jc w:val="center"/>
              <w:rPr>
                <w:bCs/>
                <w:szCs w:val="21"/>
              </w:rPr>
            </w:pPr>
            <w:r>
              <w:rPr>
                <w:rFonts w:hint="eastAsia"/>
                <w:bCs/>
                <w:szCs w:val="21"/>
              </w:rPr>
              <w:t>check</w:t>
            </w:r>
            <w:r w:rsidRPr="00593737">
              <w:rPr>
                <w:bCs/>
                <w:szCs w:val="21"/>
              </w:rPr>
              <w:t>ThanksRecord</w:t>
            </w:r>
          </w:p>
        </w:tc>
        <w:tc>
          <w:tcPr>
            <w:tcW w:w="2727" w:type="dxa"/>
          </w:tcPr>
          <w:p w:rsidR="004564AD" w:rsidRDefault="004564AD" w:rsidP="004564AD">
            <w:pPr>
              <w:jc w:val="center"/>
              <w:rPr>
                <w:bCs/>
                <w:szCs w:val="21"/>
              </w:rPr>
            </w:pPr>
          </w:p>
        </w:tc>
        <w:tc>
          <w:tcPr>
            <w:tcW w:w="1847" w:type="dxa"/>
          </w:tcPr>
          <w:p w:rsidR="004564AD" w:rsidRDefault="004564AD" w:rsidP="004564AD">
            <w:pPr>
              <w:jc w:val="center"/>
              <w:rPr>
                <w:bCs/>
                <w:szCs w:val="21"/>
              </w:rPr>
            </w:pP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bCs/>
                <w:szCs w:val="21"/>
              </w:rPr>
              <w:t>字段名</w:t>
            </w:r>
          </w:p>
        </w:tc>
        <w:tc>
          <w:tcPr>
            <w:tcW w:w="2655" w:type="dxa"/>
            <w:gridSpan w:val="2"/>
            <w:shd w:val="clear" w:color="auto" w:fill="A6A6A6" w:themeFill="background1" w:themeFillShade="A6"/>
            <w:vAlign w:val="center"/>
          </w:tcPr>
          <w:p w:rsidR="004564AD" w:rsidRDefault="004564AD" w:rsidP="004564AD">
            <w:pPr>
              <w:jc w:val="center"/>
              <w:rPr>
                <w:bCs/>
                <w:szCs w:val="21"/>
              </w:rPr>
            </w:pPr>
            <w:r>
              <w:rPr>
                <w:bCs/>
                <w:szCs w:val="21"/>
              </w:rPr>
              <w:t>说明</w:t>
            </w:r>
          </w:p>
        </w:tc>
        <w:tc>
          <w:tcPr>
            <w:tcW w:w="2727" w:type="dxa"/>
            <w:shd w:val="clear" w:color="auto" w:fill="A6A6A6" w:themeFill="background1" w:themeFillShade="A6"/>
          </w:tcPr>
          <w:p w:rsidR="004564AD" w:rsidRDefault="004564AD" w:rsidP="004564AD">
            <w:pPr>
              <w:jc w:val="center"/>
              <w:rPr>
                <w:bCs/>
                <w:szCs w:val="21"/>
              </w:rPr>
            </w:pPr>
            <w:r>
              <w:rPr>
                <w:bCs/>
                <w:szCs w:val="21"/>
              </w:rPr>
              <w:t>备注</w:t>
            </w:r>
          </w:p>
        </w:tc>
        <w:tc>
          <w:tcPr>
            <w:tcW w:w="1847" w:type="dxa"/>
            <w:shd w:val="clear" w:color="auto" w:fill="A6A6A6" w:themeFill="background1" w:themeFillShade="A6"/>
          </w:tcPr>
          <w:p w:rsidR="004564AD" w:rsidRDefault="004564AD" w:rsidP="004564AD">
            <w:pPr>
              <w:jc w:val="center"/>
              <w:rPr>
                <w:bCs/>
                <w:szCs w:val="21"/>
              </w:rPr>
            </w:pPr>
            <w:r>
              <w:rPr>
                <w:rFonts w:hint="eastAsia"/>
                <w:bCs/>
                <w:szCs w:val="21"/>
              </w:rPr>
              <w:t>是否必填项</w:t>
            </w:r>
          </w:p>
        </w:tc>
      </w:tr>
      <w:tr w:rsidR="004564AD" w:rsidTr="004564AD">
        <w:trPr>
          <w:trHeight w:val="405"/>
        </w:trPr>
        <w:tc>
          <w:tcPr>
            <w:tcW w:w="1838" w:type="dxa"/>
            <w:vAlign w:val="center"/>
          </w:tcPr>
          <w:p w:rsidR="004564AD" w:rsidRPr="009D30C1" w:rsidRDefault="004564AD" w:rsidP="004564AD">
            <w:pPr>
              <w:jc w:val="center"/>
              <w:rPr>
                <w:bCs/>
                <w:szCs w:val="21"/>
              </w:rPr>
            </w:pPr>
            <w:r>
              <w:rPr>
                <w:bCs/>
                <w:szCs w:val="21"/>
              </w:rPr>
              <w:t>loveNo</w:t>
            </w:r>
          </w:p>
        </w:tc>
        <w:tc>
          <w:tcPr>
            <w:tcW w:w="2655" w:type="dxa"/>
            <w:gridSpan w:val="2"/>
            <w:vAlign w:val="center"/>
          </w:tcPr>
          <w:p w:rsidR="004564AD" w:rsidRDefault="004564AD" w:rsidP="004564AD">
            <w:pPr>
              <w:jc w:val="center"/>
              <w:rPr>
                <w:rFonts w:ascii="宋体" w:hAnsi="宋体"/>
                <w:bCs/>
                <w:szCs w:val="21"/>
              </w:rPr>
            </w:pPr>
            <w:r>
              <w:rPr>
                <w:rFonts w:ascii="宋体" w:hAnsi="宋体" w:hint="eastAsia"/>
                <w:bCs/>
                <w:szCs w:val="21"/>
              </w:rPr>
              <w:t>爱心单号</w:t>
            </w:r>
          </w:p>
        </w:tc>
        <w:tc>
          <w:tcPr>
            <w:tcW w:w="2727" w:type="dxa"/>
            <w:vAlign w:val="center"/>
          </w:tcPr>
          <w:p w:rsidR="004564AD" w:rsidRPr="00FE77C3" w:rsidRDefault="004564AD" w:rsidP="004564AD">
            <w:pPr>
              <w:jc w:val="left"/>
              <w:rPr>
                <w:rFonts w:ascii="微软雅黑" w:eastAsia="微软雅黑" w:hAnsi="微软雅黑"/>
                <w:color w:val="333333"/>
              </w:rPr>
            </w:pPr>
          </w:p>
        </w:tc>
        <w:tc>
          <w:tcPr>
            <w:tcW w:w="1847" w:type="dxa"/>
            <w:vAlign w:val="center"/>
          </w:tcPr>
          <w:p w:rsidR="004564AD" w:rsidRDefault="004564AD" w:rsidP="004564AD">
            <w:pPr>
              <w:jc w:val="center"/>
              <w:rPr>
                <w:bCs/>
                <w:szCs w:val="21"/>
              </w:rPr>
            </w:pPr>
            <w:r>
              <w:rPr>
                <w:rFonts w:hint="eastAsia"/>
                <w:bCs/>
                <w:szCs w:val="21"/>
              </w:rPr>
              <w:t>是</w:t>
            </w:r>
          </w:p>
        </w:tc>
      </w:tr>
      <w:tr w:rsidR="004564AD" w:rsidTr="004564AD">
        <w:tc>
          <w:tcPr>
            <w:tcW w:w="1838" w:type="dxa"/>
            <w:shd w:val="clear" w:color="auto" w:fill="A6A6A6" w:themeFill="background1" w:themeFillShade="A6"/>
            <w:vAlign w:val="center"/>
          </w:tcPr>
          <w:p w:rsidR="004564AD" w:rsidRDefault="004564AD" w:rsidP="004564AD">
            <w:pPr>
              <w:jc w:val="center"/>
              <w:rPr>
                <w:bCs/>
                <w:szCs w:val="21"/>
              </w:rPr>
            </w:pPr>
            <w:r>
              <w:rPr>
                <w:rFonts w:hint="eastAsia"/>
              </w:rPr>
              <w:t>参数</w:t>
            </w:r>
            <w:r>
              <w:t>jsonStr</w:t>
            </w:r>
            <w:r>
              <w:rPr>
                <w:rFonts w:hint="eastAsia"/>
              </w:rPr>
              <w:t>：</w:t>
            </w:r>
          </w:p>
        </w:tc>
        <w:tc>
          <w:tcPr>
            <w:tcW w:w="7229" w:type="dxa"/>
            <w:gridSpan w:val="4"/>
            <w:vAlign w:val="center"/>
          </w:tcPr>
          <w:p w:rsidR="004564AD" w:rsidRPr="007856FB" w:rsidRDefault="004564AD" w:rsidP="004564A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Pr>
                <w:rFonts w:ascii="Consolas" w:eastAsiaTheme="minorEastAsia" w:hAnsi="Consolas" w:hint="eastAsia"/>
                <w:b/>
                <w:color w:val="0070C0"/>
                <w:sz w:val="24"/>
              </w:rPr>
              <w:t>"loveNo":"</w:t>
            </w:r>
            <w:r>
              <w:rPr>
                <w:rFonts w:ascii="Consolas" w:eastAsiaTheme="minorEastAsia" w:hAnsi="Consolas" w:hint="eastAsia"/>
                <w:b/>
                <w:color w:val="0070C0"/>
                <w:sz w:val="24"/>
              </w:rPr>
              <w:t>爱心单号</w:t>
            </w:r>
            <w:r>
              <w:rPr>
                <w:rFonts w:ascii="Consolas" w:eastAsiaTheme="minorEastAsia" w:hAnsi="Consolas" w:hint="eastAsia"/>
                <w:b/>
                <w:color w:val="0070C0"/>
                <w:sz w:val="24"/>
              </w:rPr>
              <w:t>"</w:t>
            </w:r>
            <w:r w:rsidRPr="007856FB">
              <w:rPr>
                <w:rFonts w:ascii="Consolas" w:eastAsia="Consolas" w:hAnsi="Consolas"/>
                <w:b/>
                <w:color w:val="0070C0"/>
                <w:sz w:val="24"/>
              </w:rPr>
              <w:t>}</w:t>
            </w:r>
          </w:p>
        </w:tc>
      </w:tr>
      <w:tr w:rsidR="004564AD" w:rsidTr="004564AD">
        <w:tc>
          <w:tcPr>
            <w:tcW w:w="1838" w:type="dxa"/>
            <w:shd w:val="clear" w:color="auto" w:fill="A6A6A6" w:themeFill="background1" w:themeFillShade="A6"/>
            <w:vAlign w:val="center"/>
          </w:tcPr>
          <w:p w:rsidR="004564AD" w:rsidRDefault="004564AD" w:rsidP="004564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4564AD" w:rsidRDefault="004564AD" w:rsidP="004564AD">
            <w:pPr>
              <w:ind w:firstLine="210"/>
              <w:jc w:val="center"/>
              <w:rPr>
                <w:rFonts w:ascii="宋体" w:hAnsi="宋体"/>
                <w:bCs/>
                <w:szCs w:val="21"/>
              </w:rPr>
            </w:pPr>
          </w:p>
        </w:tc>
        <w:tc>
          <w:tcPr>
            <w:tcW w:w="2762" w:type="dxa"/>
            <w:gridSpan w:val="2"/>
            <w:shd w:val="clear" w:color="auto" w:fill="A6A6A6" w:themeFill="background1" w:themeFillShade="A6"/>
          </w:tcPr>
          <w:p w:rsidR="004564AD" w:rsidRDefault="004564AD" w:rsidP="004564AD">
            <w:pPr>
              <w:ind w:firstLine="210"/>
              <w:jc w:val="center"/>
              <w:rPr>
                <w:rFonts w:ascii="宋体" w:hAnsi="宋体"/>
                <w:bCs/>
                <w:szCs w:val="21"/>
              </w:rPr>
            </w:pPr>
          </w:p>
        </w:tc>
        <w:tc>
          <w:tcPr>
            <w:tcW w:w="1847" w:type="dxa"/>
            <w:shd w:val="clear" w:color="auto" w:fill="A6A6A6" w:themeFill="background1" w:themeFillShade="A6"/>
          </w:tcPr>
          <w:p w:rsidR="004564AD" w:rsidRDefault="004564AD" w:rsidP="004564AD">
            <w:pPr>
              <w:ind w:firstLine="210"/>
              <w:jc w:val="center"/>
              <w:rPr>
                <w:rFonts w:ascii="宋体" w:hAnsi="宋体"/>
                <w:bCs/>
                <w:szCs w:val="21"/>
              </w:rPr>
            </w:pPr>
          </w:p>
        </w:tc>
      </w:tr>
      <w:tr w:rsidR="004564AD" w:rsidRPr="00F64465" w:rsidTr="004564AD">
        <w:tc>
          <w:tcPr>
            <w:tcW w:w="1838"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4564AD" w:rsidRPr="00F64465" w:rsidRDefault="004564AD" w:rsidP="004564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4564AD" w:rsidRPr="00F64465" w:rsidRDefault="004564AD" w:rsidP="004564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p>
        </w:tc>
      </w:tr>
      <w:tr w:rsidR="004564AD" w:rsidRPr="00F64465" w:rsidTr="004564AD">
        <w:tc>
          <w:tcPr>
            <w:tcW w:w="1838"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4564AD" w:rsidRPr="00F64465" w:rsidRDefault="004564AD" w:rsidP="004564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4564AD" w:rsidRPr="00F64465" w:rsidRDefault="004564AD" w:rsidP="004564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4564AD" w:rsidRPr="00F64465" w:rsidRDefault="004564AD" w:rsidP="004564AD">
            <w:pPr>
              <w:widowControl/>
              <w:jc w:val="center"/>
              <w:rPr>
                <w:rFonts w:ascii="Consolas" w:hAnsi="Consolas" w:cs="Consolas"/>
                <w:szCs w:val="21"/>
              </w:rPr>
            </w:pPr>
          </w:p>
        </w:tc>
      </w:tr>
      <w:tr w:rsidR="004564AD" w:rsidRPr="00F64465" w:rsidTr="004564AD">
        <w:tc>
          <w:tcPr>
            <w:tcW w:w="1838" w:type="dxa"/>
            <w:shd w:val="clear" w:color="auto" w:fill="FFFFFF" w:themeFill="background1"/>
            <w:vAlign w:val="center"/>
          </w:tcPr>
          <w:p w:rsidR="004564AD" w:rsidRPr="009D30C1" w:rsidRDefault="004564AD" w:rsidP="004564AD">
            <w:pPr>
              <w:jc w:val="center"/>
              <w:rPr>
                <w:bCs/>
                <w:szCs w:val="21"/>
              </w:rPr>
            </w:pPr>
            <w:r w:rsidRPr="005B5C24">
              <w:rPr>
                <w:rFonts w:ascii="Consolas" w:hAnsi="Consolas" w:cs="Consolas"/>
                <w:szCs w:val="21"/>
              </w:rPr>
              <w:t>recipientId</w:t>
            </w:r>
          </w:p>
        </w:tc>
        <w:tc>
          <w:tcPr>
            <w:tcW w:w="2620" w:type="dxa"/>
            <w:shd w:val="clear" w:color="auto" w:fill="FFFFFF" w:themeFill="background1"/>
            <w:vAlign w:val="center"/>
          </w:tcPr>
          <w:p w:rsidR="004564AD" w:rsidRDefault="004564AD" w:rsidP="004564AD">
            <w:pPr>
              <w:jc w:val="center"/>
              <w:rPr>
                <w:rFonts w:ascii="宋体" w:hAnsi="宋体"/>
                <w:bCs/>
                <w:szCs w:val="21"/>
              </w:rPr>
            </w:pPr>
            <w:r>
              <w:rPr>
                <w:rFonts w:ascii="宋体" w:hAnsi="宋体"/>
                <w:bCs/>
                <w:szCs w:val="21"/>
              </w:rPr>
              <w:t>受捐人Id</w:t>
            </w:r>
          </w:p>
        </w:tc>
        <w:tc>
          <w:tcPr>
            <w:tcW w:w="2762" w:type="dxa"/>
            <w:gridSpan w:val="2"/>
            <w:shd w:val="clear" w:color="auto" w:fill="FFFFFF" w:themeFill="background1"/>
            <w:vAlign w:val="center"/>
          </w:tcPr>
          <w:p w:rsidR="004564AD" w:rsidRPr="00FE77C3" w:rsidRDefault="004564AD" w:rsidP="004564AD">
            <w:pPr>
              <w:jc w:val="left"/>
              <w:rPr>
                <w:rFonts w:ascii="微软雅黑" w:eastAsia="微软雅黑" w:hAnsi="微软雅黑"/>
                <w:color w:val="333333"/>
              </w:rPr>
            </w:pPr>
          </w:p>
        </w:tc>
        <w:tc>
          <w:tcPr>
            <w:tcW w:w="1847" w:type="dxa"/>
            <w:shd w:val="clear" w:color="auto" w:fill="FFFFFF" w:themeFill="background1"/>
            <w:vAlign w:val="center"/>
          </w:tcPr>
          <w:p w:rsidR="004564AD" w:rsidRDefault="004564AD" w:rsidP="004564AD">
            <w:pPr>
              <w:jc w:val="center"/>
              <w:rPr>
                <w:bCs/>
                <w:szCs w:val="21"/>
              </w:rPr>
            </w:pPr>
          </w:p>
        </w:tc>
      </w:tr>
      <w:tr w:rsidR="004564AD" w:rsidRPr="00F64465" w:rsidTr="004564AD">
        <w:tc>
          <w:tcPr>
            <w:tcW w:w="1838" w:type="dxa"/>
            <w:shd w:val="clear" w:color="auto" w:fill="FFFFFF" w:themeFill="background1"/>
            <w:vAlign w:val="center"/>
          </w:tcPr>
          <w:p w:rsidR="004564AD" w:rsidRPr="005B5C24" w:rsidRDefault="004564AD" w:rsidP="004564AD">
            <w:pPr>
              <w:jc w:val="center"/>
              <w:rPr>
                <w:rFonts w:ascii="Consolas" w:hAnsi="Consolas" w:cs="Consolas"/>
                <w:szCs w:val="21"/>
              </w:rPr>
            </w:pPr>
            <w:r w:rsidRPr="005B5C24">
              <w:rPr>
                <w:rFonts w:ascii="Consolas" w:hAnsi="Consolas" w:cs="Consolas"/>
                <w:szCs w:val="21"/>
              </w:rPr>
              <w:t>recipient</w:t>
            </w:r>
            <w:r>
              <w:rPr>
                <w:rFonts w:ascii="Consolas" w:hAnsi="Consolas" w:cs="Consolas"/>
                <w:szCs w:val="21"/>
              </w:rPr>
              <w:t>Name</w:t>
            </w:r>
          </w:p>
        </w:tc>
        <w:tc>
          <w:tcPr>
            <w:tcW w:w="2620" w:type="dxa"/>
            <w:shd w:val="clear" w:color="auto" w:fill="FFFFFF" w:themeFill="background1"/>
            <w:vAlign w:val="center"/>
          </w:tcPr>
          <w:p w:rsidR="004564AD" w:rsidRDefault="004564AD" w:rsidP="004564AD">
            <w:pPr>
              <w:jc w:val="center"/>
              <w:rPr>
                <w:rFonts w:ascii="宋体" w:hAnsi="宋体"/>
                <w:bCs/>
                <w:szCs w:val="21"/>
              </w:rPr>
            </w:pPr>
            <w:r>
              <w:rPr>
                <w:rFonts w:ascii="宋体" w:hAnsi="宋体"/>
                <w:bCs/>
                <w:szCs w:val="21"/>
              </w:rPr>
              <w:t>受捐人姓名</w:t>
            </w:r>
          </w:p>
        </w:tc>
        <w:tc>
          <w:tcPr>
            <w:tcW w:w="2762" w:type="dxa"/>
            <w:gridSpan w:val="2"/>
            <w:shd w:val="clear" w:color="auto" w:fill="FFFFFF" w:themeFill="background1"/>
            <w:vAlign w:val="center"/>
          </w:tcPr>
          <w:p w:rsidR="004564AD" w:rsidRPr="00FE77C3" w:rsidRDefault="004564AD" w:rsidP="004564AD">
            <w:pPr>
              <w:jc w:val="left"/>
              <w:rPr>
                <w:rFonts w:ascii="微软雅黑" w:eastAsia="微软雅黑" w:hAnsi="微软雅黑"/>
                <w:color w:val="333333"/>
              </w:rPr>
            </w:pPr>
          </w:p>
        </w:tc>
        <w:tc>
          <w:tcPr>
            <w:tcW w:w="1847" w:type="dxa"/>
            <w:shd w:val="clear" w:color="auto" w:fill="FFFFFF" w:themeFill="background1"/>
            <w:vAlign w:val="center"/>
          </w:tcPr>
          <w:p w:rsidR="004564AD" w:rsidRDefault="004564AD" w:rsidP="004564AD">
            <w:pPr>
              <w:jc w:val="center"/>
              <w:rPr>
                <w:bCs/>
                <w:szCs w:val="21"/>
              </w:rPr>
            </w:pPr>
          </w:p>
        </w:tc>
      </w:tr>
      <w:tr w:rsidR="004564AD" w:rsidRPr="00F64465" w:rsidTr="004564AD">
        <w:tc>
          <w:tcPr>
            <w:tcW w:w="1838" w:type="dxa"/>
            <w:shd w:val="clear" w:color="auto" w:fill="FFFFFF" w:themeFill="background1"/>
            <w:vAlign w:val="center"/>
          </w:tcPr>
          <w:p w:rsidR="004564AD" w:rsidRDefault="004564AD" w:rsidP="004564AD">
            <w:pPr>
              <w:jc w:val="center"/>
              <w:rPr>
                <w:rFonts w:ascii="Consolas" w:hAnsi="Consolas" w:cs="Consolas"/>
                <w:szCs w:val="21"/>
              </w:rPr>
            </w:pPr>
            <w:r w:rsidRPr="005B5C24">
              <w:rPr>
                <w:rFonts w:ascii="Consolas" w:hAnsi="Consolas" w:cs="Consolas"/>
                <w:szCs w:val="21"/>
              </w:rPr>
              <w:t>thanksContent</w:t>
            </w:r>
          </w:p>
        </w:tc>
        <w:tc>
          <w:tcPr>
            <w:tcW w:w="2620" w:type="dxa"/>
            <w:shd w:val="clear" w:color="auto" w:fill="FFFFFF" w:themeFill="background1"/>
            <w:vAlign w:val="center"/>
          </w:tcPr>
          <w:p w:rsidR="004564AD" w:rsidRDefault="004564AD" w:rsidP="004564AD">
            <w:pPr>
              <w:jc w:val="center"/>
              <w:rPr>
                <w:rFonts w:ascii="宋体" w:hAnsi="宋体"/>
                <w:bCs/>
                <w:szCs w:val="21"/>
              </w:rPr>
            </w:pPr>
            <w:r>
              <w:rPr>
                <w:rFonts w:ascii="宋体" w:hAnsi="宋体" w:hint="eastAsia"/>
                <w:bCs/>
                <w:szCs w:val="21"/>
              </w:rPr>
              <w:t>感谢留言</w:t>
            </w:r>
          </w:p>
        </w:tc>
        <w:tc>
          <w:tcPr>
            <w:tcW w:w="2762" w:type="dxa"/>
            <w:gridSpan w:val="2"/>
            <w:shd w:val="clear" w:color="auto" w:fill="FFFFFF" w:themeFill="background1"/>
            <w:vAlign w:val="center"/>
          </w:tcPr>
          <w:p w:rsidR="004564AD" w:rsidRPr="00FE77C3" w:rsidRDefault="004564AD" w:rsidP="004564AD">
            <w:pPr>
              <w:jc w:val="left"/>
              <w:rPr>
                <w:rFonts w:ascii="微软雅黑" w:eastAsia="微软雅黑" w:hAnsi="微软雅黑"/>
                <w:color w:val="333333"/>
              </w:rPr>
            </w:pPr>
          </w:p>
        </w:tc>
        <w:tc>
          <w:tcPr>
            <w:tcW w:w="1847" w:type="dxa"/>
            <w:shd w:val="clear" w:color="auto" w:fill="FFFFFF" w:themeFill="background1"/>
            <w:vAlign w:val="center"/>
          </w:tcPr>
          <w:p w:rsidR="004564AD" w:rsidRDefault="004564AD" w:rsidP="004564AD">
            <w:pPr>
              <w:jc w:val="center"/>
              <w:rPr>
                <w:bCs/>
                <w:szCs w:val="21"/>
              </w:rPr>
            </w:pPr>
          </w:p>
        </w:tc>
      </w:tr>
      <w:tr w:rsidR="004564AD" w:rsidRPr="00F64465" w:rsidTr="004564AD">
        <w:tc>
          <w:tcPr>
            <w:tcW w:w="1838" w:type="dxa"/>
            <w:shd w:val="clear" w:color="auto" w:fill="FFFFFF" w:themeFill="background1"/>
            <w:vAlign w:val="center"/>
          </w:tcPr>
          <w:p w:rsidR="004564AD" w:rsidRPr="00193822" w:rsidRDefault="004564AD" w:rsidP="004564AD">
            <w:pPr>
              <w:jc w:val="center"/>
              <w:rPr>
                <w:rFonts w:ascii="Consolas" w:hAnsi="Consolas" w:cs="Consolas"/>
                <w:szCs w:val="21"/>
              </w:rPr>
            </w:pPr>
            <w:r w:rsidRPr="005B5C24">
              <w:rPr>
                <w:rFonts w:ascii="Consolas" w:hAnsi="Consolas" w:cs="Consolas"/>
                <w:szCs w:val="21"/>
              </w:rPr>
              <w:t>thanksTime</w:t>
            </w:r>
          </w:p>
        </w:tc>
        <w:tc>
          <w:tcPr>
            <w:tcW w:w="2620" w:type="dxa"/>
            <w:shd w:val="clear" w:color="auto" w:fill="FFFFFF" w:themeFill="background1"/>
            <w:vAlign w:val="center"/>
          </w:tcPr>
          <w:p w:rsidR="004564AD" w:rsidRDefault="004564AD" w:rsidP="004564AD">
            <w:pPr>
              <w:jc w:val="center"/>
              <w:rPr>
                <w:rFonts w:ascii="宋体" w:hAnsi="宋体"/>
                <w:bCs/>
                <w:szCs w:val="21"/>
              </w:rPr>
            </w:pPr>
            <w:r>
              <w:rPr>
                <w:rFonts w:ascii="宋体" w:hAnsi="宋体" w:hint="eastAsia"/>
                <w:bCs/>
                <w:szCs w:val="21"/>
              </w:rPr>
              <w:t>感谢时间</w:t>
            </w:r>
          </w:p>
        </w:tc>
        <w:tc>
          <w:tcPr>
            <w:tcW w:w="2762" w:type="dxa"/>
            <w:gridSpan w:val="2"/>
            <w:shd w:val="clear" w:color="auto" w:fill="FFFFFF" w:themeFill="background1"/>
            <w:vAlign w:val="center"/>
          </w:tcPr>
          <w:p w:rsidR="004564AD" w:rsidRPr="00FE77C3" w:rsidRDefault="004564AD" w:rsidP="004564AD">
            <w:pPr>
              <w:jc w:val="left"/>
              <w:rPr>
                <w:rFonts w:ascii="微软雅黑" w:eastAsia="微软雅黑" w:hAnsi="微软雅黑"/>
                <w:color w:val="333333"/>
              </w:rPr>
            </w:pPr>
          </w:p>
        </w:tc>
        <w:tc>
          <w:tcPr>
            <w:tcW w:w="1847" w:type="dxa"/>
            <w:shd w:val="clear" w:color="auto" w:fill="FFFFFF" w:themeFill="background1"/>
            <w:vAlign w:val="center"/>
          </w:tcPr>
          <w:p w:rsidR="004564AD" w:rsidRDefault="004564AD" w:rsidP="004564AD">
            <w:pPr>
              <w:jc w:val="center"/>
              <w:rPr>
                <w:bCs/>
                <w:szCs w:val="21"/>
              </w:rPr>
            </w:pPr>
          </w:p>
        </w:tc>
      </w:tr>
      <w:tr w:rsidR="004564AD" w:rsidRPr="00F64465" w:rsidTr="004564AD">
        <w:tc>
          <w:tcPr>
            <w:tcW w:w="1838" w:type="dxa"/>
            <w:shd w:val="clear" w:color="auto" w:fill="FFFFFF" w:themeFill="background1"/>
            <w:vAlign w:val="center"/>
          </w:tcPr>
          <w:p w:rsidR="004564AD" w:rsidRPr="005B5C24" w:rsidRDefault="004564AD" w:rsidP="004564AD">
            <w:pPr>
              <w:jc w:val="center"/>
              <w:rPr>
                <w:rFonts w:ascii="Consolas" w:hAnsi="Consolas" w:cs="Consolas"/>
                <w:szCs w:val="21"/>
              </w:rPr>
            </w:pPr>
            <w:r w:rsidRPr="005B5C24">
              <w:rPr>
                <w:rFonts w:ascii="Consolas" w:hAnsi="Consolas" w:cs="Consolas"/>
                <w:szCs w:val="21"/>
              </w:rPr>
              <w:lastRenderedPageBreak/>
              <w:t>picUrl</w:t>
            </w:r>
          </w:p>
        </w:tc>
        <w:tc>
          <w:tcPr>
            <w:tcW w:w="2620" w:type="dxa"/>
            <w:shd w:val="clear" w:color="auto" w:fill="FFFFFF" w:themeFill="background1"/>
            <w:vAlign w:val="center"/>
          </w:tcPr>
          <w:p w:rsidR="004564AD" w:rsidRDefault="004564AD" w:rsidP="004564AD">
            <w:pPr>
              <w:jc w:val="center"/>
              <w:rPr>
                <w:rFonts w:ascii="宋体" w:hAnsi="宋体"/>
                <w:bCs/>
                <w:szCs w:val="21"/>
              </w:rPr>
            </w:pPr>
            <w:r>
              <w:rPr>
                <w:rFonts w:ascii="宋体" w:hAnsi="宋体" w:hint="eastAsia"/>
                <w:bCs/>
                <w:szCs w:val="21"/>
              </w:rPr>
              <w:t>图片路径</w:t>
            </w:r>
          </w:p>
        </w:tc>
        <w:tc>
          <w:tcPr>
            <w:tcW w:w="2762" w:type="dxa"/>
            <w:gridSpan w:val="2"/>
            <w:shd w:val="clear" w:color="auto" w:fill="FFFFFF" w:themeFill="background1"/>
            <w:vAlign w:val="center"/>
          </w:tcPr>
          <w:p w:rsidR="004564AD" w:rsidRPr="00FE77C3" w:rsidRDefault="004564AD" w:rsidP="004564AD">
            <w:pPr>
              <w:jc w:val="left"/>
              <w:rPr>
                <w:rFonts w:ascii="微软雅黑" w:eastAsia="微软雅黑" w:hAnsi="微软雅黑"/>
                <w:color w:val="333333"/>
              </w:rPr>
            </w:pPr>
          </w:p>
        </w:tc>
        <w:tc>
          <w:tcPr>
            <w:tcW w:w="1847" w:type="dxa"/>
            <w:shd w:val="clear" w:color="auto" w:fill="FFFFFF" w:themeFill="background1"/>
            <w:vAlign w:val="center"/>
          </w:tcPr>
          <w:p w:rsidR="004564AD" w:rsidRDefault="004564AD" w:rsidP="004564AD">
            <w:pPr>
              <w:jc w:val="center"/>
              <w:rPr>
                <w:bCs/>
                <w:szCs w:val="21"/>
              </w:rPr>
            </w:pPr>
          </w:p>
        </w:tc>
      </w:tr>
      <w:tr w:rsidR="004564AD" w:rsidTr="004564AD">
        <w:tc>
          <w:tcPr>
            <w:tcW w:w="1838" w:type="dxa"/>
            <w:shd w:val="clear" w:color="auto" w:fill="A6A6A6" w:themeFill="background1" w:themeFillShade="A6"/>
            <w:vAlign w:val="center"/>
          </w:tcPr>
          <w:p w:rsidR="004564AD" w:rsidRDefault="004564AD" w:rsidP="004564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4564AD" w:rsidRPr="009A7093" w:rsidRDefault="004564AD" w:rsidP="004564AD">
            <w:pPr>
              <w:jc w:val="left"/>
              <w:rPr>
                <w:rFonts w:ascii="Consolas" w:hAnsi="Consolas" w:cs="Consolas"/>
                <w:bCs/>
                <w:color w:val="5B9BD5" w:themeColor="accent1"/>
                <w:szCs w:val="21"/>
              </w:rPr>
            </w:pPr>
            <w:r w:rsidRPr="009A7093">
              <w:rPr>
                <w:rFonts w:ascii="Consolas" w:hAnsi="Consolas" w:cs="Consolas" w:hint="eastAsia"/>
                <w:bCs/>
                <w:color w:val="5B9BD5" w:themeColor="accent1"/>
                <w:sz w:val="24"/>
                <w:szCs w:val="24"/>
              </w:rPr>
              <w:t>{</w:t>
            </w:r>
            <w:r w:rsidRPr="009A7093">
              <w:rPr>
                <w:rFonts w:ascii="Consolas" w:eastAsia="Consolas" w:hAnsi="Consolas" w:hint="eastAsia"/>
                <w:color w:val="5B9BD5" w:themeColor="accent1"/>
                <w:sz w:val="24"/>
                <w:highlight w:val="white"/>
              </w:rPr>
              <w:t>"</w:t>
            </w:r>
            <w:r w:rsidRPr="009A7093">
              <w:rPr>
                <w:rFonts w:ascii="Consolas" w:hAnsi="Consolas" w:cs="Consolas" w:hint="eastAsia"/>
                <w:color w:val="5B9BD5" w:themeColor="accent1"/>
                <w:szCs w:val="21"/>
              </w:rPr>
              <w:t>rspCode</w:t>
            </w:r>
            <w:r w:rsidRPr="009A7093">
              <w:rPr>
                <w:rFonts w:ascii="Consolas" w:eastAsia="Consolas" w:hAnsi="Consolas" w:hint="eastAsia"/>
                <w:color w:val="5B9BD5" w:themeColor="accent1"/>
                <w:sz w:val="24"/>
                <w:highlight w:val="white"/>
              </w:rPr>
              <w:t>"</w:t>
            </w:r>
            <w:r w:rsidRPr="009A7093">
              <w:rPr>
                <w:rFonts w:ascii="Consolas" w:hAnsi="Consolas" w:hint="eastAsia"/>
                <w:color w:val="5B9BD5" w:themeColor="accent1"/>
                <w:sz w:val="24"/>
                <w:highlight w:val="white"/>
              </w:rPr>
              <w:t>:</w:t>
            </w:r>
            <w:r w:rsidRPr="009A7093">
              <w:rPr>
                <w:rFonts w:ascii="Consolas" w:eastAsia="Consolas" w:hAnsi="Consolas" w:hint="eastAsia"/>
                <w:color w:val="5B9BD5" w:themeColor="accent1"/>
                <w:sz w:val="24"/>
                <w:highlight w:val="white"/>
              </w:rPr>
              <w:t>"</w:t>
            </w:r>
            <w:r w:rsidRPr="009A7093">
              <w:rPr>
                <w:rFonts w:hint="eastAsia"/>
                <w:bCs/>
                <w:color w:val="5B9BD5" w:themeColor="accent1"/>
                <w:szCs w:val="21"/>
              </w:rPr>
              <w:t>0</w:t>
            </w:r>
            <w:r w:rsidRPr="009A7093">
              <w:rPr>
                <w:bCs/>
                <w:color w:val="5B9BD5" w:themeColor="accent1"/>
                <w:szCs w:val="21"/>
              </w:rPr>
              <w:t>00</w:t>
            </w:r>
            <w:r w:rsidRPr="009A7093">
              <w:rPr>
                <w:rFonts w:ascii="Consolas" w:eastAsia="Consolas" w:hAnsi="Consolas" w:hint="eastAsia"/>
                <w:color w:val="5B9BD5" w:themeColor="accent1"/>
                <w:sz w:val="24"/>
                <w:highlight w:val="white"/>
              </w:rPr>
              <w:t>"</w:t>
            </w:r>
            <w:r w:rsidRPr="009A7093">
              <w:rPr>
                <w:rFonts w:ascii="Consolas" w:hAnsi="Consolas" w:hint="eastAsia"/>
                <w:color w:val="5B9BD5" w:themeColor="accent1"/>
                <w:sz w:val="24"/>
              </w:rPr>
              <w:t>,</w:t>
            </w:r>
            <w:r w:rsidRPr="009A7093">
              <w:rPr>
                <w:rFonts w:ascii="Consolas" w:eastAsia="Consolas" w:hAnsi="Consolas" w:hint="eastAsia"/>
                <w:color w:val="5B9BD5" w:themeColor="accent1"/>
                <w:sz w:val="24"/>
                <w:highlight w:val="white"/>
              </w:rPr>
              <w:t>"</w:t>
            </w:r>
            <w:r w:rsidRPr="009A7093">
              <w:rPr>
                <w:rFonts w:ascii="Consolas" w:hAnsi="Consolas" w:cs="Consolas" w:hint="eastAsia"/>
                <w:color w:val="5B9BD5" w:themeColor="accent1"/>
                <w:szCs w:val="21"/>
              </w:rPr>
              <w:t>rspDesc</w:t>
            </w:r>
            <w:r w:rsidRPr="009A7093">
              <w:rPr>
                <w:rFonts w:ascii="Consolas" w:eastAsia="Consolas" w:hAnsi="Consolas" w:hint="eastAsia"/>
                <w:color w:val="5B9BD5" w:themeColor="accent1"/>
                <w:sz w:val="24"/>
                <w:highlight w:val="white"/>
              </w:rPr>
              <w:t>"</w:t>
            </w:r>
            <w:r w:rsidRPr="009A7093">
              <w:rPr>
                <w:rFonts w:ascii="Consolas" w:hAnsi="Consolas" w:hint="eastAsia"/>
                <w:color w:val="5B9BD5" w:themeColor="accent1"/>
                <w:sz w:val="24"/>
              </w:rPr>
              <w:t>:</w:t>
            </w:r>
            <w:r w:rsidRPr="009A7093">
              <w:rPr>
                <w:rFonts w:ascii="Consolas" w:eastAsia="Consolas" w:hAnsi="Consolas" w:hint="eastAsia"/>
                <w:color w:val="5B9BD5" w:themeColor="accent1"/>
                <w:sz w:val="24"/>
                <w:highlight w:val="white"/>
              </w:rPr>
              <w:t>"</w:t>
            </w:r>
            <w:r w:rsidRPr="009A7093">
              <w:rPr>
                <w:rFonts w:hint="eastAsia"/>
                <w:bCs/>
                <w:color w:val="5B9BD5" w:themeColor="accent1"/>
                <w:szCs w:val="21"/>
              </w:rPr>
              <w:t>正常</w:t>
            </w:r>
            <w:r w:rsidRPr="009A7093">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rPr>
              <w:t>,</w:t>
            </w:r>
            <w:r>
              <w:rPr>
                <w:rFonts w:ascii="Consolas" w:eastAsiaTheme="minorEastAsia" w:hAnsi="Consolas" w:hint="eastAsia"/>
                <w:b/>
                <w:color w:val="0070C0"/>
                <w:sz w:val="24"/>
              </w:rPr>
              <w:t>"</w:t>
            </w:r>
            <w:r w:rsidRPr="005B5C24">
              <w:rPr>
                <w:rFonts w:ascii="Consolas" w:hAnsi="Consolas" w:cs="Consolas"/>
                <w:szCs w:val="21"/>
              </w:rPr>
              <w:t xml:space="preserve"> recipientId</w:t>
            </w:r>
            <w:r>
              <w:rPr>
                <w:rFonts w:ascii="Consolas" w:eastAsiaTheme="minorEastAsia" w:hAnsi="Consolas" w:hint="eastAsia"/>
                <w:b/>
                <w:color w:val="0070C0"/>
                <w:sz w:val="24"/>
              </w:rPr>
              <w:t>":"</w:t>
            </w:r>
            <w:r>
              <w:rPr>
                <w:rFonts w:ascii="宋体" w:hAnsi="宋体"/>
                <w:bCs/>
                <w:szCs w:val="21"/>
              </w:rPr>
              <w:t>受捐人Id</w:t>
            </w:r>
            <w:r>
              <w:rPr>
                <w:rFonts w:ascii="Consolas" w:eastAsiaTheme="minorEastAsia" w:hAnsi="Consolas" w:hint="eastAsia"/>
                <w:b/>
                <w:color w:val="0070C0"/>
                <w:sz w:val="24"/>
              </w:rPr>
              <w:t xml:space="preserve"> ","</w:t>
            </w:r>
            <w:r w:rsidRPr="005B5C24">
              <w:rPr>
                <w:rFonts w:ascii="Consolas" w:hAnsi="Consolas" w:cs="Consolas"/>
                <w:szCs w:val="21"/>
              </w:rPr>
              <w:t>recipient</w:t>
            </w:r>
            <w:r>
              <w:rPr>
                <w:rFonts w:ascii="Consolas" w:hAnsi="Consolas" w:cs="Consolas"/>
                <w:szCs w:val="21"/>
              </w:rPr>
              <w:t>Name</w:t>
            </w:r>
            <w:r>
              <w:rPr>
                <w:rFonts w:ascii="Consolas" w:eastAsiaTheme="minorEastAsia" w:hAnsi="Consolas" w:hint="eastAsia"/>
                <w:b/>
                <w:color w:val="0070C0"/>
                <w:sz w:val="24"/>
              </w:rPr>
              <w:t>":"</w:t>
            </w:r>
            <w:r>
              <w:rPr>
                <w:rFonts w:ascii="宋体" w:hAnsi="宋体"/>
                <w:bCs/>
                <w:szCs w:val="21"/>
              </w:rPr>
              <w:t>受捐人姓名</w:t>
            </w:r>
            <w:r>
              <w:rPr>
                <w:rFonts w:ascii="Consolas" w:eastAsiaTheme="minorEastAsia" w:hAnsi="Consolas" w:hint="eastAsia"/>
                <w:b/>
                <w:color w:val="0070C0"/>
                <w:sz w:val="24"/>
              </w:rPr>
              <w:t>","</w:t>
            </w:r>
            <w:r w:rsidRPr="005B5C24">
              <w:rPr>
                <w:rFonts w:ascii="Consolas" w:hAnsi="Consolas" w:cs="Consolas"/>
                <w:szCs w:val="21"/>
              </w:rPr>
              <w:t>thanksContent</w:t>
            </w:r>
            <w:r>
              <w:rPr>
                <w:rFonts w:ascii="Consolas" w:eastAsiaTheme="minorEastAsia" w:hAnsi="Consolas" w:hint="eastAsia"/>
                <w:b/>
                <w:color w:val="0070C0"/>
                <w:sz w:val="24"/>
              </w:rPr>
              <w:t>":"</w:t>
            </w:r>
            <w:r>
              <w:rPr>
                <w:rFonts w:ascii="宋体" w:hAnsi="宋体" w:hint="eastAsia"/>
                <w:bCs/>
                <w:szCs w:val="21"/>
              </w:rPr>
              <w:t>感谢留言</w:t>
            </w:r>
            <w:r>
              <w:rPr>
                <w:rFonts w:ascii="Consolas" w:eastAsiaTheme="minorEastAsia" w:hAnsi="Consolas" w:hint="eastAsia"/>
                <w:b/>
                <w:color w:val="0070C0"/>
                <w:sz w:val="24"/>
              </w:rPr>
              <w:t>","</w:t>
            </w:r>
            <w:r w:rsidRPr="005B5C24">
              <w:rPr>
                <w:rFonts w:ascii="Consolas" w:hAnsi="Consolas" w:cs="Consolas"/>
                <w:szCs w:val="21"/>
              </w:rPr>
              <w:t xml:space="preserve"> thanksTime</w:t>
            </w:r>
            <w:r>
              <w:rPr>
                <w:rFonts w:ascii="Consolas" w:eastAsiaTheme="minorEastAsia" w:hAnsi="Consolas" w:hint="eastAsia"/>
                <w:b/>
                <w:color w:val="0070C0"/>
                <w:sz w:val="24"/>
              </w:rPr>
              <w:t>":"</w:t>
            </w:r>
            <w:r>
              <w:rPr>
                <w:rFonts w:ascii="宋体" w:hAnsi="宋体" w:hint="eastAsia"/>
                <w:bCs/>
                <w:szCs w:val="21"/>
              </w:rPr>
              <w:t>感谢时间</w:t>
            </w:r>
            <w:r>
              <w:rPr>
                <w:rFonts w:ascii="Consolas" w:eastAsiaTheme="minorEastAsia" w:hAnsi="Consolas" w:hint="eastAsia"/>
                <w:b/>
                <w:color w:val="0070C0"/>
                <w:sz w:val="24"/>
              </w:rPr>
              <w:t>","</w:t>
            </w:r>
            <w:r w:rsidRPr="005B5C24">
              <w:rPr>
                <w:rFonts w:ascii="Consolas" w:hAnsi="Consolas" w:cs="Consolas"/>
                <w:szCs w:val="21"/>
              </w:rPr>
              <w:t xml:space="preserve"> picUrl</w:t>
            </w:r>
            <w:r>
              <w:rPr>
                <w:rFonts w:ascii="Consolas" w:eastAsiaTheme="minorEastAsia" w:hAnsi="Consolas" w:hint="eastAsia"/>
                <w:b/>
                <w:color w:val="0070C0"/>
                <w:sz w:val="24"/>
              </w:rPr>
              <w:t>":"</w:t>
            </w:r>
            <w:r>
              <w:rPr>
                <w:rFonts w:ascii="宋体" w:hAnsi="宋体" w:hint="eastAsia"/>
                <w:bCs/>
                <w:szCs w:val="21"/>
              </w:rPr>
              <w:t>图片路径</w:t>
            </w:r>
            <w:r>
              <w:rPr>
                <w:rFonts w:ascii="Consolas" w:eastAsiaTheme="minorEastAsia" w:hAnsi="Consolas" w:hint="eastAsia"/>
                <w:b/>
                <w:color w:val="0070C0"/>
                <w:sz w:val="24"/>
              </w:rPr>
              <w:t>"</w:t>
            </w:r>
            <w:r w:rsidRPr="009A7093">
              <w:rPr>
                <w:rFonts w:ascii="Consolas" w:eastAsia="Consolas" w:hAnsi="Consolas"/>
                <w:color w:val="5B9BD5" w:themeColor="accent1"/>
                <w:sz w:val="21"/>
                <w:szCs w:val="21"/>
              </w:rPr>
              <w:t xml:space="preserve"> }</w:t>
            </w:r>
          </w:p>
        </w:tc>
      </w:tr>
    </w:tbl>
    <w:p w:rsidR="00FC6EE6" w:rsidRDefault="00555A56" w:rsidP="00FC6EE6">
      <w:pPr>
        <w:pStyle w:val="4"/>
      </w:pPr>
      <w:r>
        <w:t>2.1.7</w:t>
      </w:r>
      <w:r w:rsidR="005766C0">
        <w:rPr>
          <w:rFonts w:hint="eastAsia"/>
        </w:rPr>
        <w:t>爱心需求列表（我的需求）</w:t>
      </w:r>
    </w:p>
    <w:p w:rsidR="00DA06D5" w:rsidRPr="00CB7C8C" w:rsidRDefault="00DA06D5" w:rsidP="00DA06D5"/>
    <w:tbl>
      <w:tblPr>
        <w:tblStyle w:val="a7"/>
        <w:tblW w:w="9067" w:type="dxa"/>
        <w:tblLayout w:type="fixed"/>
        <w:tblLook w:val="04A0" w:firstRow="1" w:lastRow="0" w:firstColumn="1" w:lastColumn="0" w:noHBand="0" w:noVBand="1"/>
      </w:tblPr>
      <w:tblGrid>
        <w:gridCol w:w="1838"/>
        <w:gridCol w:w="2620"/>
        <w:gridCol w:w="35"/>
        <w:gridCol w:w="2727"/>
        <w:gridCol w:w="1847"/>
      </w:tblGrid>
      <w:tr w:rsidR="00DA06D5" w:rsidTr="00F00991">
        <w:tc>
          <w:tcPr>
            <w:tcW w:w="1838" w:type="dxa"/>
            <w:vAlign w:val="center"/>
          </w:tcPr>
          <w:p w:rsidR="00DA06D5" w:rsidRDefault="00DA06D5" w:rsidP="00F00991">
            <w:pPr>
              <w:jc w:val="center"/>
              <w:rPr>
                <w:bCs/>
                <w:szCs w:val="21"/>
              </w:rPr>
            </w:pPr>
            <w:r>
              <w:rPr>
                <w:bCs/>
                <w:szCs w:val="21"/>
              </w:rPr>
              <w:t>接口标识：</w:t>
            </w:r>
          </w:p>
        </w:tc>
        <w:tc>
          <w:tcPr>
            <w:tcW w:w="2655" w:type="dxa"/>
            <w:gridSpan w:val="2"/>
            <w:vAlign w:val="center"/>
          </w:tcPr>
          <w:p w:rsidR="00DA06D5" w:rsidRDefault="00DA06D5" w:rsidP="00F00991">
            <w:pPr>
              <w:jc w:val="center"/>
              <w:rPr>
                <w:bCs/>
                <w:szCs w:val="21"/>
              </w:rPr>
            </w:pPr>
            <w:r w:rsidRPr="00F86A53">
              <w:rPr>
                <w:bCs/>
                <w:szCs w:val="21"/>
              </w:rPr>
              <w:t>userhelpList</w:t>
            </w:r>
          </w:p>
        </w:tc>
        <w:tc>
          <w:tcPr>
            <w:tcW w:w="2727" w:type="dxa"/>
          </w:tcPr>
          <w:p w:rsidR="00DA06D5" w:rsidRDefault="00DA06D5" w:rsidP="00F00991">
            <w:pPr>
              <w:jc w:val="left"/>
            </w:pPr>
          </w:p>
        </w:tc>
        <w:tc>
          <w:tcPr>
            <w:tcW w:w="1847" w:type="dxa"/>
          </w:tcPr>
          <w:p w:rsidR="00DA06D5" w:rsidRDefault="00DA06D5" w:rsidP="00F00991">
            <w:pPr>
              <w:jc w:val="left"/>
            </w:pPr>
          </w:p>
        </w:tc>
      </w:tr>
      <w:tr w:rsidR="00DA06D5" w:rsidTr="00F00991">
        <w:tc>
          <w:tcPr>
            <w:tcW w:w="1838" w:type="dxa"/>
            <w:shd w:val="clear" w:color="auto" w:fill="A6A6A6" w:themeFill="background1" w:themeFillShade="A6"/>
            <w:vAlign w:val="center"/>
          </w:tcPr>
          <w:p w:rsidR="00DA06D5" w:rsidRDefault="00DA06D5" w:rsidP="00F00991">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DA06D5" w:rsidRDefault="00DA06D5" w:rsidP="00F00991">
            <w:pPr>
              <w:jc w:val="center"/>
              <w:rPr>
                <w:bCs/>
                <w:szCs w:val="21"/>
              </w:rPr>
            </w:pPr>
            <w:r w:rsidRPr="00F86A53">
              <w:rPr>
                <w:bCs/>
                <w:szCs w:val="21"/>
              </w:rPr>
              <w:t>userhelpList</w:t>
            </w:r>
          </w:p>
        </w:tc>
        <w:tc>
          <w:tcPr>
            <w:tcW w:w="2727" w:type="dxa"/>
          </w:tcPr>
          <w:p w:rsidR="00DA06D5" w:rsidRDefault="00DA06D5" w:rsidP="00F00991">
            <w:pPr>
              <w:jc w:val="center"/>
              <w:rPr>
                <w:bCs/>
                <w:szCs w:val="21"/>
              </w:rPr>
            </w:pPr>
          </w:p>
        </w:tc>
        <w:tc>
          <w:tcPr>
            <w:tcW w:w="1847" w:type="dxa"/>
          </w:tcPr>
          <w:p w:rsidR="00DA06D5" w:rsidRDefault="00DA06D5" w:rsidP="00F00991">
            <w:pPr>
              <w:jc w:val="center"/>
              <w:rPr>
                <w:bCs/>
                <w:szCs w:val="21"/>
              </w:rPr>
            </w:pPr>
          </w:p>
        </w:tc>
      </w:tr>
      <w:tr w:rsidR="00DA06D5" w:rsidTr="00F00991">
        <w:tc>
          <w:tcPr>
            <w:tcW w:w="1838" w:type="dxa"/>
            <w:shd w:val="clear" w:color="auto" w:fill="A6A6A6" w:themeFill="background1" w:themeFillShade="A6"/>
            <w:vAlign w:val="center"/>
          </w:tcPr>
          <w:p w:rsidR="00DA06D5" w:rsidRDefault="00DA06D5" w:rsidP="00F00991">
            <w:pPr>
              <w:jc w:val="center"/>
              <w:rPr>
                <w:bCs/>
                <w:szCs w:val="21"/>
              </w:rPr>
            </w:pPr>
            <w:r>
              <w:rPr>
                <w:bCs/>
                <w:szCs w:val="21"/>
              </w:rPr>
              <w:t>字段名</w:t>
            </w:r>
          </w:p>
        </w:tc>
        <w:tc>
          <w:tcPr>
            <w:tcW w:w="2655" w:type="dxa"/>
            <w:gridSpan w:val="2"/>
            <w:shd w:val="clear" w:color="auto" w:fill="A6A6A6" w:themeFill="background1" w:themeFillShade="A6"/>
            <w:vAlign w:val="center"/>
          </w:tcPr>
          <w:p w:rsidR="00DA06D5" w:rsidRDefault="00DA06D5" w:rsidP="00F00991">
            <w:pPr>
              <w:jc w:val="center"/>
              <w:rPr>
                <w:bCs/>
                <w:szCs w:val="21"/>
              </w:rPr>
            </w:pPr>
            <w:r>
              <w:rPr>
                <w:bCs/>
                <w:szCs w:val="21"/>
              </w:rPr>
              <w:t>说明</w:t>
            </w:r>
          </w:p>
        </w:tc>
        <w:tc>
          <w:tcPr>
            <w:tcW w:w="2727" w:type="dxa"/>
            <w:shd w:val="clear" w:color="auto" w:fill="A6A6A6" w:themeFill="background1" w:themeFillShade="A6"/>
          </w:tcPr>
          <w:p w:rsidR="00DA06D5" w:rsidRDefault="00DA06D5" w:rsidP="00F00991">
            <w:pPr>
              <w:jc w:val="center"/>
              <w:rPr>
                <w:bCs/>
                <w:szCs w:val="21"/>
              </w:rPr>
            </w:pPr>
            <w:r>
              <w:rPr>
                <w:bCs/>
                <w:szCs w:val="21"/>
              </w:rPr>
              <w:t>备注</w:t>
            </w:r>
          </w:p>
        </w:tc>
        <w:tc>
          <w:tcPr>
            <w:tcW w:w="1847" w:type="dxa"/>
            <w:shd w:val="clear" w:color="auto" w:fill="A6A6A6" w:themeFill="background1" w:themeFillShade="A6"/>
          </w:tcPr>
          <w:p w:rsidR="00DA06D5" w:rsidRDefault="00DA06D5" w:rsidP="00F00991">
            <w:pPr>
              <w:jc w:val="center"/>
              <w:rPr>
                <w:bCs/>
                <w:szCs w:val="21"/>
              </w:rPr>
            </w:pPr>
            <w:r>
              <w:rPr>
                <w:rFonts w:hint="eastAsia"/>
                <w:bCs/>
                <w:szCs w:val="21"/>
              </w:rPr>
              <w:t>是否必填项</w:t>
            </w:r>
          </w:p>
        </w:tc>
      </w:tr>
      <w:tr w:rsidR="00DA06D5" w:rsidTr="00F00991">
        <w:trPr>
          <w:trHeight w:val="413"/>
        </w:trPr>
        <w:tc>
          <w:tcPr>
            <w:tcW w:w="1838" w:type="dxa"/>
            <w:shd w:val="clear" w:color="auto" w:fill="auto"/>
            <w:vAlign w:val="center"/>
          </w:tcPr>
          <w:p w:rsidR="00DA06D5" w:rsidRPr="001112AF" w:rsidRDefault="00DA06D5" w:rsidP="00F00991">
            <w:pPr>
              <w:jc w:val="center"/>
            </w:pPr>
            <w:r w:rsidRPr="00F86A53">
              <w:t>userId</w:t>
            </w:r>
          </w:p>
        </w:tc>
        <w:tc>
          <w:tcPr>
            <w:tcW w:w="2655" w:type="dxa"/>
            <w:gridSpan w:val="2"/>
            <w:shd w:val="clear" w:color="auto" w:fill="auto"/>
            <w:vAlign w:val="center"/>
          </w:tcPr>
          <w:p w:rsidR="00DA06D5" w:rsidRPr="001112AF" w:rsidRDefault="00DA06D5" w:rsidP="00F00991">
            <w:pPr>
              <w:jc w:val="center"/>
              <w:rPr>
                <w:bCs/>
                <w:szCs w:val="21"/>
              </w:rPr>
            </w:pPr>
            <w:r>
              <w:rPr>
                <w:rFonts w:hint="eastAsia"/>
                <w:bCs/>
                <w:szCs w:val="21"/>
              </w:rPr>
              <w:t>用户编号</w:t>
            </w:r>
          </w:p>
        </w:tc>
        <w:tc>
          <w:tcPr>
            <w:tcW w:w="2727" w:type="dxa"/>
            <w:shd w:val="clear" w:color="auto" w:fill="auto"/>
          </w:tcPr>
          <w:p w:rsidR="00DA06D5" w:rsidRDefault="00DA06D5" w:rsidP="00F00991">
            <w:pPr>
              <w:jc w:val="center"/>
              <w:rPr>
                <w:bCs/>
                <w:szCs w:val="21"/>
              </w:rPr>
            </w:pPr>
          </w:p>
        </w:tc>
        <w:tc>
          <w:tcPr>
            <w:tcW w:w="1847" w:type="dxa"/>
            <w:shd w:val="clear" w:color="auto" w:fill="auto"/>
          </w:tcPr>
          <w:p w:rsidR="00DA06D5" w:rsidRDefault="00DA06D5" w:rsidP="00F00991">
            <w:pPr>
              <w:jc w:val="center"/>
              <w:rPr>
                <w:bCs/>
                <w:szCs w:val="21"/>
              </w:rPr>
            </w:pPr>
            <w:r>
              <w:rPr>
                <w:rFonts w:hint="eastAsia"/>
                <w:bCs/>
                <w:szCs w:val="21"/>
              </w:rPr>
              <w:t>是</w:t>
            </w:r>
          </w:p>
        </w:tc>
      </w:tr>
      <w:tr w:rsidR="00DA06D5" w:rsidTr="00F00991">
        <w:trPr>
          <w:trHeight w:val="405"/>
        </w:trPr>
        <w:tc>
          <w:tcPr>
            <w:tcW w:w="1838" w:type="dxa"/>
            <w:vAlign w:val="center"/>
          </w:tcPr>
          <w:p w:rsidR="00DA06D5" w:rsidRPr="001112AF" w:rsidRDefault="00DA06D5" w:rsidP="00F00991">
            <w:pPr>
              <w:jc w:val="center"/>
            </w:pPr>
            <w:r w:rsidRPr="00F86A53">
              <w:t>pageNow</w:t>
            </w:r>
          </w:p>
        </w:tc>
        <w:tc>
          <w:tcPr>
            <w:tcW w:w="2655" w:type="dxa"/>
            <w:gridSpan w:val="2"/>
            <w:vAlign w:val="center"/>
          </w:tcPr>
          <w:p w:rsidR="00DA06D5" w:rsidRPr="001112AF" w:rsidRDefault="00DA06D5" w:rsidP="00F00991">
            <w:pPr>
              <w:jc w:val="center"/>
              <w:rPr>
                <w:bCs/>
                <w:szCs w:val="21"/>
              </w:rPr>
            </w:pPr>
            <w:r>
              <w:rPr>
                <w:rFonts w:hint="eastAsia"/>
                <w:bCs/>
                <w:szCs w:val="21"/>
              </w:rPr>
              <w:t>当前页码</w:t>
            </w:r>
          </w:p>
        </w:tc>
        <w:tc>
          <w:tcPr>
            <w:tcW w:w="2727" w:type="dxa"/>
            <w:vAlign w:val="center"/>
          </w:tcPr>
          <w:p w:rsidR="00DA06D5" w:rsidRPr="00FE77C3" w:rsidRDefault="00DA06D5" w:rsidP="00F00991">
            <w:pPr>
              <w:jc w:val="left"/>
              <w:rPr>
                <w:rFonts w:ascii="微软雅黑" w:eastAsia="微软雅黑" w:hAnsi="微软雅黑"/>
                <w:color w:val="333333"/>
              </w:rPr>
            </w:pPr>
          </w:p>
        </w:tc>
        <w:tc>
          <w:tcPr>
            <w:tcW w:w="1847" w:type="dxa"/>
            <w:vAlign w:val="center"/>
          </w:tcPr>
          <w:p w:rsidR="00DA06D5" w:rsidRDefault="00DA06D5" w:rsidP="00F00991">
            <w:pPr>
              <w:jc w:val="center"/>
              <w:rPr>
                <w:bCs/>
                <w:szCs w:val="21"/>
              </w:rPr>
            </w:pPr>
            <w:r>
              <w:rPr>
                <w:rFonts w:hint="eastAsia"/>
                <w:bCs/>
                <w:szCs w:val="21"/>
              </w:rPr>
              <w:t>是</w:t>
            </w:r>
          </w:p>
        </w:tc>
      </w:tr>
      <w:tr w:rsidR="00DA06D5" w:rsidTr="00F00991">
        <w:trPr>
          <w:trHeight w:val="405"/>
        </w:trPr>
        <w:tc>
          <w:tcPr>
            <w:tcW w:w="1838" w:type="dxa"/>
            <w:vAlign w:val="center"/>
          </w:tcPr>
          <w:p w:rsidR="00DA06D5" w:rsidRPr="001112AF" w:rsidRDefault="00DA06D5" w:rsidP="00F00991">
            <w:pPr>
              <w:jc w:val="center"/>
            </w:pPr>
            <w:r w:rsidRPr="00F86A53">
              <w:t>pageCount</w:t>
            </w:r>
          </w:p>
        </w:tc>
        <w:tc>
          <w:tcPr>
            <w:tcW w:w="2655" w:type="dxa"/>
            <w:gridSpan w:val="2"/>
            <w:vAlign w:val="center"/>
          </w:tcPr>
          <w:p w:rsidR="00DA06D5" w:rsidRDefault="00DA06D5" w:rsidP="00F00991">
            <w:pPr>
              <w:jc w:val="center"/>
              <w:rPr>
                <w:bCs/>
                <w:szCs w:val="21"/>
              </w:rPr>
            </w:pPr>
            <w:r>
              <w:rPr>
                <w:rFonts w:hint="eastAsia"/>
                <w:bCs/>
                <w:szCs w:val="21"/>
              </w:rPr>
              <w:t>每页显示条数</w:t>
            </w:r>
          </w:p>
        </w:tc>
        <w:tc>
          <w:tcPr>
            <w:tcW w:w="2727" w:type="dxa"/>
            <w:vAlign w:val="center"/>
          </w:tcPr>
          <w:p w:rsidR="00DA06D5" w:rsidRPr="00FE77C3" w:rsidRDefault="00DA06D5" w:rsidP="00F00991">
            <w:pPr>
              <w:jc w:val="left"/>
              <w:rPr>
                <w:rFonts w:ascii="微软雅黑" w:eastAsia="微软雅黑" w:hAnsi="微软雅黑"/>
                <w:color w:val="333333"/>
              </w:rPr>
            </w:pPr>
          </w:p>
        </w:tc>
        <w:tc>
          <w:tcPr>
            <w:tcW w:w="1847" w:type="dxa"/>
            <w:vAlign w:val="center"/>
          </w:tcPr>
          <w:p w:rsidR="00DA06D5" w:rsidRDefault="00DA06D5" w:rsidP="00F00991">
            <w:pPr>
              <w:jc w:val="center"/>
              <w:rPr>
                <w:bCs/>
                <w:szCs w:val="21"/>
              </w:rPr>
            </w:pPr>
            <w:r>
              <w:rPr>
                <w:rFonts w:hint="eastAsia"/>
                <w:bCs/>
                <w:szCs w:val="21"/>
              </w:rPr>
              <w:t>是</w:t>
            </w:r>
          </w:p>
        </w:tc>
      </w:tr>
      <w:tr w:rsidR="00DA06D5" w:rsidTr="00F00991">
        <w:trPr>
          <w:trHeight w:val="405"/>
        </w:trPr>
        <w:tc>
          <w:tcPr>
            <w:tcW w:w="1838" w:type="dxa"/>
            <w:vAlign w:val="center"/>
          </w:tcPr>
          <w:p w:rsidR="00DA06D5" w:rsidRDefault="00DA06D5" w:rsidP="00F00991">
            <w:pPr>
              <w:jc w:val="center"/>
            </w:pPr>
            <w:r>
              <w:rPr>
                <w:rFonts w:ascii="Courier New" w:hAnsi="Courier New" w:cs="Courier New"/>
              </w:rPr>
              <w:t>flag</w:t>
            </w:r>
          </w:p>
        </w:tc>
        <w:tc>
          <w:tcPr>
            <w:tcW w:w="2655" w:type="dxa"/>
            <w:gridSpan w:val="2"/>
            <w:vAlign w:val="center"/>
          </w:tcPr>
          <w:p w:rsidR="00DA06D5" w:rsidRDefault="00DA06D5" w:rsidP="00F00991">
            <w:pPr>
              <w:jc w:val="center"/>
              <w:rPr>
                <w:bCs/>
                <w:szCs w:val="21"/>
              </w:rPr>
            </w:pPr>
            <w:r>
              <w:rPr>
                <w:rFonts w:hint="eastAsia"/>
                <w:bCs/>
                <w:szCs w:val="21"/>
              </w:rPr>
              <w:t>查询</w:t>
            </w:r>
            <w:r>
              <w:rPr>
                <w:bCs/>
                <w:szCs w:val="21"/>
              </w:rPr>
              <w:t>列表</w:t>
            </w:r>
            <w:r>
              <w:rPr>
                <w:rFonts w:hint="eastAsia"/>
                <w:bCs/>
                <w:szCs w:val="21"/>
              </w:rPr>
              <w:t>标识</w:t>
            </w:r>
          </w:p>
        </w:tc>
        <w:tc>
          <w:tcPr>
            <w:tcW w:w="2727" w:type="dxa"/>
            <w:vAlign w:val="center"/>
          </w:tcPr>
          <w:p w:rsidR="00DA06D5" w:rsidRPr="00FE77C3" w:rsidRDefault="00DA06D5" w:rsidP="00F00991">
            <w:pPr>
              <w:jc w:val="left"/>
              <w:rPr>
                <w:rFonts w:ascii="微软雅黑" w:eastAsia="微软雅黑" w:hAnsi="微软雅黑"/>
                <w:color w:val="333333"/>
              </w:rPr>
            </w:pPr>
            <w:r w:rsidRPr="00C91E52">
              <w:rPr>
                <w:bCs/>
                <w:szCs w:val="21"/>
              </w:rPr>
              <w:t>Sh:</w:t>
            </w:r>
            <w:r w:rsidRPr="00C91E52">
              <w:rPr>
                <w:rFonts w:hint="eastAsia"/>
                <w:bCs/>
                <w:szCs w:val="21"/>
              </w:rPr>
              <w:t>审核中</w:t>
            </w:r>
            <w:r w:rsidRPr="00C91E52">
              <w:rPr>
                <w:bCs/>
                <w:szCs w:val="21"/>
              </w:rPr>
              <w:t>列表（</w:t>
            </w:r>
            <w:r>
              <w:rPr>
                <w:rFonts w:hint="eastAsia"/>
                <w:bCs/>
                <w:szCs w:val="21"/>
              </w:rPr>
              <w:t>待</w:t>
            </w:r>
            <w:r>
              <w:rPr>
                <w:bCs/>
                <w:szCs w:val="21"/>
              </w:rPr>
              <w:t>审核和审核失败</w:t>
            </w:r>
            <w:r w:rsidRPr="00C91E52">
              <w:rPr>
                <w:bCs/>
                <w:szCs w:val="21"/>
              </w:rPr>
              <w:t>）</w:t>
            </w:r>
            <w:r w:rsidRPr="00C91E52">
              <w:rPr>
                <w:rFonts w:hint="eastAsia"/>
                <w:bCs/>
                <w:szCs w:val="21"/>
              </w:rPr>
              <w:t>，</w:t>
            </w:r>
            <w:r>
              <w:rPr>
                <w:rFonts w:hint="eastAsia"/>
                <w:bCs/>
                <w:szCs w:val="21"/>
              </w:rPr>
              <w:t>fb</w:t>
            </w:r>
            <w:r>
              <w:rPr>
                <w:bCs/>
                <w:szCs w:val="21"/>
              </w:rPr>
              <w:t>:</w:t>
            </w:r>
            <w:r>
              <w:rPr>
                <w:rFonts w:hint="eastAsia"/>
                <w:bCs/>
                <w:szCs w:val="21"/>
              </w:rPr>
              <w:t>发布中</w:t>
            </w:r>
            <w:r>
              <w:rPr>
                <w:bCs/>
                <w:szCs w:val="21"/>
              </w:rPr>
              <w:t>列表（</w:t>
            </w:r>
            <w:r>
              <w:rPr>
                <w:rFonts w:hint="eastAsia"/>
                <w:bCs/>
                <w:szCs w:val="21"/>
              </w:rPr>
              <w:t>发布中</w:t>
            </w:r>
            <w:r>
              <w:rPr>
                <w:bCs/>
                <w:szCs w:val="21"/>
              </w:rPr>
              <w:t>和发布超时）</w:t>
            </w:r>
            <w:r>
              <w:rPr>
                <w:rFonts w:hint="eastAsia"/>
                <w:bCs/>
                <w:szCs w:val="21"/>
              </w:rPr>
              <w:t>，</w:t>
            </w:r>
            <w:r>
              <w:rPr>
                <w:rFonts w:hint="eastAsia"/>
                <w:bCs/>
                <w:szCs w:val="21"/>
              </w:rPr>
              <w:t>ysc</w:t>
            </w:r>
            <w:r>
              <w:rPr>
                <w:bCs/>
                <w:szCs w:val="21"/>
              </w:rPr>
              <w:t xml:space="preserve">: </w:t>
            </w:r>
            <w:r>
              <w:rPr>
                <w:rFonts w:hint="eastAsia"/>
                <w:bCs/>
                <w:szCs w:val="21"/>
              </w:rPr>
              <w:t>快递已送出</w:t>
            </w:r>
            <w:r>
              <w:rPr>
                <w:bCs/>
                <w:szCs w:val="21"/>
              </w:rPr>
              <w:t>（</w:t>
            </w:r>
            <w:r>
              <w:rPr>
                <w:rFonts w:hint="eastAsia"/>
                <w:bCs/>
                <w:szCs w:val="21"/>
              </w:rPr>
              <w:t>物</w:t>
            </w:r>
            <w:r>
              <w:rPr>
                <w:bCs/>
                <w:szCs w:val="21"/>
              </w:rPr>
              <w:t>）</w:t>
            </w:r>
            <w:r>
              <w:rPr>
                <w:rFonts w:hint="eastAsia"/>
                <w:bCs/>
                <w:szCs w:val="21"/>
              </w:rPr>
              <w:t>，</w:t>
            </w:r>
            <w:r>
              <w:rPr>
                <w:rFonts w:hint="eastAsia"/>
                <w:bCs/>
                <w:szCs w:val="21"/>
              </w:rPr>
              <w:t>dkz</w:t>
            </w:r>
            <w:r>
              <w:rPr>
                <w:bCs/>
                <w:szCs w:val="21"/>
              </w:rPr>
              <w:t xml:space="preserve">: </w:t>
            </w:r>
            <w:r>
              <w:rPr>
                <w:rFonts w:hint="eastAsia"/>
                <w:bCs/>
                <w:szCs w:val="21"/>
              </w:rPr>
              <w:t>待</w:t>
            </w:r>
            <w:r>
              <w:rPr>
                <w:bCs/>
                <w:szCs w:val="21"/>
              </w:rPr>
              <w:t>打款（</w:t>
            </w:r>
            <w:r>
              <w:rPr>
                <w:rFonts w:hint="eastAsia"/>
                <w:bCs/>
                <w:szCs w:val="21"/>
              </w:rPr>
              <w:t>钱</w:t>
            </w:r>
            <w:r>
              <w:rPr>
                <w:bCs/>
                <w:szCs w:val="21"/>
              </w:rPr>
              <w:t>）</w:t>
            </w:r>
            <w:r>
              <w:rPr>
                <w:rFonts w:hint="eastAsia"/>
                <w:bCs/>
                <w:szCs w:val="21"/>
              </w:rPr>
              <w:t>，</w:t>
            </w:r>
            <w:r>
              <w:rPr>
                <w:rFonts w:hint="eastAsia"/>
                <w:bCs/>
                <w:szCs w:val="21"/>
              </w:rPr>
              <w:t>djcg</w:t>
            </w:r>
            <w:r>
              <w:rPr>
                <w:bCs/>
                <w:szCs w:val="21"/>
              </w:rPr>
              <w:t xml:space="preserve">: </w:t>
            </w:r>
            <w:r>
              <w:rPr>
                <w:rFonts w:hint="eastAsia"/>
                <w:bCs/>
                <w:szCs w:val="21"/>
              </w:rPr>
              <w:t>对接</w:t>
            </w:r>
            <w:r>
              <w:rPr>
                <w:bCs/>
                <w:szCs w:val="21"/>
              </w:rPr>
              <w:t>成功</w:t>
            </w:r>
            <w:r>
              <w:rPr>
                <w:rFonts w:hint="eastAsia"/>
                <w:bCs/>
                <w:szCs w:val="21"/>
              </w:rPr>
              <w:t>列表</w:t>
            </w:r>
            <w:r>
              <w:rPr>
                <w:bCs/>
                <w:szCs w:val="21"/>
              </w:rPr>
              <w:t>，</w:t>
            </w:r>
            <w:r w:rsidRPr="00C91E52">
              <w:rPr>
                <w:rFonts w:hint="eastAsia"/>
                <w:bCs/>
                <w:szCs w:val="21"/>
              </w:rPr>
              <w:t>不传</w:t>
            </w:r>
            <w:r w:rsidRPr="00C91E52">
              <w:rPr>
                <w:bCs/>
                <w:szCs w:val="21"/>
              </w:rPr>
              <w:t>查询所有</w:t>
            </w:r>
            <w:r>
              <w:rPr>
                <w:rFonts w:hint="eastAsia"/>
                <w:bCs/>
                <w:szCs w:val="21"/>
              </w:rPr>
              <w:t>状态</w:t>
            </w:r>
            <w:r w:rsidRPr="00C91E52">
              <w:rPr>
                <w:rFonts w:hint="eastAsia"/>
                <w:bCs/>
                <w:szCs w:val="21"/>
              </w:rPr>
              <w:t>。</w:t>
            </w:r>
          </w:p>
        </w:tc>
        <w:tc>
          <w:tcPr>
            <w:tcW w:w="1847" w:type="dxa"/>
            <w:vAlign w:val="center"/>
          </w:tcPr>
          <w:p w:rsidR="00DA06D5" w:rsidRDefault="00DA06D5" w:rsidP="00F00991">
            <w:pPr>
              <w:jc w:val="center"/>
              <w:rPr>
                <w:bCs/>
                <w:szCs w:val="21"/>
              </w:rPr>
            </w:pPr>
            <w:r>
              <w:rPr>
                <w:rFonts w:hint="eastAsia"/>
                <w:bCs/>
                <w:szCs w:val="21"/>
              </w:rPr>
              <w:t>否</w:t>
            </w:r>
          </w:p>
        </w:tc>
      </w:tr>
      <w:tr w:rsidR="00DA06D5" w:rsidTr="00F00991">
        <w:tc>
          <w:tcPr>
            <w:tcW w:w="1838" w:type="dxa"/>
            <w:shd w:val="clear" w:color="auto" w:fill="A6A6A6" w:themeFill="background1" w:themeFillShade="A6"/>
            <w:vAlign w:val="center"/>
          </w:tcPr>
          <w:p w:rsidR="00DA06D5" w:rsidRDefault="00DA06D5" w:rsidP="00F00991">
            <w:pPr>
              <w:jc w:val="center"/>
              <w:rPr>
                <w:bCs/>
                <w:szCs w:val="21"/>
              </w:rPr>
            </w:pPr>
            <w:r>
              <w:rPr>
                <w:rFonts w:hint="eastAsia"/>
              </w:rPr>
              <w:t>参数</w:t>
            </w:r>
            <w:r>
              <w:t>jsonStr</w:t>
            </w:r>
            <w:r>
              <w:rPr>
                <w:rFonts w:hint="eastAsia"/>
              </w:rPr>
              <w:t>：</w:t>
            </w:r>
          </w:p>
        </w:tc>
        <w:tc>
          <w:tcPr>
            <w:tcW w:w="7229" w:type="dxa"/>
            <w:gridSpan w:val="4"/>
            <w:vAlign w:val="center"/>
          </w:tcPr>
          <w:p w:rsidR="00DA06D5" w:rsidRPr="007856FB" w:rsidRDefault="00DA06D5" w:rsidP="00F00991">
            <w:pPr>
              <w:ind w:left="100" w:hangingChars="50" w:hanging="100"/>
              <w:jc w:val="left"/>
              <w:rPr>
                <w:rFonts w:ascii="Consolas" w:hAnsi="Consolas" w:cs="Consolas"/>
                <w:b/>
                <w:color w:val="0070C0"/>
                <w:szCs w:val="21"/>
              </w:rPr>
            </w:pPr>
            <w:r w:rsidRPr="00C91E52">
              <w:rPr>
                <w:rFonts w:hint="eastAsia"/>
                <w:b/>
                <w:color w:val="0070C0"/>
              </w:rPr>
              <w:t>{</w:t>
            </w:r>
            <w:r w:rsidRPr="00C91E52">
              <w:rPr>
                <w:b/>
                <w:color w:val="0070C0"/>
              </w:rPr>
              <w:t xml:space="preserve"> “userId”:</w:t>
            </w:r>
            <w:r>
              <w:rPr>
                <w:b/>
                <w:color w:val="0070C0"/>
              </w:rPr>
              <w:t>”</w:t>
            </w:r>
            <w:r>
              <w:rPr>
                <w:rFonts w:hint="eastAsia"/>
                <w:b/>
                <w:color w:val="0070C0"/>
              </w:rPr>
              <w:t>用户</w:t>
            </w:r>
            <w:r>
              <w:rPr>
                <w:b/>
                <w:color w:val="0070C0"/>
              </w:rPr>
              <w:t>编号</w:t>
            </w:r>
            <w:r>
              <w:rPr>
                <w:b/>
                <w:color w:val="0070C0"/>
              </w:rPr>
              <w:t>”</w:t>
            </w:r>
            <w:r w:rsidRPr="00C91E52">
              <w:rPr>
                <w:b/>
                <w:color w:val="0070C0"/>
              </w:rPr>
              <w:t>,</w:t>
            </w:r>
            <w:r>
              <w:rPr>
                <w:b/>
                <w:color w:val="0070C0"/>
              </w:rPr>
              <w:t>”</w:t>
            </w:r>
            <w:r w:rsidRPr="00C91E52">
              <w:rPr>
                <w:b/>
                <w:color w:val="0070C0"/>
              </w:rPr>
              <w:t>pageNow</w:t>
            </w:r>
            <w:r>
              <w:rPr>
                <w:b/>
                <w:color w:val="0070C0"/>
              </w:rPr>
              <w:t>”</w:t>
            </w:r>
            <w:r w:rsidRPr="00C91E52">
              <w:rPr>
                <w:b/>
                <w:color w:val="0070C0"/>
              </w:rPr>
              <w:t>:</w:t>
            </w:r>
            <w:r>
              <w:rPr>
                <w:b/>
                <w:color w:val="0070C0"/>
              </w:rPr>
              <w:t>”</w:t>
            </w:r>
            <w:r>
              <w:rPr>
                <w:rFonts w:hint="eastAsia"/>
                <w:b/>
                <w:color w:val="0070C0"/>
              </w:rPr>
              <w:t>当前</w:t>
            </w:r>
            <w:r>
              <w:rPr>
                <w:b/>
                <w:color w:val="0070C0"/>
              </w:rPr>
              <w:t>页面</w:t>
            </w:r>
            <w:r>
              <w:rPr>
                <w:b/>
                <w:color w:val="0070C0"/>
              </w:rPr>
              <w:t>”</w:t>
            </w:r>
            <w:r w:rsidRPr="00C91E52">
              <w:rPr>
                <w:b/>
                <w:color w:val="0070C0"/>
              </w:rPr>
              <w:t>,pageCount:"</w:t>
            </w:r>
            <w:r>
              <w:rPr>
                <w:rFonts w:hint="eastAsia"/>
                <w:b/>
                <w:color w:val="0070C0"/>
              </w:rPr>
              <w:t>每页条数</w:t>
            </w:r>
            <w:r w:rsidRPr="00C91E52">
              <w:rPr>
                <w:b/>
                <w:color w:val="0070C0"/>
              </w:rPr>
              <w:t>",</w:t>
            </w:r>
            <w:r>
              <w:rPr>
                <w:b/>
                <w:color w:val="0070C0"/>
              </w:rPr>
              <w:t>”</w:t>
            </w:r>
            <w:r w:rsidRPr="00C91E52">
              <w:rPr>
                <w:b/>
                <w:color w:val="0070C0"/>
              </w:rPr>
              <w:t>flag</w:t>
            </w:r>
            <w:r>
              <w:rPr>
                <w:b/>
                <w:color w:val="0070C0"/>
              </w:rPr>
              <w:t>”</w:t>
            </w:r>
            <w:r w:rsidRPr="00C91E52">
              <w:rPr>
                <w:b/>
                <w:color w:val="0070C0"/>
              </w:rPr>
              <w:t>:"</w:t>
            </w:r>
            <w:r>
              <w:rPr>
                <w:rFonts w:hint="eastAsia"/>
                <w:b/>
                <w:color w:val="0070C0"/>
              </w:rPr>
              <w:t>查询</w:t>
            </w:r>
            <w:r>
              <w:rPr>
                <w:b/>
                <w:color w:val="0070C0"/>
              </w:rPr>
              <w:t>标识</w:t>
            </w:r>
            <w:r w:rsidRPr="00C91E52">
              <w:rPr>
                <w:b/>
                <w:color w:val="0070C0"/>
              </w:rPr>
              <w:t>" }</w:t>
            </w:r>
          </w:p>
        </w:tc>
      </w:tr>
      <w:tr w:rsidR="00DA06D5" w:rsidTr="00F00991">
        <w:tc>
          <w:tcPr>
            <w:tcW w:w="1838" w:type="dxa"/>
            <w:shd w:val="clear" w:color="auto" w:fill="A6A6A6" w:themeFill="background1" w:themeFillShade="A6"/>
            <w:vAlign w:val="center"/>
          </w:tcPr>
          <w:p w:rsidR="00DA06D5" w:rsidRDefault="00DA06D5" w:rsidP="00F00991">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DA06D5" w:rsidRDefault="00DA06D5" w:rsidP="00F00991">
            <w:pPr>
              <w:ind w:firstLine="210"/>
              <w:jc w:val="center"/>
              <w:rPr>
                <w:rFonts w:ascii="宋体" w:hAnsi="宋体"/>
                <w:bCs/>
                <w:szCs w:val="21"/>
              </w:rPr>
            </w:pPr>
          </w:p>
        </w:tc>
        <w:tc>
          <w:tcPr>
            <w:tcW w:w="2762" w:type="dxa"/>
            <w:gridSpan w:val="2"/>
            <w:shd w:val="clear" w:color="auto" w:fill="A6A6A6" w:themeFill="background1" w:themeFillShade="A6"/>
          </w:tcPr>
          <w:p w:rsidR="00DA06D5" w:rsidRDefault="00DA06D5" w:rsidP="00F00991">
            <w:pPr>
              <w:ind w:firstLine="210"/>
              <w:jc w:val="center"/>
              <w:rPr>
                <w:rFonts w:ascii="宋体" w:hAnsi="宋体"/>
                <w:bCs/>
                <w:szCs w:val="21"/>
              </w:rPr>
            </w:pPr>
          </w:p>
        </w:tc>
        <w:tc>
          <w:tcPr>
            <w:tcW w:w="1847" w:type="dxa"/>
            <w:shd w:val="clear" w:color="auto" w:fill="A6A6A6" w:themeFill="background1" w:themeFillShade="A6"/>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1112AF" w:rsidRDefault="00DA06D5" w:rsidP="00F00991">
            <w:pPr>
              <w:jc w:val="center"/>
            </w:pPr>
            <w:r w:rsidRPr="00E81ADD">
              <w:t>type</w:t>
            </w:r>
          </w:p>
        </w:tc>
        <w:tc>
          <w:tcPr>
            <w:tcW w:w="2620" w:type="dxa"/>
            <w:shd w:val="clear" w:color="auto" w:fill="auto"/>
            <w:vAlign w:val="center"/>
          </w:tcPr>
          <w:p w:rsidR="00DA06D5" w:rsidRPr="001112AF" w:rsidRDefault="00DA06D5" w:rsidP="00F00991">
            <w:pPr>
              <w:jc w:val="center"/>
              <w:rPr>
                <w:bCs/>
                <w:szCs w:val="21"/>
              </w:rPr>
            </w:pPr>
            <w:r>
              <w:rPr>
                <w:rFonts w:hint="eastAsia"/>
                <w:bCs/>
                <w:szCs w:val="21"/>
              </w:rPr>
              <w:t>需求</w:t>
            </w:r>
            <w:r>
              <w:rPr>
                <w:bCs/>
                <w:szCs w:val="21"/>
              </w:rPr>
              <w:t>类型</w:t>
            </w:r>
          </w:p>
        </w:tc>
        <w:tc>
          <w:tcPr>
            <w:tcW w:w="2762" w:type="dxa"/>
            <w:gridSpan w:val="2"/>
            <w:shd w:val="clear" w:color="auto" w:fill="auto"/>
          </w:tcPr>
          <w:p w:rsidR="00DA06D5" w:rsidRDefault="00DA06D5" w:rsidP="00F00991">
            <w:pPr>
              <w:ind w:firstLine="210"/>
              <w:jc w:val="center"/>
              <w:rPr>
                <w:rFonts w:ascii="宋体" w:hAnsi="宋体"/>
                <w:bCs/>
                <w:szCs w:val="21"/>
              </w:rPr>
            </w:pPr>
            <w:r>
              <w:rPr>
                <w:rFonts w:ascii="宋体" w:hAnsi="宋体" w:hint="eastAsia"/>
                <w:bCs/>
                <w:szCs w:val="21"/>
              </w:rPr>
              <w:t>1：</w:t>
            </w:r>
            <w:r>
              <w:rPr>
                <w:rFonts w:ascii="宋体" w:hAnsi="宋体"/>
                <w:bCs/>
                <w:szCs w:val="21"/>
              </w:rPr>
              <w:t>物品，</w:t>
            </w:r>
            <w:r>
              <w:rPr>
                <w:rFonts w:ascii="宋体" w:hAnsi="宋体" w:hint="eastAsia"/>
                <w:bCs/>
                <w:szCs w:val="21"/>
              </w:rPr>
              <w:t>2：</w:t>
            </w:r>
            <w:r>
              <w:rPr>
                <w:rFonts w:ascii="宋体" w:hAnsi="宋体"/>
                <w:bCs/>
                <w:szCs w:val="21"/>
              </w:rPr>
              <w:t>金钱</w:t>
            </w: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1112AF" w:rsidRDefault="00DA06D5" w:rsidP="00F00991">
            <w:pPr>
              <w:jc w:val="center"/>
              <w:rPr>
                <w:b/>
                <w:bCs/>
                <w:szCs w:val="21"/>
              </w:rPr>
            </w:pPr>
            <w:r w:rsidRPr="00E81ADD">
              <w:rPr>
                <w:rFonts w:ascii="Courier New" w:hAnsi="Courier New" w:cs="Courier New"/>
              </w:rPr>
              <w:t>id</w:t>
            </w:r>
          </w:p>
        </w:tc>
        <w:tc>
          <w:tcPr>
            <w:tcW w:w="2620" w:type="dxa"/>
            <w:shd w:val="clear" w:color="auto" w:fill="auto"/>
            <w:vAlign w:val="center"/>
          </w:tcPr>
          <w:p w:rsidR="00DA06D5" w:rsidRPr="001112AF" w:rsidRDefault="00DA06D5" w:rsidP="00F00991">
            <w:pPr>
              <w:jc w:val="center"/>
              <w:rPr>
                <w:rFonts w:ascii="Courier New" w:hAnsi="Courier New" w:cs="Courier New"/>
              </w:rPr>
            </w:pPr>
            <w:r>
              <w:rPr>
                <w:rFonts w:hint="eastAsia"/>
                <w:bCs/>
                <w:szCs w:val="21"/>
              </w:rPr>
              <w:t>需求</w:t>
            </w:r>
            <w:r w:rsidRPr="004A7464">
              <w:rPr>
                <w:rFonts w:hint="eastAsia"/>
                <w:bCs/>
                <w:szCs w:val="21"/>
              </w:rPr>
              <w:t>ID</w:t>
            </w:r>
          </w:p>
        </w:tc>
        <w:tc>
          <w:tcPr>
            <w:tcW w:w="2762" w:type="dxa"/>
            <w:gridSpan w:val="2"/>
            <w:shd w:val="clear" w:color="auto" w:fill="auto"/>
          </w:tcPr>
          <w:p w:rsidR="00DA06D5"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A7464" w:rsidRDefault="00DA06D5" w:rsidP="00F00991">
            <w:pPr>
              <w:jc w:val="center"/>
              <w:rPr>
                <w:rFonts w:ascii="Courier New" w:hAnsi="Courier New" w:cs="Courier New"/>
              </w:rPr>
            </w:pPr>
            <w:r w:rsidRPr="00E81ADD">
              <w:rPr>
                <w:rFonts w:ascii="Courier New" w:hAnsi="Courier New" w:cs="Courier New"/>
              </w:rPr>
              <w:t>itemsName</w:t>
            </w:r>
          </w:p>
        </w:tc>
        <w:tc>
          <w:tcPr>
            <w:tcW w:w="2620" w:type="dxa"/>
            <w:shd w:val="clear" w:color="auto" w:fill="auto"/>
            <w:vAlign w:val="center"/>
          </w:tcPr>
          <w:p w:rsidR="00DA06D5" w:rsidRPr="004A7464" w:rsidRDefault="00DA06D5" w:rsidP="00F00991">
            <w:pPr>
              <w:jc w:val="center"/>
              <w:rPr>
                <w:bCs/>
                <w:szCs w:val="21"/>
              </w:rPr>
            </w:pPr>
            <w:r w:rsidRPr="00586F40">
              <w:rPr>
                <w:rFonts w:ascii="Verdana" w:hAnsi="Verdana"/>
              </w:rPr>
              <w:t>物品名称</w:t>
            </w:r>
          </w:p>
        </w:tc>
        <w:tc>
          <w:tcPr>
            <w:tcW w:w="2762" w:type="dxa"/>
            <w:gridSpan w:val="2"/>
            <w:shd w:val="clear" w:color="auto" w:fill="auto"/>
          </w:tcPr>
          <w:p w:rsidR="00DA06D5"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E81ADD" w:rsidRDefault="00DA06D5" w:rsidP="00F00991">
            <w:pPr>
              <w:jc w:val="center"/>
              <w:rPr>
                <w:rFonts w:ascii="Courier New" w:hAnsi="Courier New" w:cs="Courier New"/>
              </w:rPr>
            </w:pPr>
            <w:r w:rsidRPr="00E81ADD">
              <w:rPr>
                <w:rFonts w:ascii="Courier New" w:hAnsi="Courier New" w:cs="Courier New"/>
              </w:rPr>
              <w:t>userId</w:t>
            </w:r>
          </w:p>
        </w:tc>
        <w:tc>
          <w:tcPr>
            <w:tcW w:w="2620" w:type="dxa"/>
            <w:shd w:val="clear" w:color="auto" w:fill="auto"/>
            <w:vAlign w:val="center"/>
          </w:tcPr>
          <w:p w:rsidR="00DA06D5" w:rsidRPr="00586F40" w:rsidRDefault="00DA06D5" w:rsidP="00F00991">
            <w:pPr>
              <w:jc w:val="center"/>
              <w:rPr>
                <w:rFonts w:ascii="Verdana" w:hAnsi="Verdana"/>
              </w:rPr>
            </w:pPr>
            <w:r>
              <w:rPr>
                <w:rFonts w:ascii="Verdana" w:hAnsi="Verdana" w:hint="eastAsia"/>
              </w:rPr>
              <w:t>发布</w:t>
            </w:r>
            <w:r>
              <w:rPr>
                <w:rFonts w:ascii="Verdana" w:hAnsi="Verdana"/>
              </w:rPr>
              <w:t>者</w:t>
            </w:r>
            <w:r>
              <w:rPr>
                <w:rFonts w:ascii="Verdana" w:hAnsi="Verdana"/>
              </w:rPr>
              <w:t>ID</w:t>
            </w:r>
          </w:p>
        </w:tc>
        <w:tc>
          <w:tcPr>
            <w:tcW w:w="2762" w:type="dxa"/>
            <w:gridSpan w:val="2"/>
            <w:shd w:val="clear" w:color="auto" w:fill="auto"/>
          </w:tcPr>
          <w:p w:rsidR="00DA06D5"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E81ADD" w:rsidRDefault="00DA06D5" w:rsidP="00F00991">
            <w:pPr>
              <w:jc w:val="center"/>
              <w:rPr>
                <w:rFonts w:ascii="Courier New" w:hAnsi="Courier New" w:cs="Courier New"/>
              </w:rPr>
            </w:pPr>
            <w:r w:rsidRPr="00E81ADD">
              <w:rPr>
                <w:rFonts w:ascii="Courier New" w:hAnsi="Courier New" w:cs="Courier New"/>
              </w:rPr>
              <w:t>reason</w:t>
            </w:r>
          </w:p>
        </w:tc>
        <w:tc>
          <w:tcPr>
            <w:tcW w:w="2620" w:type="dxa"/>
            <w:shd w:val="clear" w:color="auto" w:fill="auto"/>
            <w:vAlign w:val="center"/>
          </w:tcPr>
          <w:p w:rsidR="00DA06D5" w:rsidRPr="00586F40" w:rsidRDefault="00DA06D5" w:rsidP="00F00991">
            <w:pPr>
              <w:jc w:val="center"/>
              <w:rPr>
                <w:rFonts w:ascii="Verdana" w:hAnsi="Verdana"/>
              </w:rPr>
            </w:pPr>
            <w:r w:rsidRPr="00586F40">
              <w:rPr>
                <w:rFonts w:ascii="Verdana" w:hAnsi="Verdana"/>
              </w:rPr>
              <w:t>申请原因</w:t>
            </w:r>
          </w:p>
        </w:tc>
        <w:tc>
          <w:tcPr>
            <w:tcW w:w="2762" w:type="dxa"/>
            <w:gridSpan w:val="2"/>
            <w:shd w:val="clear" w:color="auto" w:fill="auto"/>
          </w:tcPr>
          <w:p w:rsidR="00DA06D5"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E81ADD" w:rsidRDefault="00DA06D5" w:rsidP="00F00991">
            <w:pPr>
              <w:jc w:val="center"/>
              <w:rPr>
                <w:rFonts w:ascii="Courier New" w:hAnsi="Courier New" w:cs="Courier New"/>
              </w:rPr>
            </w:pPr>
            <w:r w:rsidRPr="004868DD">
              <w:rPr>
                <w:rFonts w:ascii="Courier New" w:hAnsi="Courier New" w:cs="Courier New"/>
              </w:rPr>
              <w:t>itid</w:t>
            </w:r>
          </w:p>
        </w:tc>
        <w:tc>
          <w:tcPr>
            <w:tcW w:w="2620" w:type="dxa"/>
            <w:shd w:val="clear" w:color="auto" w:fill="auto"/>
            <w:vAlign w:val="center"/>
          </w:tcPr>
          <w:p w:rsidR="00DA06D5" w:rsidRPr="00586F40" w:rsidRDefault="00DA06D5" w:rsidP="00F00991">
            <w:pPr>
              <w:jc w:val="center"/>
              <w:rPr>
                <w:rFonts w:ascii="Verdana" w:hAnsi="Verdana"/>
              </w:rPr>
            </w:pPr>
            <w:r w:rsidRPr="00586F40">
              <w:rPr>
                <w:rFonts w:ascii="Verdana" w:hAnsi="Verdana"/>
              </w:rPr>
              <w:t>物品类别表主键</w:t>
            </w:r>
            <w:r w:rsidRPr="00586F40">
              <w:rPr>
                <w:rFonts w:ascii="Verdana" w:hAnsi="Verdana"/>
              </w:rPr>
              <w:t>id</w:t>
            </w:r>
          </w:p>
        </w:tc>
        <w:tc>
          <w:tcPr>
            <w:tcW w:w="2762" w:type="dxa"/>
            <w:gridSpan w:val="2"/>
            <w:shd w:val="clear" w:color="auto" w:fill="auto"/>
          </w:tcPr>
          <w:p w:rsidR="00DA06D5"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E81ADD" w:rsidRDefault="00DA06D5" w:rsidP="00F00991">
            <w:pPr>
              <w:jc w:val="center"/>
              <w:rPr>
                <w:rFonts w:ascii="Courier New" w:hAnsi="Courier New" w:cs="Courier New"/>
              </w:rPr>
            </w:pPr>
            <w:r w:rsidRPr="004868DD">
              <w:rPr>
                <w:rFonts w:ascii="Courier New" w:hAnsi="Courier New" w:cs="Courier New"/>
              </w:rPr>
              <w:t>bstMailAddress</w:t>
            </w:r>
          </w:p>
        </w:tc>
        <w:tc>
          <w:tcPr>
            <w:tcW w:w="2620" w:type="dxa"/>
            <w:shd w:val="clear" w:color="auto" w:fill="auto"/>
            <w:vAlign w:val="center"/>
          </w:tcPr>
          <w:p w:rsidR="00DA06D5" w:rsidRPr="00586F40" w:rsidRDefault="00DA06D5" w:rsidP="00F00991">
            <w:pPr>
              <w:jc w:val="center"/>
              <w:rPr>
                <w:rFonts w:ascii="Verdana" w:hAnsi="Verdana"/>
              </w:rPr>
            </w:pPr>
            <w:r w:rsidRPr="00586F40">
              <w:rPr>
                <w:rFonts w:ascii="Verdana" w:hAnsi="Verdana"/>
              </w:rPr>
              <w:t>邮寄地址</w:t>
            </w:r>
          </w:p>
        </w:tc>
        <w:tc>
          <w:tcPr>
            <w:tcW w:w="2762" w:type="dxa"/>
            <w:gridSpan w:val="2"/>
            <w:shd w:val="clear" w:color="auto" w:fill="auto"/>
          </w:tcPr>
          <w:p w:rsidR="00DA06D5"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868DD" w:rsidRDefault="00DA06D5" w:rsidP="00F00991">
            <w:pPr>
              <w:jc w:val="center"/>
              <w:rPr>
                <w:rFonts w:ascii="Courier New" w:hAnsi="Courier New" w:cs="Courier New"/>
              </w:rPr>
            </w:pPr>
            <w:r w:rsidRPr="004868DD">
              <w:rPr>
                <w:rFonts w:ascii="Courier New" w:hAnsi="Courier New" w:cs="Courier New"/>
              </w:rPr>
              <w:t>homePicUrl</w:t>
            </w:r>
          </w:p>
        </w:tc>
        <w:tc>
          <w:tcPr>
            <w:tcW w:w="2620" w:type="dxa"/>
            <w:shd w:val="clear" w:color="auto" w:fill="auto"/>
            <w:vAlign w:val="center"/>
          </w:tcPr>
          <w:p w:rsidR="00DA06D5" w:rsidRPr="00586F40" w:rsidRDefault="00DA06D5" w:rsidP="00F00991">
            <w:pPr>
              <w:jc w:val="center"/>
              <w:rPr>
                <w:rFonts w:ascii="Verdana" w:hAnsi="Verdana"/>
              </w:rPr>
            </w:pPr>
            <w:r w:rsidRPr="00586F40">
              <w:rPr>
                <w:rFonts w:ascii="Verdana" w:hAnsi="Verdana"/>
              </w:rPr>
              <w:t>图片地址</w:t>
            </w:r>
          </w:p>
        </w:tc>
        <w:tc>
          <w:tcPr>
            <w:tcW w:w="2762" w:type="dxa"/>
            <w:gridSpan w:val="2"/>
            <w:shd w:val="clear" w:color="auto" w:fill="auto"/>
          </w:tcPr>
          <w:p w:rsidR="00DA06D5"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868DD" w:rsidRDefault="00DA06D5" w:rsidP="00F00991">
            <w:pPr>
              <w:jc w:val="center"/>
              <w:rPr>
                <w:rFonts w:ascii="Courier New" w:hAnsi="Courier New" w:cs="Courier New"/>
              </w:rPr>
            </w:pPr>
            <w:r w:rsidRPr="004868DD">
              <w:rPr>
                <w:rFonts w:ascii="Courier New" w:hAnsi="Courier New" w:cs="Courier New"/>
              </w:rPr>
              <w:t>getMoney</w:t>
            </w:r>
          </w:p>
        </w:tc>
        <w:tc>
          <w:tcPr>
            <w:tcW w:w="2620" w:type="dxa"/>
            <w:shd w:val="clear" w:color="auto" w:fill="auto"/>
            <w:vAlign w:val="center"/>
          </w:tcPr>
          <w:p w:rsidR="00DA06D5" w:rsidRPr="00586F40" w:rsidRDefault="00DA06D5" w:rsidP="00F00991">
            <w:pPr>
              <w:jc w:val="center"/>
              <w:rPr>
                <w:rFonts w:ascii="Verdana" w:hAnsi="Verdana"/>
              </w:rPr>
            </w:pPr>
            <w:r w:rsidRPr="00586F40">
              <w:rPr>
                <w:rFonts w:ascii="Verdana" w:hAnsi="Verdana"/>
              </w:rPr>
              <w:t>要钱的金额</w:t>
            </w:r>
          </w:p>
        </w:tc>
        <w:tc>
          <w:tcPr>
            <w:tcW w:w="2762" w:type="dxa"/>
            <w:gridSpan w:val="2"/>
            <w:shd w:val="clear" w:color="auto" w:fill="auto"/>
          </w:tcPr>
          <w:p w:rsidR="00DA06D5"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868DD" w:rsidRDefault="00DA06D5" w:rsidP="00F00991">
            <w:pPr>
              <w:jc w:val="center"/>
              <w:rPr>
                <w:rFonts w:ascii="Courier New" w:hAnsi="Courier New" w:cs="Courier New"/>
              </w:rPr>
            </w:pPr>
            <w:r w:rsidRPr="004868DD">
              <w:rPr>
                <w:rFonts w:ascii="Courier New" w:hAnsi="Courier New" w:cs="Courier New"/>
              </w:rPr>
              <w:t>moneyCount</w:t>
            </w:r>
          </w:p>
        </w:tc>
        <w:tc>
          <w:tcPr>
            <w:tcW w:w="2620" w:type="dxa"/>
            <w:shd w:val="clear" w:color="auto" w:fill="auto"/>
            <w:vAlign w:val="center"/>
          </w:tcPr>
          <w:p w:rsidR="00DA06D5" w:rsidRPr="00586F40" w:rsidRDefault="00DA06D5" w:rsidP="00F00991">
            <w:pPr>
              <w:jc w:val="center"/>
              <w:rPr>
                <w:rFonts w:ascii="Verdana" w:hAnsi="Verdana"/>
              </w:rPr>
            </w:pPr>
            <w:r w:rsidRPr="00586F40">
              <w:rPr>
                <w:rFonts w:ascii="Verdana" w:hAnsi="Verdana"/>
              </w:rPr>
              <w:t>已经捐了多少钱</w:t>
            </w:r>
          </w:p>
        </w:tc>
        <w:tc>
          <w:tcPr>
            <w:tcW w:w="2762" w:type="dxa"/>
            <w:gridSpan w:val="2"/>
            <w:shd w:val="clear" w:color="auto" w:fill="auto"/>
          </w:tcPr>
          <w:p w:rsidR="00DA06D5"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868DD" w:rsidRDefault="00DA06D5" w:rsidP="00F00991">
            <w:pPr>
              <w:jc w:val="center"/>
              <w:rPr>
                <w:rFonts w:ascii="Courier New" w:hAnsi="Courier New" w:cs="Courier New"/>
              </w:rPr>
            </w:pPr>
            <w:r w:rsidRPr="004868DD">
              <w:rPr>
                <w:rFonts w:ascii="Courier New" w:hAnsi="Courier New" w:cs="Courier New"/>
              </w:rPr>
              <w:t>auditStatus</w:t>
            </w:r>
          </w:p>
        </w:tc>
        <w:tc>
          <w:tcPr>
            <w:tcW w:w="2620" w:type="dxa"/>
            <w:shd w:val="clear" w:color="auto" w:fill="auto"/>
            <w:vAlign w:val="center"/>
          </w:tcPr>
          <w:p w:rsidR="00DA06D5" w:rsidRPr="00586F40" w:rsidRDefault="00DA06D5" w:rsidP="00F00991">
            <w:pPr>
              <w:jc w:val="center"/>
              <w:rPr>
                <w:rFonts w:ascii="Verdana" w:hAnsi="Verdana"/>
              </w:rPr>
            </w:pPr>
            <w:r>
              <w:rPr>
                <w:rFonts w:ascii="Verdana" w:hAnsi="Verdana" w:hint="eastAsia"/>
              </w:rPr>
              <w:t>审核</w:t>
            </w:r>
            <w:r>
              <w:rPr>
                <w:rFonts w:ascii="Verdana" w:hAnsi="Verdana"/>
              </w:rPr>
              <w:t>状态</w:t>
            </w:r>
          </w:p>
        </w:tc>
        <w:tc>
          <w:tcPr>
            <w:tcW w:w="2762" w:type="dxa"/>
            <w:gridSpan w:val="2"/>
            <w:shd w:val="clear" w:color="auto" w:fill="auto"/>
          </w:tcPr>
          <w:p w:rsidR="00DA06D5" w:rsidRDefault="00DA06D5" w:rsidP="00F00991">
            <w:pPr>
              <w:ind w:firstLine="210"/>
              <w:jc w:val="center"/>
              <w:rPr>
                <w:rFonts w:ascii="宋体" w:hAnsi="宋体"/>
                <w:bCs/>
                <w:szCs w:val="21"/>
              </w:rPr>
            </w:pPr>
            <w:r w:rsidRPr="004868DD">
              <w:rPr>
                <w:rFonts w:ascii="宋体" w:hAnsi="宋体" w:hint="eastAsia"/>
                <w:bCs/>
                <w:szCs w:val="21"/>
              </w:rPr>
              <w:t>1:审核中，2：审核通过，3：审核不通过</w:t>
            </w: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868DD" w:rsidRDefault="00DA06D5" w:rsidP="00F00991">
            <w:pPr>
              <w:jc w:val="center"/>
              <w:rPr>
                <w:rFonts w:ascii="Courier New" w:hAnsi="Courier New" w:cs="Courier New"/>
              </w:rPr>
            </w:pPr>
            <w:r w:rsidRPr="004868DD">
              <w:rPr>
                <w:rFonts w:ascii="Courier New" w:hAnsi="Courier New" w:cs="Courier New"/>
              </w:rPr>
              <w:t>publishTime</w:t>
            </w:r>
          </w:p>
        </w:tc>
        <w:tc>
          <w:tcPr>
            <w:tcW w:w="2620" w:type="dxa"/>
            <w:shd w:val="clear" w:color="auto" w:fill="auto"/>
            <w:vAlign w:val="center"/>
          </w:tcPr>
          <w:p w:rsidR="00DA06D5" w:rsidRPr="00586F40" w:rsidRDefault="00DA06D5" w:rsidP="00F00991">
            <w:pPr>
              <w:jc w:val="center"/>
              <w:rPr>
                <w:rFonts w:ascii="Verdana" w:hAnsi="Verdana"/>
              </w:rPr>
            </w:pPr>
            <w:r w:rsidRPr="00586F40">
              <w:rPr>
                <w:rFonts w:ascii="Verdana" w:hAnsi="Verdana"/>
              </w:rPr>
              <w:t>发布的时间</w:t>
            </w:r>
          </w:p>
        </w:tc>
        <w:tc>
          <w:tcPr>
            <w:tcW w:w="2762" w:type="dxa"/>
            <w:gridSpan w:val="2"/>
            <w:shd w:val="clear" w:color="auto" w:fill="auto"/>
          </w:tcPr>
          <w:p w:rsidR="00DA06D5"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868DD" w:rsidRDefault="00DA06D5" w:rsidP="00F00991">
            <w:pPr>
              <w:jc w:val="center"/>
              <w:rPr>
                <w:rFonts w:ascii="Courier New" w:hAnsi="Courier New" w:cs="Courier New"/>
              </w:rPr>
            </w:pPr>
            <w:r w:rsidRPr="004868DD">
              <w:rPr>
                <w:rFonts w:ascii="Courier New" w:hAnsi="Courier New" w:cs="Courier New"/>
              </w:rPr>
              <w:t>finishTime</w:t>
            </w:r>
          </w:p>
        </w:tc>
        <w:tc>
          <w:tcPr>
            <w:tcW w:w="2620" w:type="dxa"/>
            <w:shd w:val="clear" w:color="auto" w:fill="auto"/>
            <w:vAlign w:val="center"/>
          </w:tcPr>
          <w:p w:rsidR="00DA06D5" w:rsidRPr="00586F40" w:rsidRDefault="00DA06D5" w:rsidP="00F00991">
            <w:pPr>
              <w:jc w:val="center"/>
              <w:rPr>
                <w:rFonts w:ascii="Verdana" w:hAnsi="Verdana"/>
              </w:rPr>
            </w:pPr>
            <w:r w:rsidRPr="00586F40">
              <w:rPr>
                <w:rFonts w:ascii="Verdana" w:hAnsi="Verdana"/>
              </w:rPr>
              <w:t>活动结束时间</w:t>
            </w:r>
          </w:p>
        </w:tc>
        <w:tc>
          <w:tcPr>
            <w:tcW w:w="2762" w:type="dxa"/>
            <w:gridSpan w:val="2"/>
            <w:shd w:val="clear" w:color="auto" w:fill="auto"/>
          </w:tcPr>
          <w:p w:rsidR="00DA06D5"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868DD" w:rsidRDefault="00DA06D5" w:rsidP="00F00991">
            <w:pPr>
              <w:jc w:val="center"/>
              <w:rPr>
                <w:rFonts w:ascii="Courier New" w:hAnsi="Courier New" w:cs="Courier New"/>
              </w:rPr>
            </w:pPr>
            <w:r w:rsidRPr="004868DD">
              <w:rPr>
                <w:rFonts w:ascii="Courier New" w:hAnsi="Courier New" w:cs="Courier New"/>
              </w:rPr>
              <w:t>regionid</w:t>
            </w:r>
          </w:p>
        </w:tc>
        <w:tc>
          <w:tcPr>
            <w:tcW w:w="2620" w:type="dxa"/>
            <w:shd w:val="clear" w:color="auto" w:fill="auto"/>
            <w:vAlign w:val="center"/>
          </w:tcPr>
          <w:p w:rsidR="00DA06D5" w:rsidRPr="00586F40" w:rsidRDefault="00DA06D5" w:rsidP="00F00991">
            <w:pPr>
              <w:jc w:val="center"/>
              <w:rPr>
                <w:rFonts w:ascii="Verdana" w:hAnsi="Verdana"/>
              </w:rPr>
            </w:pPr>
            <w:r>
              <w:rPr>
                <w:rFonts w:ascii="Verdana" w:hAnsi="Verdana" w:hint="eastAsia"/>
              </w:rPr>
              <w:t>区划</w:t>
            </w:r>
            <w:r>
              <w:rPr>
                <w:rFonts w:ascii="Verdana" w:hAnsi="Verdana"/>
              </w:rPr>
              <w:t>编码</w:t>
            </w:r>
          </w:p>
        </w:tc>
        <w:tc>
          <w:tcPr>
            <w:tcW w:w="2762" w:type="dxa"/>
            <w:gridSpan w:val="2"/>
            <w:shd w:val="clear" w:color="auto" w:fill="auto"/>
          </w:tcPr>
          <w:p w:rsidR="00DA06D5"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868DD" w:rsidRDefault="00DA06D5" w:rsidP="00F00991">
            <w:pPr>
              <w:jc w:val="center"/>
              <w:rPr>
                <w:rFonts w:ascii="Courier New" w:hAnsi="Courier New" w:cs="Courier New"/>
              </w:rPr>
            </w:pPr>
            <w:r w:rsidRPr="004868DD">
              <w:rPr>
                <w:rFonts w:ascii="Courier New" w:hAnsi="Courier New" w:cs="Courier New"/>
              </w:rPr>
              <w:lastRenderedPageBreak/>
              <w:t>dockStatus</w:t>
            </w:r>
          </w:p>
        </w:tc>
        <w:tc>
          <w:tcPr>
            <w:tcW w:w="2620" w:type="dxa"/>
            <w:shd w:val="clear" w:color="auto" w:fill="auto"/>
            <w:vAlign w:val="center"/>
          </w:tcPr>
          <w:p w:rsidR="00DA06D5" w:rsidRDefault="00DA06D5" w:rsidP="00F00991">
            <w:pPr>
              <w:jc w:val="center"/>
              <w:rPr>
                <w:rFonts w:ascii="Verdana" w:hAnsi="Verdana"/>
              </w:rPr>
            </w:pPr>
            <w:r>
              <w:rPr>
                <w:rFonts w:ascii="Verdana" w:hAnsi="Verdana" w:hint="eastAsia"/>
              </w:rPr>
              <w:t>对接</w:t>
            </w:r>
            <w:r>
              <w:rPr>
                <w:rFonts w:ascii="Verdana" w:hAnsi="Verdana"/>
              </w:rPr>
              <w:t>状态（</w:t>
            </w:r>
            <w:r>
              <w:rPr>
                <w:rFonts w:ascii="Verdana" w:hAnsi="Verdana" w:hint="eastAsia"/>
              </w:rPr>
              <w:t>钱</w:t>
            </w:r>
            <w:r>
              <w:rPr>
                <w:rFonts w:ascii="Verdana" w:hAnsi="Verdana"/>
              </w:rPr>
              <w:t>）</w:t>
            </w:r>
          </w:p>
        </w:tc>
        <w:tc>
          <w:tcPr>
            <w:tcW w:w="2762" w:type="dxa"/>
            <w:gridSpan w:val="2"/>
            <w:shd w:val="clear" w:color="auto" w:fill="auto"/>
          </w:tcPr>
          <w:p w:rsidR="00DA06D5" w:rsidRDefault="00DA06D5" w:rsidP="00F00991">
            <w:pPr>
              <w:ind w:firstLine="210"/>
              <w:jc w:val="center"/>
              <w:rPr>
                <w:rFonts w:ascii="宋体" w:hAnsi="宋体"/>
                <w:bCs/>
                <w:szCs w:val="21"/>
              </w:rPr>
            </w:pPr>
            <w:r w:rsidRPr="004868DD">
              <w:rPr>
                <w:rFonts w:ascii="宋体" w:hAnsi="宋体" w:hint="eastAsia"/>
                <w:bCs/>
                <w:szCs w:val="21"/>
              </w:rPr>
              <w:t>1:筹款中，2:打款中，3:对接成功，4:对接失败.</w:t>
            </w: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868DD" w:rsidRDefault="00DA06D5" w:rsidP="00F00991">
            <w:pPr>
              <w:jc w:val="center"/>
              <w:rPr>
                <w:rFonts w:ascii="Courier New" w:hAnsi="Courier New" w:cs="Courier New"/>
              </w:rPr>
            </w:pPr>
            <w:r w:rsidRPr="004868DD">
              <w:rPr>
                <w:rFonts w:ascii="Courier New" w:hAnsi="Courier New" w:cs="Courier New"/>
              </w:rPr>
              <w:t>itname</w:t>
            </w:r>
          </w:p>
        </w:tc>
        <w:tc>
          <w:tcPr>
            <w:tcW w:w="2620" w:type="dxa"/>
            <w:shd w:val="clear" w:color="auto" w:fill="auto"/>
            <w:vAlign w:val="center"/>
          </w:tcPr>
          <w:p w:rsidR="00DA06D5" w:rsidRDefault="00DA06D5" w:rsidP="00F00991">
            <w:pPr>
              <w:jc w:val="center"/>
              <w:rPr>
                <w:rFonts w:ascii="Verdana" w:hAnsi="Verdana"/>
              </w:rPr>
            </w:pPr>
            <w:r>
              <w:rPr>
                <w:rFonts w:ascii="Verdana" w:hAnsi="Verdana" w:hint="eastAsia"/>
              </w:rPr>
              <w:t>需求</w:t>
            </w:r>
            <w:r>
              <w:rPr>
                <w:rFonts w:ascii="Verdana" w:hAnsi="Verdana"/>
              </w:rPr>
              <w:t>类型</w:t>
            </w:r>
          </w:p>
        </w:tc>
        <w:tc>
          <w:tcPr>
            <w:tcW w:w="2762" w:type="dxa"/>
            <w:gridSpan w:val="2"/>
            <w:shd w:val="clear" w:color="auto" w:fill="auto"/>
          </w:tcPr>
          <w:p w:rsidR="00DA06D5" w:rsidRPr="004868DD"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868DD" w:rsidRDefault="00DA06D5" w:rsidP="00F00991">
            <w:pPr>
              <w:jc w:val="center"/>
              <w:rPr>
                <w:rFonts w:ascii="Courier New" w:hAnsi="Courier New" w:cs="Courier New"/>
              </w:rPr>
            </w:pPr>
            <w:r w:rsidRPr="004868DD">
              <w:rPr>
                <w:rFonts w:ascii="Courier New" w:hAnsi="Courier New" w:cs="Courier New"/>
              </w:rPr>
              <w:t>aar009</w:t>
            </w:r>
          </w:p>
        </w:tc>
        <w:tc>
          <w:tcPr>
            <w:tcW w:w="2620" w:type="dxa"/>
            <w:shd w:val="clear" w:color="auto" w:fill="auto"/>
            <w:vAlign w:val="center"/>
          </w:tcPr>
          <w:p w:rsidR="00DA06D5" w:rsidRDefault="00DA06D5" w:rsidP="00F00991">
            <w:pPr>
              <w:jc w:val="center"/>
              <w:rPr>
                <w:rFonts w:ascii="Verdana" w:hAnsi="Verdana"/>
              </w:rPr>
            </w:pPr>
            <w:r>
              <w:rPr>
                <w:rFonts w:ascii="Verdana" w:hAnsi="Verdana" w:hint="eastAsia"/>
              </w:rPr>
              <w:t>需求所属</w:t>
            </w:r>
            <w:r>
              <w:rPr>
                <w:rFonts w:ascii="Verdana" w:hAnsi="Verdana"/>
              </w:rPr>
              <w:t>地址</w:t>
            </w:r>
          </w:p>
        </w:tc>
        <w:tc>
          <w:tcPr>
            <w:tcW w:w="2762" w:type="dxa"/>
            <w:gridSpan w:val="2"/>
            <w:shd w:val="clear" w:color="auto" w:fill="auto"/>
          </w:tcPr>
          <w:p w:rsidR="00DA06D5" w:rsidRPr="004868DD"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868DD" w:rsidRDefault="00DA06D5" w:rsidP="00F00991">
            <w:pPr>
              <w:jc w:val="center"/>
              <w:rPr>
                <w:rFonts w:ascii="Courier New" w:hAnsi="Courier New" w:cs="Courier New"/>
              </w:rPr>
            </w:pPr>
            <w:r w:rsidRPr="004868DD">
              <w:rPr>
                <w:rFonts w:ascii="Courier New" w:hAnsi="Courier New" w:cs="Courier New"/>
              </w:rPr>
              <w:t>headPath</w:t>
            </w:r>
          </w:p>
        </w:tc>
        <w:tc>
          <w:tcPr>
            <w:tcW w:w="2620" w:type="dxa"/>
            <w:shd w:val="clear" w:color="auto" w:fill="auto"/>
            <w:vAlign w:val="center"/>
          </w:tcPr>
          <w:p w:rsidR="00DA06D5" w:rsidRDefault="00DA06D5" w:rsidP="00F00991">
            <w:pPr>
              <w:jc w:val="center"/>
              <w:rPr>
                <w:rFonts w:ascii="Verdana" w:hAnsi="Verdana"/>
              </w:rPr>
            </w:pPr>
            <w:r>
              <w:rPr>
                <w:rFonts w:ascii="Verdana" w:hAnsi="Verdana" w:hint="eastAsia"/>
              </w:rPr>
              <w:t>需求</w:t>
            </w:r>
            <w:r>
              <w:rPr>
                <w:rFonts w:ascii="Verdana" w:hAnsi="Verdana"/>
              </w:rPr>
              <w:t>发起人头像</w:t>
            </w:r>
          </w:p>
        </w:tc>
        <w:tc>
          <w:tcPr>
            <w:tcW w:w="2762" w:type="dxa"/>
            <w:gridSpan w:val="2"/>
            <w:shd w:val="clear" w:color="auto" w:fill="auto"/>
          </w:tcPr>
          <w:p w:rsidR="00DA06D5" w:rsidRPr="004868DD" w:rsidRDefault="00DA06D5" w:rsidP="00F00991">
            <w:pPr>
              <w:ind w:firstLine="210"/>
              <w:jc w:val="center"/>
              <w:rPr>
                <w:rFonts w:ascii="宋体" w:hAnsi="宋体"/>
                <w:bCs/>
                <w:szCs w:val="21"/>
              </w:rPr>
            </w:pP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868DD" w:rsidRDefault="00DA06D5" w:rsidP="00F00991">
            <w:pPr>
              <w:jc w:val="center"/>
              <w:rPr>
                <w:rFonts w:ascii="Courier New" w:hAnsi="Courier New" w:cs="Courier New"/>
              </w:rPr>
            </w:pPr>
            <w:r w:rsidRPr="004868DD">
              <w:rPr>
                <w:rFonts w:ascii="Courier New" w:hAnsi="Courier New" w:cs="Courier New"/>
              </w:rPr>
              <w:t>sfcs</w:t>
            </w:r>
          </w:p>
        </w:tc>
        <w:tc>
          <w:tcPr>
            <w:tcW w:w="2620" w:type="dxa"/>
            <w:shd w:val="clear" w:color="auto" w:fill="auto"/>
            <w:vAlign w:val="center"/>
          </w:tcPr>
          <w:p w:rsidR="00DA06D5" w:rsidRDefault="00DA06D5" w:rsidP="00F00991">
            <w:pPr>
              <w:jc w:val="center"/>
              <w:rPr>
                <w:rFonts w:ascii="Verdana" w:hAnsi="Verdana"/>
              </w:rPr>
            </w:pPr>
            <w:r>
              <w:rPr>
                <w:rFonts w:ascii="Verdana" w:hAnsi="Verdana" w:hint="eastAsia"/>
              </w:rPr>
              <w:t>是否</w:t>
            </w:r>
            <w:r>
              <w:rPr>
                <w:rFonts w:ascii="Verdana" w:hAnsi="Verdana"/>
              </w:rPr>
              <w:t>超时</w:t>
            </w:r>
          </w:p>
        </w:tc>
        <w:tc>
          <w:tcPr>
            <w:tcW w:w="2762" w:type="dxa"/>
            <w:gridSpan w:val="2"/>
            <w:shd w:val="clear" w:color="auto" w:fill="auto"/>
          </w:tcPr>
          <w:p w:rsidR="00DA06D5" w:rsidRPr="004868DD" w:rsidRDefault="00DA06D5" w:rsidP="00F00991">
            <w:pPr>
              <w:ind w:firstLine="210"/>
              <w:jc w:val="center"/>
              <w:rPr>
                <w:rFonts w:ascii="宋体" w:hAnsi="宋体"/>
                <w:bCs/>
                <w:szCs w:val="21"/>
              </w:rPr>
            </w:pPr>
            <w:r>
              <w:rPr>
                <w:rFonts w:ascii="宋体" w:hAnsi="宋体" w:hint="eastAsia"/>
                <w:bCs/>
                <w:szCs w:val="21"/>
              </w:rPr>
              <w:t>0：</w:t>
            </w:r>
            <w:r>
              <w:rPr>
                <w:rFonts w:ascii="宋体" w:hAnsi="宋体"/>
                <w:bCs/>
                <w:szCs w:val="21"/>
              </w:rPr>
              <w:t>未超时，</w:t>
            </w:r>
            <w:r>
              <w:rPr>
                <w:rFonts w:ascii="宋体" w:hAnsi="宋体" w:hint="eastAsia"/>
                <w:bCs/>
                <w:szCs w:val="21"/>
              </w:rPr>
              <w:t>1：</w:t>
            </w:r>
            <w:r>
              <w:rPr>
                <w:rFonts w:ascii="宋体" w:hAnsi="宋体"/>
                <w:bCs/>
                <w:szCs w:val="21"/>
              </w:rPr>
              <w:t>已超时</w:t>
            </w: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868DD" w:rsidRDefault="00DA06D5" w:rsidP="00F00991">
            <w:pPr>
              <w:jc w:val="center"/>
              <w:rPr>
                <w:rFonts w:ascii="Courier New" w:hAnsi="Courier New" w:cs="Courier New"/>
              </w:rPr>
            </w:pPr>
            <w:r w:rsidRPr="004868DD">
              <w:rPr>
                <w:rFonts w:ascii="Courier New" w:hAnsi="Courier New" w:cs="Courier New"/>
              </w:rPr>
              <w:t>isValid</w:t>
            </w:r>
          </w:p>
        </w:tc>
        <w:tc>
          <w:tcPr>
            <w:tcW w:w="2620" w:type="dxa"/>
            <w:shd w:val="clear" w:color="auto" w:fill="auto"/>
            <w:vAlign w:val="center"/>
          </w:tcPr>
          <w:p w:rsidR="00DA06D5" w:rsidRDefault="00DA06D5" w:rsidP="00F00991">
            <w:pPr>
              <w:jc w:val="center"/>
              <w:rPr>
                <w:rFonts w:ascii="Verdana" w:hAnsi="Verdana"/>
              </w:rPr>
            </w:pPr>
            <w:r>
              <w:rPr>
                <w:rFonts w:ascii="Verdana" w:hAnsi="Verdana" w:hint="eastAsia"/>
              </w:rPr>
              <w:t>有效</w:t>
            </w:r>
            <w:r>
              <w:rPr>
                <w:rFonts w:ascii="Verdana" w:hAnsi="Verdana"/>
              </w:rPr>
              <w:t>状态</w:t>
            </w:r>
          </w:p>
        </w:tc>
        <w:tc>
          <w:tcPr>
            <w:tcW w:w="2762" w:type="dxa"/>
            <w:gridSpan w:val="2"/>
            <w:shd w:val="clear" w:color="auto" w:fill="auto"/>
          </w:tcPr>
          <w:p w:rsidR="00DA06D5" w:rsidRPr="004868DD" w:rsidRDefault="00DA06D5" w:rsidP="00F00991">
            <w:pPr>
              <w:ind w:firstLine="210"/>
              <w:jc w:val="center"/>
              <w:rPr>
                <w:rFonts w:ascii="宋体" w:hAnsi="宋体"/>
                <w:bCs/>
                <w:szCs w:val="21"/>
              </w:rPr>
            </w:pPr>
            <w:r w:rsidRPr="004868DD">
              <w:rPr>
                <w:rFonts w:ascii="宋体" w:hAnsi="宋体" w:hint="eastAsia"/>
                <w:bCs/>
                <w:szCs w:val="21"/>
              </w:rPr>
              <w:t>0:无效，1：有效</w:t>
            </w: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E7C63" w:rsidRDefault="00DA06D5" w:rsidP="00F00991">
            <w:pPr>
              <w:jc w:val="center"/>
              <w:rPr>
                <w:rFonts w:ascii="Courier New" w:hAnsi="Courier New" w:cs="Courier New"/>
                <w:strike/>
                <w:color w:val="FF0000"/>
              </w:rPr>
            </w:pPr>
            <w:r w:rsidRPr="004E7C63">
              <w:rPr>
                <w:rFonts w:ascii="Courier New" w:hAnsi="Courier New" w:cs="Courier New"/>
                <w:strike/>
                <w:color w:val="FF0000"/>
              </w:rPr>
              <w:t>applyStatus</w:t>
            </w:r>
          </w:p>
        </w:tc>
        <w:tc>
          <w:tcPr>
            <w:tcW w:w="2620" w:type="dxa"/>
            <w:shd w:val="clear" w:color="auto" w:fill="auto"/>
            <w:vAlign w:val="center"/>
          </w:tcPr>
          <w:p w:rsidR="00DA06D5" w:rsidRDefault="00DA06D5" w:rsidP="00F00991">
            <w:pPr>
              <w:jc w:val="center"/>
              <w:rPr>
                <w:rFonts w:ascii="Verdana" w:hAnsi="Verdana"/>
              </w:rPr>
            </w:pPr>
            <w:r>
              <w:rPr>
                <w:rFonts w:ascii="Verdana" w:hAnsi="Verdana" w:hint="eastAsia"/>
              </w:rPr>
              <w:t>是否</w:t>
            </w:r>
            <w:r>
              <w:rPr>
                <w:rFonts w:ascii="Verdana" w:hAnsi="Verdana"/>
              </w:rPr>
              <w:t>有人捐赠</w:t>
            </w:r>
            <w:r>
              <w:rPr>
                <w:rFonts w:ascii="Verdana" w:hAnsi="Verdana" w:hint="eastAsia"/>
              </w:rPr>
              <w:t>（不要使用）</w:t>
            </w:r>
          </w:p>
        </w:tc>
        <w:tc>
          <w:tcPr>
            <w:tcW w:w="2762" w:type="dxa"/>
            <w:gridSpan w:val="2"/>
            <w:shd w:val="clear" w:color="auto" w:fill="auto"/>
          </w:tcPr>
          <w:p w:rsidR="00DA06D5" w:rsidRPr="004868DD" w:rsidRDefault="00DA06D5" w:rsidP="00F00991">
            <w:pPr>
              <w:ind w:firstLine="210"/>
              <w:jc w:val="center"/>
              <w:rPr>
                <w:rFonts w:ascii="宋体" w:hAnsi="宋体"/>
                <w:bCs/>
                <w:szCs w:val="21"/>
              </w:rPr>
            </w:pPr>
            <w:r w:rsidRPr="00677DFE">
              <w:rPr>
                <w:rFonts w:ascii="宋体" w:hAnsi="宋体" w:hint="eastAsia"/>
                <w:bCs/>
                <w:szCs w:val="21"/>
              </w:rPr>
              <w:t>0：未有人捐赠，1：已有人捐赠</w:t>
            </w: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uto"/>
            <w:vAlign w:val="center"/>
          </w:tcPr>
          <w:p w:rsidR="00DA06D5" w:rsidRPr="004868DD" w:rsidRDefault="00DA06D5" w:rsidP="00F00991">
            <w:pPr>
              <w:jc w:val="center"/>
              <w:rPr>
                <w:rFonts w:ascii="Courier New" w:hAnsi="Courier New" w:cs="Courier New"/>
              </w:rPr>
            </w:pPr>
            <w:r w:rsidRPr="00677DFE">
              <w:rPr>
                <w:rFonts w:ascii="Courier New" w:hAnsi="Courier New" w:cs="Courier New"/>
              </w:rPr>
              <w:t>loveStatus</w:t>
            </w:r>
          </w:p>
        </w:tc>
        <w:tc>
          <w:tcPr>
            <w:tcW w:w="2620" w:type="dxa"/>
            <w:shd w:val="clear" w:color="auto" w:fill="auto"/>
            <w:vAlign w:val="center"/>
          </w:tcPr>
          <w:p w:rsidR="00DA06D5" w:rsidRDefault="00DA06D5" w:rsidP="00F00991">
            <w:pPr>
              <w:jc w:val="center"/>
              <w:rPr>
                <w:rFonts w:ascii="Verdana" w:hAnsi="Verdana"/>
              </w:rPr>
            </w:pPr>
            <w:r>
              <w:rPr>
                <w:rFonts w:ascii="Verdana" w:hAnsi="Verdana" w:hint="eastAsia"/>
              </w:rPr>
              <w:t>爱心</w:t>
            </w:r>
            <w:r>
              <w:rPr>
                <w:rFonts w:ascii="Verdana" w:hAnsi="Verdana"/>
              </w:rPr>
              <w:t>捐赠状态（</w:t>
            </w:r>
            <w:r>
              <w:rPr>
                <w:rFonts w:ascii="Verdana" w:hAnsi="Verdana" w:hint="eastAsia"/>
              </w:rPr>
              <w:t>物</w:t>
            </w:r>
            <w:r>
              <w:rPr>
                <w:rFonts w:ascii="Verdana" w:hAnsi="Verdana"/>
              </w:rPr>
              <w:t>）</w:t>
            </w:r>
          </w:p>
        </w:tc>
        <w:tc>
          <w:tcPr>
            <w:tcW w:w="2762" w:type="dxa"/>
            <w:gridSpan w:val="2"/>
            <w:shd w:val="clear" w:color="auto" w:fill="auto"/>
          </w:tcPr>
          <w:p w:rsidR="00DA06D5" w:rsidRPr="004868DD" w:rsidRDefault="00DA06D5" w:rsidP="00F00991">
            <w:pPr>
              <w:ind w:firstLine="210"/>
              <w:jc w:val="center"/>
              <w:rPr>
                <w:rFonts w:ascii="宋体" w:hAnsi="宋体"/>
                <w:bCs/>
                <w:szCs w:val="21"/>
              </w:rPr>
            </w:pPr>
            <w:r w:rsidRPr="00586F40">
              <w:rPr>
                <w:rFonts w:ascii="Verdana" w:hAnsi="Verdana"/>
              </w:rPr>
              <w:t>0</w:t>
            </w:r>
            <w:r w:rsidRPr="00586F40">
              <w:rPr>
                <w:rFonts w:ascii="Verdana" w:hAnsi="Verdana"/>
              </w:rPr>
              <w:t>：爱心待认领，</w:t>
            </w:r>
            <w:r w:rsidRPr="00586F40">
              <w:rPr>
                <w:rFonts w:ascii="Verdana" w:hAnsi="Verdana"/>
              </w:rPr>
              <w:t>1</w:t>
            </w:r>
            <w:r w:rsidRPr="00586F40">
              <w:rPr>
                <w:rFonts w:ascii="Verdana" w:hAnsi="Verdana"/>
              </w:rPr>
              <w:t>：爱心待出发；</w:t>
            </w:r>
            <w:r w:rsidRPr="00586F40">
              <w:rPr>
                <w:rFonts w:ascii="Verdana" w:hAnsi="Verdana"/>
              </w:rPr>
              <w:t>2</w:t>
            </w:r>
            <w:r w:rsidRPr="00586F40">
              <w:rPr>
                <w:rFonts w:ascii="Verdana" w:hAnsi="Verdana"/>
              </w:rPr>
              <w:t>：爱心在路上，</w:t>
            </w:r>
            <w:r w:rsidRPr="00586F40">
              <w:rPr>
                <w:rFonts w:ascii="Verdana" w:hAnsi="Verdana"/>
              </w:rPr>
              <w:t>3</w:t>
            </w:r>
            <w:r w:rsidRPr="00586F40">
              <w:rPr>
                <w:rFonts w:ascii="Verdana" w:hAnsi="Verdana"/>
              </w:rPr>
              <w:t>：爱心已收到，</w:t>
            </w:r>
            <w:r w:rsidRPr="00586F40">
              <w:rPr>
                <w:rFonts w:ascii="Verdana" w:hAnsi="Verdana"/>
              </w:rPr>
              <w:t>4</w:t>
            </w:r>
            <w:r w:rsidRPr="00586F40">
              <w:rPr>
                <w:rFonts w:ascii="Verdana" w:hAnsi="Verdana"/>
              </w:rPr>
              <w:t>：爱心已回收</w:t>
            </w:r>
          </w:p>
        </w:tc>
        <w:tc>
          <w:tcPr>
            <w:tcW w:w="1847" w:type="dxa"/>
            <w:shd w:val="clear" w:color="auto" w:fill="auto"/>
          </w:tcPr>
          <w:p w:rsidR="00DA06D5" w:rsidRDefault="00DA06D5" w:rsidP="00F00991">
            <w:pPr>
              <w:ind w:firstLine="210"/>
              <w:jc w:val="center"/>
              <w:rPr>
                <w:rFonts w:ascii="宋体" w:hAnsi="宋体"/>
                <w:bCs/>
                <w:szCs w:val="21"/>
              </w:rPr>
            </w:pPr>
          </w:p>
        </w:tc>
      </w:tr>
      <w:tr w:rsidR="00DA06D5" w:rsidTr="00F00991">
        <w:tc>
          <w:tcPr>
            <w:tcW w:w="1838" w:type="dxa"/>
            <w:shd w:val="clear" w:color="auto" w:fill="A6A6A6" w:themeFill="background1" w:themeFillShade="A6"/>
            <w:vAlign w:val="center"/>
          </w:tcPr>
          <w:p w:rsidR="00DA06D5" w:rsidRDefault="00DA06D5" w:rsidP="00F00991">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DA06D5" w:rsidRDefault="00DA06D5" w:rsidP="00F00991">
            <w:pPr>
              <w:jc w:val="left"/>
              <w:rPr>
                <w:rFonts w:ascii="Consolas" w:hAnsi="Consolas" w:cs="Consolas"/>
                <w:bCs/>
                <w:szCs w:val="21"/>
              </w:rPr>
            </w:pPr>
            <w:r w:rsidRPr="00ED4762">
              <w:rPr>
                <w:rFonts w:ascii="Consolas" w:hAnsi="Consolas" w:cs="Consolas" w:hint="eastAsia"/>
                <w:bCs/>
                <w:color w:val="5B9BD5" w:themeColor="accent1"/>
                <w:sz w:val="24"/>
                <w:szCs w:val="24"/>
              </w:rPr>
              <w:t>{</w:t>
            </w:r>
            <w:r w:rsidRPr="00ED4762">
              <w:rPr>
                <w:rFonts w:ascii="Consolas" w:eastAsia="Consolas" w:hAnsi="Consolas" w:hint="eastAsia"/>
                <w:color w:val="5B9BD5" w:themeColor="accent1"/>
                <w:sz w:val="24"/>
                <w:highlight w:val="white"/>
              </w:rPr>
              <w:t>"</w:t>
            </w:r>
            <w:r w:rsidRPr="00ED4762">
              <w:rPr>
                <w:rFonts w:ascii="Consolas" w:hAnsi="Consolas" w:cs="Consolas" w:hint="eastAsia"/>
                <w:color w:val="5B9BD5" w:themeColor="accent1"/>
                <w:szCs w:val="21"/>
              </w:rPr>
              <w:t>rspCode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hint="eastAsia"/>
                <w:bCs/>
                <w:color w:val="5B9BD5" w:themeColor="accent1"/>
                <w:szCs w:val="21"/>
              </w:rPr>
              <w:t>0</w:t>
            </w:r>
            <w:r w:rsidRPr="00ED4762">
              <w:rPr>
                <w:bCs/>
                <w:color w:val="5B9BD5" w:themeColor="accent1"/>
                <w:szCs w:val="21"/>
              </w:rPr>
              <w:t>00</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rFonts w:ascii="Consolas" w:hAnsi="Consolas" w:cs="Consolas" w:hint="eastAsia"/>
                <w:color w:val="5B9BD5" w:themeColor="accent1"/>
                <w:szCs w:val="21"/>
              </w:rPr>
              <w:t>rspDesc</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rFonts w:hint="eastAsia"/>
                <w:bCs/>
                <w:color w:val="5B9BD5" w:themeColor="accent1"/>
                <w:szCs w:val="21"/>
              </w:rPr>
              <w:t>正常</w:t>
            </w:r>
            <w:r w:rsidRPr="00ED4762">
              <w:rPr>
                <w:rFonts w:ascii="Consolas" w:eastAsia="Consolas" w:hAnsi="Consolas" w:hint="eastAsia"/>
                <w:color w:val="5B9BD5" w:themeColor="accent1"/>
                <w:sz w:val="24"/>
                <w:highlight w:val="white"/>
              </w:rPr>
              <w:t>"</w:t>
            </w:r>
            <w:r w:rsidRPr="00ED4762">
              <w:rPr>
                <w:rFonts w:ascii="宋体" w:hAnsi="宋体" w:cs="宋体" w:hint="eastAsia"/>
                <w:color w:val="5B9BD5" w:themeColor="accent1"/>
                <w:sz w:val="24"/>
                <w:highlight w:val="white"/>
              </w:rPr>
              <w:t>，</w:t>
            </w:r>
            <w:r w:rsidRPr="00ED4762">
              <w:rPr>
                <w:rFonts w:ascii="Consolas" w:hAnsi="Consolas" w:cs="Consolas" w:hint="eastAsia"/>
                <w:bCs/>
                <w:color w:val="5B9BD5" w:themeColor="accent1"/>
                <w:sz w:val="21"/>
                <w:szCs w:val="21"/>
              </w:rPr>
              <w:t>"rows":"2","page":"</w:t>
            </w:r>
            <w:r w:rsidRPr="00ED4762">
              <w:rPr>
                <w:rFonts w:ascii="Consolas" w:hAnsi="Consolas" w:cs="Consolas"/>
                <w:bCs/>
                <w:color w:val="5B9BD5" w:themeColor="accent1"/>
                <w:sz w:val="21"/>
                <w:szCs w:val="21"/>
              </w:rPr>
              <w:t>1</w:t>
            </w:r>
            <w:r w:rsidRPr="00ED4762">
              <w:rPr>
                <w:rFonts w:ascii="Consolas" w:hAnsi="Consolas" w:cs="Consolas" w:hint="eastAsia"/>
                <w:bCs/>
                <w:color w:val="5B9BD5" w:themeColor="accent1"/>
                <w:sz w:val="21"/>
                <w:szCs w:val="21"/>
              </w:rPr>
              <w:t>","total":"2","</w:t>
            </w:r>
            <w:r w:rsidRPr="00ED4762">
              <w:rPr>
                <w:rFonts w:ascii="Courier New" w:hAnsi="Courier New" w:cs="Courier New"/>
                <w:color w:val="5B9BD5" w:themeColor="accent1"/>
              </w:rPr>
              <w:t>helpList</w:t>
            </w:r>
            <w:r w:rsidRPr="00ED4762">
              <w:rPr>
                <w:rFonts w:ascii="Courier New" w:hAnsi="Courier New" w:cs="Courier New" w:hint="eastAsia"/>
                <w:color w:val="5B9BD5" w:themeColor="accent1"/>
              </w:rPr>
              <w:t>"</w:t>
            </w:r>
            <w:r w:rsidRPr="00ED4762">
              <w:rPr>
                <w:rFonts w:ascii="Consolas" w:hAnsi="Consolas" w:cs="Consolas" w:hint="eastAsia"/>
                <w:bCs/>
                <w:color w:val="5B9BD5" w:themeColor="accent1"/>
                <w:sz w:val="21"/>
                <w:szCs w:val="21"/>
              </w:rPr>
              <w:t>:[{"type":"1","</w:t>
            </w:r>
            <w:r>
              <w:rPr>
                <w:rFonts w:ascii="Consolas" w:hAnsi="Consolas" w:cs="Consolas" w:hint="eastAsia"/>
                <w:bCs/>
                <w:color w:val="5B9BD5" w:themeColor="accent1"/>
                <w:sz w:val="21"/>
                <w:szCs w:val="21"/>
              </w:rPr>
              <w:t>id</w:t>
            </w:r>
            <w:r w:rsidRPr="00ED4762">
              <w:rPr>
                <w:rFonts w:ascii="Consolas" w:hAnsi="Consolas" w:cs="Consolas" w:hint="eastAsia"/>
                <w:bCs/>
                <w:color w:val="5B9BD5" w:themeColor="accent1"/>
                <w:sz w:val="21"/>
                <w:szCs w:val="21"/>
              </w:rPr>
              <w:t>":"1",</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itemsName</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物品名称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userId</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用户</w:t>
            </w:r>
            <w:r w:rsidRPr="00ED4762">
              <w:rPr>
                <w:rFonts w:hint="eastAsia"/>
                <w:bCs/>
                <w:color w:val="5B9BD5" w:themeColor="accent1"/>
                <w:szCs w:val="21"/>
              </w:rPr>
              <w:t>ID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itemsDesc</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物品描述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applyStatus</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是否有人捐赠</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reason</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申请原因</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itName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物品类别</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bCs/>
                <w:color w:val="5B9BD5" w:themeColor="accent1"/>
                <w:szCs w:val="21"/>
              </w:rPr>
              <w:t xml:space="preserve"> getMoney</w:t>
            </w:r>
            <w:r w:rsidRPr="00ED4762">
              <w:rPr>
                <w:rFonts w:ascii="Consolas" w:hAnsi="Consolas" w:hint="eastAsia"/>
                <w:color w:val="5B9BD5" w:themeColor="accent1"/>
                <w:sz w:val="24"/>
              </w:rPr>
              <w:t>":"null","</w:t>
            </w:r>
            <w:r w:rsidRPr="00ED4762">
              <w:rPr>
                <w:bCs/>
                <w:color w:val="5B9BD5" w:themeColor="accent1"/>
                <w:szCs w:val="21"/>
              </w:rPr>
              <w:t xml:space="preserve"> moneyCount</w:t>
            </w:r>
            <w:r w:rsidRPr="00ED4762">
              <w:rPr>
                <w:rFonts w:ascii="Consolas" w:hAnsi="Consolas" w:hint="eastAsia"/>
                <w:color w:val="5B9BD5" w:themeColor="accent1"/>
                <w:sz w:val="24"/>
              </w:rPr>
              <w:t>:","null",</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publishTime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发布时间</w:t>
            </w:r>
            <w:r w:rsidRPr="00ED4762">
              <w:rPr>
                <w:rFonts w:ascii="Consolas" w:eastAsia="Consolas" w:hAnsi="Consolas" w:hint="eastAsia"/>
                <w:color w:val="5B9BD5" w:themeColor="accent1"/>
                <w:sz w:val="24"/>
                <w:highlight w:val="white"/>
              </w:rPr>
              <w:t>"</w:t>
            </w:r>
            <w:r w:rsidRPr="00ED4762">
              <w:rPr>
                <w:rFonts w:ascii="Consolas" w:eastAsia="Consolas" w:hAnsi="Consolas"/>
                <w:color w:val="5B9BD5" w:themeColor="accent1"/>
                <w:sz w:val="21"/>
                <w:szCs w:val="21"/>
              </w:rPr>
              <w:t>},</w:t>
            </w:r>
            <w:r w:rsidRPr="00ED4762">
              <w:rPr>
                <w:rFonts w:ascii="Consolas" w:hAnsi="Consolas" w:cs="Consolas" w:hint="eastAsia"/>
                <w:bCs/>
                <w:color w:val="5B9BD5" w:themeColor="accent1"/>
                <w:sz w:val="21"/>
                <w:szCs w:val="21"/>
              </w:rPr>
              <w:t>{</w:t>
            </w:r>
            <w:r>
              <w:rPr>
                <w:rFonts w:ascii="Consolas" w:hAnsi="Consolas" w:cs="Consolas" w:hint="eastAsia"/>
                <w:bCs/>
                <w:color w:val="5B9BD5" w:themeColor="accent1"/>
                <w:sz w:val="21"/>
                <w:szCs w:val="21"/>
              </w:rPr>
              <w:t>"type":"2</w:t>
            </w:r>
            <w:r w:rsidRPr="00ED4762">
              <w:rPr>
                <w:rFonts w:ascii="Consolas" w:hAnsi="Consolas" w:cs="Consolas" w:hint="eastAsia"/>
                <w:bCs/>
                <w:color w:val="5B9BD5" w:themeColor="accent1"/>
                <w:sz w:val="21"/>
                <w:szCs w:val="21"/>
              </w:rPr>
              <w:t>","</w:t>
            </w:r>
            <w:r>
              <w:rPr>
                <w:rFonts w:ascii="Consolas" w:hAnsi="Consolas" w:cs="Consolas" w:hint="eastAsia"/>
                <w:bCs/>
                <w:color w:val="5B9BD5" w:themeColor="accent1"/>
                <w:sz w:val="21"/>
                <w:szCs w:val="21"/>
              </w:rPr>
              <w:t>id</w:t>
            </w:r>
            <w:r w:rsidRPr="00ED4762">
              <w:rPr>
                <w:rFonts w:ascii="Consolas" w:hAnsi="Consolas" w:cs="Consolas" w:hint="eastAsia"/>
                <w:bCs/>
                <w:color w:val="5B9BD5" w:themeColor="accent1"/>
                <w:sz w:val="21"/>
                <w:szCs w:val="21"/>
              </w:rPr>
              <w:t>":"</w:t>
            </w:r>
            <w:r>
              <w:rPr>
                <w:rFonts w:ascii="Consolas" w:hAnsi="Consolas" w:cs="Consolas" w:hint="eastAsia"/>
                <w:bCs/>
                <w:color w:val="5B9BD5" w:themeColor="accent1"/>
                <w:sz w:val="21"/>
                <w:szCs w:val="21"/>
              </w:rPr>
              <w:t>2</w:t>
            </w:r>
            <w:r w:rsidRPr="00ED4762">
              <w:rPr>
                <w:rFonts w:ascii="Consolas" w:hAnsi="Consolas" w:cs="Consolas" w:hint="eastAsia"/>
                <w:bCs/>
                <w:color w:val="5B9BD5" w:themeColor="accent1"/>
                <w:sz w:val="21"/>
                <w:szCs w:val="21"/>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itemsName</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物品名称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userId</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用户</w:t>
            </w:r>
            <w:r w:rsidRPr="00ED4762">
              <w:rPr>
                <w:rFonts w:hint="eastAsia"/>
                <w:bCs/>
                <w:color w:val="5B9BD5" w:themeColor="accent1"/>
                <w:szCs w:val="21"/>
              </w:rPr>
              <w:t>ID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itemsDesc</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物品描述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applyStatus</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是否有人捐赠</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reason</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申请原因</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itName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null</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bCs/>
                <w:color w:val="5B9BD5" w:themeColor="accent1"/>
                <w:szCs w:val="21"/>
              </w:rPr>
              <w:t xml:space="preserve"> getMoney</w:t>
            </w:r>
            <w:r w:rsidRPr="00ED4762">
              <w:rPr>
                <w:rFonts w:ascii="Consolas" w:hAnsi="Consolas" w:hint="eastAsia"/>
                <w:color w:val="5B9BD5" w:themeColor="accent1"/>
                <w:sz w:val="24"/>
              </w:rPr>
              <w:t>":"</w:t>
            </w:r>
            <w:r w:rsidRPr="00ED4762">
              <w:rPr>
                <w:rFonts w:ascii="宋体" w:hAnsi="宋体" w:hint="eastAsia"/>
                <w:bCs/>
                <w:color w:val="5B9BD5" w:themeColor="accent1"/>
                <w:szCs w:val="21"/>
              </w:rPr>
              <w:t>要钱的金额</w:t>
            </w:r>
            <w:r w:rsidRPr="00ED4762">
              <w:rPr>
                <w:rFonts w:ascii="Consolas" w:hAnsi="Consolas" w:hint="eastAsia"/>
                <w:color w:val="5B9BD5" w:themeColor="accent1"/>
                <w:sz w:val="24"/>
              </w:rPr>
              <w:t>","</w:t>
            </w:r>
            <w:r w:rsidRPr="00ED4762">
              <w:rPr>
                <w:bCs/>
                <w:color w:val="5B9BD5" w:themeColor="accent1"/>
                <w:szCs w:val="21"/>
              </w:rPr>
              <w:t xml:space="preserve"> moneyCount</w:t>
            </w:r>
            <w:r w:rsidRPr="00ED4762">
              <w:rPr>
                <w:rFonts w:ascii="Consolas" w:hAnsi="Consolas" w:hint="eastAsia"/>
                <w:color w:val="5B9BD5" w:themeColor="accent1"/>
                <w:sz w:val="24"/>
              </w:rPr>
              <w:t>":"</w:t>
            </w:r>
            <w:r w:rsidRPr="00ED4762">
              <w:rPr>
                <w:rFonts w:ascii="宋体" w:hAnsi="宋体" w:hint="eastAsia"/>
                <w:bCs/>
                <w:color w:val="5B9BD5" w:themeColor="accent1"/>
                <w:szCs w:val="21"/>
              </w:rPr>
              <w:t xml:space="preserve"> 已捐金额</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publishTime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发布时间</w:t>
            </w:r>
            <w:r w:rsidRPr="00ED4762">
              <w:rPr>
                <w:rFonts w:ascii="Consolas" w:eastAsia="Consolas" w:hAnsi="Consolas" w:hint="eastAsia"/>
                <w:color w:val="5B9BD5" w:themeColor="accent1"/>
                <w:sz w:val="24"/>
                <w:highlight w:val="white"/>
              </w:rPr>
              <w:t>"</w:t>
            </w:r>
            <w:r w:rsidRPr="00ED4762">
              <w:rPr>
                <w:rFonts w:ascii="Consolas" w:eastAsia="Consolas" w:hAnsi="Consolas"/>
                <w:color w:val="5B9BD5" w:themeColor="accent1"/>
                <w:sz w:val="21"/>
                <w:szCs w:val="21"/>
              </w:rPr>
              <w:t>}</w:t>
            </w:r>
            <w:r w:rsidRPr="00ED4762">
              <w:rPr>
                <w:rFonts w:ascii="Consolas" w:hAnsi="Consolas" w:cs="Consolas" w:hint="eastAsia"/>
                <w:bCs/>
                <w:color w:val="5B9BD5" w:themeColor="accent1"/>
                <w:szCs w:val="21"/>
              </w:rPr>
              <w:t>]</w:t>
            </w:r>
            <w:r w:rsidRPr="00ED4762">
              <w:rPr>
                <w:rFonts w:ascii="Consolas" w:eastAsia="Consolas" w:hAnsi="Consolas"/>
                <w:color w:val="5B9BD5" w:themeColor="accent1"/>
                <w:sz w:val="24"/>
              </w:rPr>
              <w:t>}</w:t>
            </w:r>
          </w:p>
        </w:tc>
      </w:tr>
    </w:tbl>
    <w:p w:rsidR="00333372" w:rsidRDefault="00555A56" w:rsidP="00333372">
      <w:pPr>
        <w:pStyle w:val="4"/>
      </w:pPr>
      <w:r>
        <w:t xml:space="preserve">2.1.8 </w:t>
      </w:r>
      <w:r w:rsidR="00333372">
        <w:rPr>
          <w:rFonts w:hint="eastAsia"/>
        </w:rPr>
        <w:t>删除需求</w:t>
      </w:r>
    </w:p>
    <w:p w:rsidR="00333372" w:rsidRPr="00C04293" w:rsidRDefault="00333372" w:rsidP="00333372"/>
    <w:tbl>
      <w:tblPr>
        <w:tblStyle w:val="a7"/>
        <w:tblW w:w="9067" w:type="dxa"/>
        <w:tblLayout w:type="fixed"/>
        <w:tblLook w:val="04A0" w:firstRow="1" w:lastRow="0" w:firstColumn="1" w:lastColumn="0" w:noHBand="0" w:noVBand="1"/>
      </w:tblPr>
      <w:tblGrid>
        <w:gridCol w:w="1838"/>
        <w:gridCol w:w="2620"/>
        <w:gridCol w:w="35"/>
        <w:gridCol w:w="2727"/>
        <w:gridCol w:w="1847"/>
      </w:tblGrid>
      <w:tr w:rsidR="00333372" w:rsidTr="00241EAD">
        <w:tc>
          <w:tcPr>
            <w:tcW w:w="1838" w:type="dxa"/>
            <w:vAlign w:val="center"/>
          </w:tcPr>
          <w:p w:rsidR="00333372" w:rsidRDefault="00333372" w:rsidP="00241EAD">
            <w:pPr>
              <w:jc w:val="center"/>
              <w:rPr>
                <w:bCs/>
                <w:szCs w:val="21"/>
              </w:rPr>
            </w:pPr>
            <w:r>
              <w:rPr>
                <w:bCs/>
                <w:szCs w:val="21"/>
              </w:rPr>
              <w:t>接口标识：</w:t>
            </w:r>
          </w:p>
        </w:tc>
        <w:tc>
          <w:tcPr>
            <w:tcW w:w="2655" w:type="dxa"/>
            <w:gridSpan w:val="2"/>
            <w:vAlign w:val="center"/>
          </w:tcPr>
          <w:p w:rsidR="00333372" w:rsidRDefault="00333372" w:rsidP="00241EAD">
            <w:pPr>
              <w:jc w:val="center"/>
              <w:rPr>
                <w:bCs/>
                <w:szCs w:val="21"/>
              </w:rPr>
            </w:pPr>
            <w:r w:rsidRPr="00677DFE">
              <w:rPr>
                <w:bCs/>
                <w:szCs w:val="21"/>
              </w:rPr>
              <w:t>deletePublishById</w:t>
            </w:r>
          </w:p>
        </w:tc>
        <w:tc>
          <w:tcPr>
            <w:tcW w:w="2727" w:type="dxa"/>
          </w:tcPr>
          <w:p w:rsidR="00333372" w:rsidRDefault="00333372" w:rsidP="00241EAD">
            <w:pPr>
              <w:jc w:val="left"/>
            </w:pPr>
          </w:p>
        </w:tc>
        <w:tc>
          <w:tcPr>
            <w:tcW w:w="1847" w:type="dxa"/>
          </w:tcPr>
          <w:p w:rsidR="00333372" w:rsidRDefault="00333372" w:rsidP="00241EAD">
            <w:pPr>
              <w:jc w:val="left"/>
            </w:pP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333372" w:rsidRDefault="00333372" w:rsidP="00241EAD">
            <w:pPr>
              <w:jc w:val="center"/>
              <w:rPr>
                <w:bCs/>
                <w:szCs w:val="21"/>
              </w:rPr>
            </w:pPr>
            <w:r w:rsidRPr="00677DFE">
              <w:rPr>
                <w:bCs/>
                <w:szCs w:val="21"/>
              </w:rPr>
              <w:t>deletePublishById</w:t>
            </w:r>
          </w:p>
        </w:tc>
        <w:tc>
          <w:tcPr>
            <w:tcW w:w="2727" w:type="dxa"/>
          </w:tcPr>
          <w:p w:rsidR="00333372" w:rsidRDefault="00333372" w:rsidP="00241EAD">
            <w:pPr>
              <w:jc w:val="center"/>
              <w:rPr>
                <w:bCs/>
                <w:szCs w:val="21"/>
              </w:rPr>
            </w:pPr>
          </w:p>
        </w:tc>
        <w:tc>
          <w:tcPr>
            <w:tcW w:w="1847" w:type="dxa"/>
          </w:tcPr>
          <w:p w:rsidR="00333372" w:rsidRDefault="00333372" w:rsidP="00241EAD">
            <w:pPr>
              <w:jc w:val="center"/>
              <w:rPr>
                <w:bCs/>
                <w:szCs w:val="21"/>
              </w:rPr>
            </w:pP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333372" w:rsidRDefault="00333372" w:rsidP="00241EAD">
            <w:pPr>
              <w:jc w:val="center"/>
              <w:rPr>
                <w:bCs/>
                <w:szCs w:val="21"/>
              </w:rPr>
            </w:pPr>
            <w:r>
              <w:rPr>
                <w:bCs/>
                <w:szCs w:val="21"/>
              </w:rPr>
              <w:t>说明</w:t>
            </w:r>
          </w:p>
        </w:tc>
        <w:tc>
          <w:tcPr>
            <w:tcW w:w="2727" w:type="dxa"/>
            <w:shd w:val="clear" w:color="auto" w:fill="A6A6A6" w:themeFill="background1" w:themeFillShade="A6"/>
          </w:tcPr>
          <w:p w:rsidR="00333372" w:rsidRDefault="00333372" w:rsidP="00241EAD">
            <w:pPr>
              <w:jc w:val="center"/>
              <w:rPr>
                <w:bCs/>
                <w:szCs w:val="21"/>
              </w:rPr>
            </w:pPr>
            <w:r>
              <w:rPr>
                <w:bCs/>
                <w:szCs w:val="21"/>
              </w:rPr>
              <w:t>备注</w:t>
            </w:r>
          </w:p>
        </w:tc>
        <w:tc>
          <w:tcPr>
            <w:tcW w:w="1847" w:type="dxa"/>
            <w:shd w:val="clear" w:color="auto" w:fill="A6A6A6" w:themeFill="background1" w:themeFillShade="A6"/>
          </w:tcPr>
          <w:p w:rsidR="00333372" w:rsidRDefault="00333372" w:rsidP="00241EAD">
            <w:pPr>
              <w:jc w:val="center"/>
              <w:rPr>
                <w:bCs/>
                <w:szCs w:val="21"/>
              </w:rPr>
            </w:pPr>
            <w:r>
              <w:rPr>
                <w:rFonts w:hint="eastAsia"/>
                <w:bCs/>
                <w:szCs w:val="21"/>
              </w:rPr>
              <w:t>是否必填项</w:t>
            </w:r>
          </w:p>
        </w:tc>
      </w:tr>
      <w:tr w:rsidR="00333372" w:rsidTr="00241EAD">
        <w:trPr>
          <w:trHeight w:val="413"/>
        </w:trPr>
        <w:tc>
          <w:tcPr>
            <w:tcW w:w="1838" w:type="dxa"/>
            <w:shd w:val="clear" w:color="auto" w:fill="auto"/>
            <w:vAlign w:val="center"/>
          </w:tcPr>
          <w:p w:rsidR="00333372" w:rsidRPr="001112AF" w:rsidRDefault="00333372" w:rsidP="00241EAD">
            <w:pPr>
              <w:jc w:val="center"/>
            </w:pPr>
            <w:r>
              <w:t>type</w:t>
            </w:r>
          </w:p>
        </w:tc>
        <w:tc>
          <w:tcPr>
            <w:tcW w:w="2655" w:type="dxa"/>
            <w:gridSpan w:val="2"/>
            <w:shd w:val="clear" w:color="auto" w:fill="auto"/>
            <w:vAlign w:val="center"/>
          </w:tcPr>
          <w:p w:rsidR="00333372" w:rsidRPr="001112AF" w:rsidRDefault="00333372" w:rsidP="00241EAD">
            <w:pPr>
              <w:jc w:val="center"/>
              <w:rPr>
                <w:bCs/>
                <w:szCs w:val="21"/>
              </w:rPr>
            </w:pPr>
            <w:r>
              <w:rPr>
                <w:rFonts w:hint="eastAsia"/>
                <w:bCs/>
                <w:szCs w:val="21"/>
              </w:rPr>
              <w:t>需求</w:t>
            </w:r>
            <w:r>
              <w:rPr>
                <w:bCs/>
                <w:szCs w:val="21"/>
              </w:rPr>
              <w:t>类型</w:t>
            </w:r>
          </w:p>
        </w:tc>
        <w:tc>
          <w:tcPr>
            <w:tcW w:w="2727" w:type="dxa"/>
            <w:shd w:val="clear" w:color="auto" w:fill="auto"/>
          </w:tcPr>
          <w:p w:rsidR="00333372" w:rsidRDefault="00333372" w:rsidP="00241EAD">
            <w:pPr>
              <w:jc w:val="center"/>
              <w:rPr>
                <w:bCs/>
                <w:szCs w:val="21"/>
              </w:rPr>
            </w:pPr>
          </w:p>
        </w:tc>
        <w:tc>
          <w:tcPr>
            <w:tcW w:w="1847" w:type="dxa"/>
            <w:shd w:val="clear" w:color="auto" w:fill="auto"/>
          </w:tcPr>
          <w:p w:rsidR="00333372" w:rsidRDefault="00333372" w:rsidP="00241EAD">
            <w:pPr>
              <w:jc w:val="center"/>
              <w:rPr>
                <w:bCs/>
                <w:szCs w:val="21"/>
              </w:rPr>
            </w:pPr>
            <w:r>
              <w:rPr>
                <w:rFonts w:hint="eastAsia"/>
                <w:bCs/>
                <w:szCs w:val="21"/>
              </w:rPr>
              <w:t>是</w:t>
            </w:r>
          </w:p>
        </w:tc>
      </w:tr>
      <w:tr w:rsidR="00333372" w:rsidTr="00241EAD">
        <w:trPr>
          <w:trHeight w:val="405"/>
        </w:trPr>
        <w:tc>
          <w:tcPr>
            <w:tcW w:w="1838" w:type="dxa"/>
            <w:vAlign w:val="center"/>
          </w:tcPr>
          <w:p w:rsidR="00333372" w:rsidRPr="001112AF" w:rsidRDefault="00333372" w:rsidP="00241EAD">
            <w:pPr>
              <w:jc w:val="center"/>
            </w:pPr>
            <w:r w:rsidRPr="00677DFE">
              <w:t>objId</w:t>
            </w:r>
          </w:p>
        </w:tc>
        <w:tc>
          <w:tcPr>
            <w:tcW w:w="2655" w:type="dxa"/>
            <w:gridSpan w:val="2"/>
            <w:vAlign w:val="center"/>
          </w:tcPr>
          <w:p w:rsidR="00333372" w:rsidRPr="001112AF" w:rsidRDefault="00333372" w:rsidP="00241EAD">
            <w:pPr>
              <w:jc w:val="center"/>
              <w:rPr>
                <w:bCs/>
                <w:szCs w:val="21"/>
              </w:rPr>
            </w:pPr>
            <w:r>
              <w:rPr>
                <w:rFonts w:hint="eastAsia"/>
                <w:bCs/>
                <w:szCs w:val="21"/>
              </w:rPr>
              <w:t>需求编号</w:t>
            </w:r>
          </w:p>
        </w:tc>
        <w:tc>
          <w:tcPr>
            <w:tcW w:w="2727" w:type="dxa"/>
            <w:vAlign w:val="center"/>
          </w:tcPr>
          <w:p w:rsidR="00333372" w:rsidRPr="00FE77C3" w:rsidRDefault="00333372" w:rsidP="00241EAD">
            <w:pPr>
              <w:jc w:val="left"/>
              <w:rPr>
                <w:rFonts w:ascii="微软雅黑" w:eastAsia="微软雅黑" w:hAnsi="微软雅黑"/>
                <w:color w:val="333333"/>
              </w:rPr>
            </w:pPr>
          </w:p>
        </w:tc>
        <w:tc>
          <w:tcPr>
            <w:tcW w:w="1847" w:type="dxa"/>
            <w:vAlign w:val="center"/>
          </w:tcPr>
          <w:p w:rsidR="00333372" w:rsidRDefault="00333372" w:rsidP="00241EAD">
            <w:pPr>
              <w:jc w:val="center"/>
              <w:rPr>
                <w:bCs/>
                <w:szCs w:val="21"/>
              </w:rPr>
            </w:pPr>
            <w:r>
              <w:rPr>
                <w:rFonts w:hint="eastAsia"/>
                <w:bCs/>
                <w:szCs w:val="21"/>
              </w:rPr>
              <w:t>是</w:t>
            </w: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rFonts w:hint="eastAsia"/>
              </w:rPr>
              <w:t>参数</w:t>
            </w:r>
            <w:r>
              <w:t>jsonStr</w:t>
            </w:r>
            <w:r>
              <w:rPr>
                <w:rFonts w:hint="eastAsia"/>
              </w:rPr>
              <w:t>：</w:t>
            </w:r>
          </w:p>
        </w:tc>
        <w:tc>
          <w:tcPr>
            <w:tcW w:w="7229" w:type="dxa"/>
            <w:gridSpan w:val="4"/>
            <w:vAlign w:val="center"/>
          </w:tcPr>
          <w:p w:rsidR="00333372" w:rsidRPr="00125B7A" w:rsidRDefault="00333372" w:rsidP="00241EAD">
            <w:pPr>
              <w:ind w:left="100" w:hangingChars="50" w:hanging="100"/>
              <w:jc w:val="left"/>
              <w:rPr>
                <w:rFonts w:ascii="Consolas" w:eastAsiaTheme="minorEastAsia" w:hAnsi="Consolas"/>
                <w:b/>
                <w:color w:val="0070C0"/>
                <w:sz w:val="24"/>
              </w:rPr>
            </w:pPr>
            <w:r w:rsidRPr="00677DFE">
              <w:rPr>
                <w:rFonts w:hint="eastAsia"/>
                <w:b/>
                <w:color w:val="0070C0"/>
              </w:rPr>
              <w:t>{</w:t>
            </w:r>
            <w:r w:rsidRPr="00677DFE">
              <w:rPr>
                <w:b/>
                <w:color w:val="0070C0"/>
              </w:rPr>
              <w:t>"type":”</w:t>
            </w:r>
            <w:r w:rsidRPr="00677DFE">
              <w:rPr>
                <w:rFonts w:hint="eastAsia"/>
                <w:b/>
                <w:color w:val="0070C0"/>
              </w:rPr>
              <w:t>需求</w:t>
            </w:r>
            <w:r w:rsidRPr="00677DFE">
              <w:rPr>
                <w:b/>
                <w:color w:val="0070C0"/>
              </w:rPr>
              <w:t>类型</w:t>
            </w:r>
            <w:r w:rsidRPr="00677DFE">
              <w:rPr>
                <w:b/>
                <w:color w:val="0070C0"/>
              </w:rPr>
              <w:t>”,"objId":”</w:t>
            </w:r>
            <w:r w:rsidRPr="00677DFE">
              <w:rPr>
                <w:rFonts w:hint="eastAsia"/>
                <w:b/>
                <w:color w:val="0070C0"/>
              </w:rPr>
              <w:t>需求</w:t>
            </w:r>
            <w:r w:rsidRPr="00677DFE">
              <w:rPr>
                <w:b/>
                <w:color w:val="0070C0"/>
              </w:rPr>
              <w:t>编号</w:t>
            </w:r>
            <w:r w:rsidRPr="00677DFE">
              <w:rPr>
                <w:b/>
                <w:color w:val="0070C0"/>
              </w:rPr>
              <w:t>” }</w:t>
            </w:r>
          </w:p>
        </w:tc>
      </w:tr>
      <w:tr w:rsidR="00333372" w:rsidTr="00241EAD">
        <w:tc>
          <w:tcPr>
            <w:tcW w:w="1838" w:type="dxa"/>
            <w:shd w:val="clear" w:color="auto" w:fill="A6A6A6" w:themeFill="background1" w:themeFillShade="A6"/>
            <w:vAlign w:val="center"/>
          </w:tcPr>
          <w:p w:rsidR="00333372" w:rsidRDefault="00333372"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333372" w:rsidRDefault="00333372" w:rsidP="00241EAD">
            <w:pPr>
              <w:ind w:firstLine="210"/>
              <w:jc w:val="center"/>
              <w:rPr>
                <w:rFonts w:ascii="宋体" w:hAnsi="宋体"/>
                <w:bCs/>
                <w:szCs w:val="21"/>
              </w:rPr>
            </w:pPr>
          </w:p>
        </w:tc>
        <w:tc>
          <w:tcPr>
            <w:tcW w:w="2762" w:type="dxa"/>
            <w:gridSpan w:val="2"/>
            <w:shd w:val="clear" w:color="auto" w:fill="A6A6A6" w:themeFill="background1" w:themeFillShade="A6"/>
          </w:tcPr>
          <w:p w:rsidR="00333372" w:rsidRDefault="00333372" w:rsidP="00241EAD">
            <w:pPr>
              <w:ind w:firstLine="210"/>
              <w:jc w:val="center"/>
              <w:rPr>
                <w:rFonts w:ascii="宋体" w:hAnsi="宋体"/>
                <w:bCs/>
                <w:szCs w:val="21"/>
              </w:rPr>
            </w:pPr>
          </w:p>
        </w:tc>
        <w:tc>
          <w:tcPr>
            <w:tcW w:w="1847" w:type="dxa"/>
            <w:shd w:val="clear" w:color="auto" w:fill="A6A6A6" w:themeFill="background1" w:themeFillShade="A6"/>
          </w:tcPr>
          <w:p w:rsidR="00333372" w:rsidRDefault="00333372" w:rsidP="00241EAD">
            <w:pPr>
              <w:ind w:firstLine="210"/>
              <w:jc w:val="center"/>
              <w:rPr>
                <w:rFonts w:ascii="宋体" w:hAnsi="宋体"/>
                <w:bCs/>
                <w:szCs w:val="21"/>
              </w:rPr>
            </w:pPr>
          </w:p>
        </w:tc>
      </w:tr>
      <w:tr w:rsidR="00333372" w:rsidTr="00241EAD">
        <w:tc>
          <w:tcPr>
            <w:tcW w:w="1838" w:type="dxa"/>
            <w:shd w:val="clear" w:color="auto" w:fill="auto"/>
            <w:vAlign w:val="center"/>
          </w:tcPr>
          <w:p w:rsidR="00333372" w:rsidRPr="001112AF" w:rsidRDefault="00333372" w:rsidP="00241EAD">
            <w:pPr>
              <w:jc w:val="center"/>
            </w:pPr>
            <w:r w:rsidRPr="00677DFE">
              <w:t>rspCode</w:t>
            </w:r>
          </w:p>
        </w:tc>
        <w:tc>
          <w:tcPr>
            <w:tcW w:w="2620" w:type="dxa"/>
            <w:shd w:val="clear" w:color="auto" w:fill="auto"/>
            <w:vAlign w:val="center"/>
          </w:tcPr>
          <w:p w:rsidR="00333372" w:rsidRPr="001112AF" w:rsidRDefault="00333372" w:rsidP="00241EAD">
            <w:pPr>
              <w:jc w:val="center"/>
              <w:rPr>
                <w:bCs/>
                <w:szCs w:val="21"/>
              </w:rPr>
            </w:pPr>
            <w:r>
              <w:rPr>
                <w:rFonts w:hint="eastAsia"/>
                <w:bCs/>
                <w:szCs w:val="21"/>
              </w:rPr>
              <w:t>返回</w:t>
            </w:r>
            <w:r>
              <w:rPr>
                <w:bCs/>
                <w:szCs w:val="21"/>
              </w:rPr>
              <w:t>码</w:t>
            </w:r>
          </w:p>
        </w:tc>
        <w:tc>
          <w:tcPr>
            <w:tcW w:w="2762" w:type="dxa"/>
            <w:gridSpan w:val="2"/>
            <w:shd w:val="clear" w:color="auto" w:fill="auto"/>
          </w:tcPr>
          <w:p w:rsidR="00333372" w:rsidRDefault="00333372" w:rsidP="00241EAD">
            <w:pPr>
              <w:jc w:val="left"/>
              <w:rPr>
                <w:rFonts w:ascii="宋体" w:hAnsi="宋体"/>
                <w:bCs/>
                <w:szCs w:val="21"/>
              </w:rPr>
            </w:pPr>
            <w:r>
              <w:rPr>
                <w:rFonts w:ascii="宋体" w:hAnsi="宋体" w:hint="eastAsia"/>
                <w:bCs/>
                <w:szCs w:val="21"/>
              </w:rPr>
              <w:t>000：</w:t>
            </w:r>
            <w:r>
              <w:rPr>
                <w:rFonts w:ascii="宋体" w:hAnsi="宋体"/>
                <w:bCs/>
                <w:szCs w:val="21"/>
              </w:rPr>
              <w:t>删除成功，</w:t>
            </w:r>
            <w:r>
              <w:rPr>
                <w:rFonts w:ascii="宋体" w:hAnsi="宋体" w:hint="eastAsia"/>
                <w:bCs/>
                <w:szCs w:val="21"/>
              </w:rPr>
              <w:t>-</w:t>
            </w:r>
            <w:r>
              <w:rPr>
                <w:rFonts w:ascii="宋体" w:hAnsi="宋体"/>
                <w:bCs/>
                <w:szCs w:val="21"/>
              </w:rPr>
              <w:t>101</w:t>
            </w:r>
            <w:r>
              <w:rPr>
                <w:rFonts w:ascii="宋体" w:hAnsi="宋体" w:hint="eastAsia"/>
                <w:bCs/>
                <w:szCs w:val="21"/>
              </w:rPr>
              <w:t>：</w:t>
            </w:r>
            <w:r>
              <w:rPr>
                <w:rFonts w:ascii="宋体" w:hAnsi="宋体"/>
                <w:bCs/>
                <w:szCs w:val="21"/>
              </w:rPr>
              <w:t>删除失败，</w:t>
            </w:r>
            <w:r w:rsidRPr="00677DFE">
              <w:rPr>
                <w:rFonts w:ascii="宋体" w:hAnsi="宋体"/>
                <w:bCs/>
                <w:szCs w:val="21"/>
              </w:rPr>
              <w:t>-109</w:t>
            </w:r>
            <w:r>
              <w:rPr>
                <w:rFonts w:ascii="宋体" w:hAnsi="宋体" w:hint="eastAsia"/>
                <w:bCs/>
                <w:szCs w:val="21"/>
              </w:rPr>
              <w:t>：</w:t>
            </w:r>
            <w:r w:rsidRPr="00677DFE">
              <w:rPr>
                <w:rFonts w:ascii="宋体" w:hAnsi="宋体" w:hint="eastAsia"/>
                <w:bCs/>
                <w:szCs w:val="21"/>
              </w:rPr>
              <w:t>已有人捐赠,无法</w:t>
            </w:r>
            <w:r>
              <w:rPr>
                <w:rFonts w:ascii="宋体" w:hAnsi="宋体" w:hint="eastAsia"/>
                <w:bCs/>
                <w:szCs w:val="21"/>
              </w:rPr>
              <w:t>删除</w:t>
            </w:r>
          </w:p>
        </w:tc>
        <w:tc>
          <w:tcPr>
            <w:tcW w:w="1847" w:type="dxa"/>
            <w:shd w:val="clear" w:color="auto" w:fill="auto"/>
          </w:tcPr>
          <w:p w:rsidR="00333372" w:rsidRDefault="00333372" w:rsidP="00241EAD">
            <w:pPr>
              <w:ind w:firstLine="210"/>
              <w:jc w:val="center"/>
              <w:rPr>
                <w:rFonts w:ascii="宋体" w:hAnsi="宋体"/>
                <w:bCs/>
                <w:szCs w:val="21"/>
              </w:rPr>
            </w:pPr>
          </w:p>
        </w:tc>
      </w:tr>
      <w:tr w:rsidR="00333372" w:rsidTr="00241EAD">
        <w:tc>
          <w:tcPr>
            <w:tcW w:w="1838" w:type="dxa"/>
            <w:shd w:val="clear" w:color="auto" w:fill="A6A6A6" w:themeFill="background1" w:themeFillShade="A6"/>
            <w:vAlign w:val="center"/>
          </w:tcPr>
          <w:p w:rsidR="00333372" w:rsidRDefault="00333372"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333372" w:rsidRDefault="00333372" w:rsidP="00241EAD">
            <w:pPr>
              <w:jc w:val="left"/>
              <w:rPr>
                <w:rFonts w:ascii="Consolas" w:hAnsi="Consolas" w:cs="Consolas"/>
                <w:bCs/>
                <w:szCs w:val="21"/>
              </w:rPr>
            </w:pPr>
            <w:r w:rsidRPr="00ED4762">
              <w:rPr>
                <w:rFonts w:ascii="Consolas" w:hAnsi="Consolas" w:cs="Consolas" w:hint="eastAsia"/>
                <w:bCs/>
                <w:color w:val="5B9BD5" w:themeColor="accent1"/>
                <w:sz w:val="24"/>
                <w:szCs w:val="24"/>
              </w:rPr>
              <w:t>{</w:t>
            </w:r>
            <w:r w:rsidRPr="00ED4762">
              <w:rPr>
                <w:rFonts w:ascii="Consolas" w:eastAsia="Consolas" w:hAnsi="Consolas" w:hint="eastAsia"/>
                <w:color w:val="5B9BD5" w:themeColor="accent1"/>
                <w:sz w:val="24"/>
                <w:highlight w:val="white"/>
              </w:rPr>
              <w:t>"</w:t>
            </w:r>
            <w:r w:rsidRPr="00ED4762">
              <w:rPr>
                <w:rFonts w:ascii="Consolas" w:hAnsi="Consolas" w:cs="Consolas" w:hint="eastAsia"/>
                <w:color w:val="5B9BD5" w:themeColor="accent1"/>
                <w:szCs w:val="21"/>
              </w:rPr>
              <w:t>rspCode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hint="eastAsia"/>
                <w:bCs/>
                <w:color w:val="5B9BD5" w:themeColor="accent1"/>
                <w:szCs w:val="21"/>
              </w:rPr>
              <w:t>0</w:t>
            </w:r>
            <w:r w:rsidRPr="00ED4762">
              <w:rPr>
                <w:bCs/>
                <w:color w:val="5B9BD5" w:themeColor="accent1"/>
                <w:szCs w:val="21"/>
              </w:rPr>
              <w:t>00</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rFonts w:ascii="Consolas" w:hAnsi="Consolas" w:cs="Consolas" w:hint="eastAsia"/>
                <w:color w:val="5B9BD5" w:themeColor="accent1"/>
                <w:szCs w:val="21"/>
              </w:rPr>
              <w:t>rspDesc</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935869">
              <w:rPr>
                <w:rFonts w:hint="eastAsia"/>
                <w:bCs/>
                <w:color w:val="5B9BD5" w:themeColor="accent1"/>
                <w:szCs w:val="21"/>
              </w:rPr>
              <w:t>删除成功</w:t>
            </w:r>
            <w:r w:rsidRPr="00ED4762">
              <w:rPr>
                <w:rFonts w:ascii="Consolas" w:eastAsia="Consolas" w:hAnsi="Consolas" w:hint="eastAsia"/>
                <w:color w:val="5B9BD5" w:themeColor="accent1"/>
                <w:sz w:val="24"/>
                <w:highlight w:val="white"/>
              </w:rPr>
              <w:t>"</w:t>
            </w:r>
            <w:r>
              <w:rPr>
                <w:rFonts w:ascii="宋体" w:hAnsi="宋体" w:cs="宋体" w:hint="eastAsia"/>
                <w:color w:val="5B9BD5" w:themeColor="accent1"/>
                <w:sz w:val="24"/>
              </w:rPr>
              <w:t>}</w:t>
            </w:r>
          </w:p>
        </w:tc>
      </w:tr>
    </w:tbl>
    <w:p w:rsidR="00333372" w:rsidRDefault="00333372" w:rsidP="00333372"/>
    <w:p w:rsidR="00333372" w:rsidRDefault="00555A56" w:rsidP="00333372">
      <w:pPr>
        <w:pStyle w:val="4"/>
      </w:pPr>
      <w:r>
        <w:t>2.1.9</w:t>
      </w:r>
      <w:r w:rsidR="00333372">
        <w:rPr>
          <w:rFonts w:hint="eastAsia"/>
        </w:rPr>
        <w:t>需求详情（不包含资金</w:t>
      </w:r>
      <w:r w:rsidR="00333372">
        <w:t>需求</w:t>
      </w:r>
      <w:r w:rsidR="00333372">
        <w:rPr>
          <w:rFonts w:hint="eastAsia"/>
        </w:rPr>
        <w:t>涉及</w:t>
      </w:r>
      <w:r w:rsidR="00333372">
        <w:t>到开户行等信息</w:t>
      </w:r>
      <w:r w:rsidR="00333372">
        <w:rPr>
          <w:rFonts w:hint="eastAsia"/>
        </w:rPr>
        <w:t>）</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333372" w:rsidTr="00241EAD">
        <w:tc>
          <w:tcPr>
            <w:tcW w:w="1838" w:type="dxa"/>
            <w:vAlign w:val="center"/>
          </w:tcPr>
          <w:p w:rsidR="00333372" w:rsidRDefault="00333372" w:rsidP="00241EAD">
            <w:pPr>
              <w:jc w:val="center"/>
              <w:rPr>
                <w:bCs/>
                <w:szCs w:val="21"/>
              </w:rPr>
            </w:pPr>
            <w:r>
              <w:rPr>
                <w:bCs/>
                <w:szCs w:val="21"/>
              </w:rPr>
              <w:t>接口标识：</w:t>
            </w:r>
          </w:p>
        </w:tc>
        <w:tc>
          <w:tcPr>
            <w:tcW w:w="2655" w:type="dxa"/>
            <w:gridSpan w:val="2"/>
            <w:vAlign w:val="center"/>
          </w:tcPr>
          <w:p w:rsidR="00333372" w:rsidRDefault="00333372" w:rsidP="00241EAD">
            <w:pPr>
              <w:jc w:val="center"/>
              <w:rPr>
                <w:bCs/>
                <w:szCs w:val="21"/>
              </w:rPr>
            </w:pPr>
            <w:r w:rsidRPr="00935869">
              <w:rPr>
                <w:bCs/>
                <w:szCs w:val="21"/>
              </w:rPr>
              <w:t>getAllPublishDetail</w:t>
            </w:r>
          </w:p>
        </w:tc>
        <w:tc>
          <w:tcPr>
            <w:tcW w:w="2727" w:type="dxa"/>
          </w:tcPr>
          <w:p w:rsidR="00333372" w:rsidRDefault="00333372" w:rsidP="00241EAD">
            <w:pPr>
              <w:jc w:val="left"/>
            </w:pPr>
          </w:p>
        </w:tc>
        <w:tc>
          <w:tcPr>
            <w:tcW w:w="1847" w:type="dxa"/>
          </w:tcPr>
          <w:p w:rsidR="00333372" w:rsidRDefault="00333372" w:rsidP="00241EAD">
            <w:pPr>
              <w:jc w:val="left"/>
            </w:pP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bCs/>
                <w:szCs w:val="21"/>
              </w:rPr>
              <w:lastRenderedPageBreak/>
              <w:t>参数</w:t>
            </w:r>
            <w:r>
              <w:rPr>
                <w:rFonts w:hint="eastAsia"/>
                <w:bCs/>
                <w:szCs w:val="21"/>
              </w:rPr>
              <w:t>marked</w:t>
            </w:r>
            <w:r>
              <w:rPr>
                <w:rFonts w:hint="eastAsia"/>
                <w:bCs/>
                <w:szCs w:val="21"/>
              </w:rPr>
              <w:t>：</w:t>
            </w:r>
          </w:p>
        </w:tc>
        <w:tc>
          <w:tcPr>
            <w:tcW w:w="2655" w:type="dxa"/>
            <w:gridSpan w:val="2"/>
            <w:vAlign w:val="center"/>
          </w:tcPr>
          <w:p w:rsidR="00333372" w:rsidRDefault="00333372" w:rsidP="00241EAD">
            <w:pPr>
              <w:jc w:val="center"/>
              <w:rPr>
                <w:bCs/>
                <w:szCs w:val="21"/>
              </w:rPr>
            </w:pPr>
            <w:r w:rsidRPr="00935869">
              <w:rPr>
                <w:bCs/>
                <w:szCs w:val="21"/>
              </w:rPr>
              <w:t>getAllPublishDetail</w:t>
            </w:r>
          </w:p>
        </w:tc>
        <w:tc>
          <w:tcPr>
            <w:tcW w:w="2727" w:type="dxa"/>
          </w:tcPr>
          <w:p w:rsidR="00333372" w:rsidRDefault="00333372" w:rsidP="00241EAD">
            <w:pPr>
              <w:jc w:val="center"/>
              <w:rPr>
                <w:bCs/>
                <w:szCs w:val="21"/>
              </w:rPr>
            </w:pPr>
          </w:p>
        </w:tc>
        <w:tc>
          <w:tcPr>
            <w:tcW w:w="1847" w:type="dxa"/>
          </w:tcPr>
          <w:p w:rsidR="00333372" w:rsidRDefault="00333372" w:rsidP="00241EAD">
            <w:pPr>
              <w:jc w:val="center"/>
              <w:rPr>
                <w:bCs/>
                <w:szCs w:val="21"/>
              </w:rPr>
            </w:pP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333372" w:rsidRDefault="00333372" w:rsidP="00241EAD">
            <w:pPr>
              <w:jc w:val="center"/>
              <w:rPr>
                <w:bCs/>
                <w:szCs w:val="21"/>
              </w:rPr>
            </w:pPr>
            <w:r>
              <w:rPr>
                <w:bCs/>
                <w:szCs w:val="21"/>
              </w:rPr>
              <w:t>说明</w:t>
            </w:r>
          </w:p>
        </w:tc>
        <w:tc>
          <w:tcPr>
            <w:tcW w:w="2727" w:type="dxa"/>
            <w:shd w:val="clear" w:color="auto" w:fill="A6A6A6" w:themeFill="background1" w:themeFillShade="A6"/>
          </w:tcPr>
          <w:p w:rsidR="00333372" w:rsidRDefault="00333372" w:rsidP="00241EAD">
            <w:pPr>
              <w:jc w:val="center"/>
              <w:rPr>
                <w:bCs/>
                <w:szCs w:val="21"/>
              </w:rPr>
            </w:pPr>
            <w:r>
              <w:rPr>
                <w:bCs/>
                <w:szCs w:val="21"/>
              </w:rPr>
              <w:t>备注</w:t>
            </w:r>
          </w:p>
        </w:tc>
        <w:tc>
          <w:tcPr>
            <w:tcW w:w="1847" w:type="dxa"/>
            <w:shd w:val="clear" w:color="auto" w:fill="A6A6A6" w:themeFill="background1" w:themeFillShade="A6"/>
          </w:tcPr>
          <w:p w:rsidR="00333372" w:rsidRDefault="00333372" w:rsidP="00241EAD">
            <w:pPr>
              <w:jc w:val="center"/>
              <w:rPr>
                <w:bCs/>
                <w:szCs w:val="21"/>
              </w:rPr>
            </w:pPr>
            <w:r>
              <w:rPr>
                <w:rFonts w:hint="eastAsia"/>
                <w:bCs/>
                <w:szCs w:val="21"/>
              </w:rPr>
              <w:t>是否必填项</w:t>
            </w:r>
          </w:p>
        </w:tc>
      </w:tr>
      <w:tr w:rsidR="00333372" w:rsidTr="00241EAD">
        <w:trPr>
          <w:trHeight w:val="413"/>
        </w:trPr>
        <w:tc>
          <w:tcPr>
            <w:tcW w:w="1838" w:type="dxa"/>
            <w:shd w:val="clear" w:color="auto" w:fill="auto"/>
            <w:vAlign w:val="center"/>
          </w:tcPr>
          <w:p w:rsidR="00333372" w:rsidRPr="001112AF" w:rsidRDefault="00333372" w:rsidP="00241EAD">
            <w:pPr>
              <w:jc w:val="center"/>
            </w:pPr>
            <w:r>
              <w:t>type</w:t>
            </w:r>
          </w:p>
        </w:tc>
        <w:tc>
          <w:tcPr>
            <w:tcW w:w="2655" w:type="dxa"/>
            <w:gridSpan w:val="2"/>
            <w:shd w:val="clear" w:color="auto" w:fill="auto"/>
            <w:vAlign w:val="center"/>
          </w:tcPr>
          <w:p w:rsidR="00333372" w:rsidRPr="001112AF" w:rsidRDefault="00333372" w:rsidP="00241EAD">
            <w:pPr>
              <w:jc w:val="center"/>
              <w:rPr>
                <w:bCs/>
                <w:szCs w:val="21"/>
              </w:rPr>
            </w:pPr>
            <w:r>
              <w:rPr>
                <w:rFonts w:hint="eastAsia"/>
                <w:bCs/>
                <w:szCs w:val="21"/>
              </w:rPr>
              <w:t>需求</w:t>
            </w:r>
            <w:r>
              <w:rPr>
                <w:bCs/>
                <w:szCs w:val="21"/>
              </w:rPr>
              <w:t>类型</w:t>
            </w:r>
          </w:p>
        </w:tc>
        <w:tc>
          <w:tcPr>
            <w:tcW w:w="2727" w:type="dxa"/>
            <w:shd w:val="clear" w:color="auto" w:fill="auto"/>
          </w:tcPr>
          <w:p w:rsidR="00333372" w:rsidRDefault="00333372" w:rsidP="00241EAD">
            <w:pPr>
              <w:jc w:val="center"/>
              <w:rPr>
                <w:bCs/>
                <w:szCs w:val="21"/>
              </w:rPr>
            </w:pPr>
          </w:p>
        </w:tc>
        <w:tc>
          <w:tcPr>
            <w:tcW w:w="1847" w:type="dxa"/>
            <w:shd w:val="clear" w:color="auto" w:fill="auto"/>
          </w:tcPr>
          <w:p w:rsidR="00333372" w:rsidRDefault="00333372" w:rsidP="00241EAD">
            <w:pPr>
              <w:jc w:val="center"/>
              <w:rPr>
                <w:bCs/>
                <w:szCs w:val="21"/>
              </w:rPr>
            </w:pPr>
            <w:r>
              <w:rPr>
                <w:rFonts w:hint="eastAsia"/>
                <w:bCs/>
                <w:szCs w:val="21"/>
              </w:rPr>
              <w:t>是</w:t>
            </w:r>
          </w:p>
        </w:tc>
      </w:tr>
      <w:tr w:rsidR="00333372" w:rsidTr="00241EAD">
        <w:trPr>
          <w:trHeight w:val="405"/>
        </w:trPr>
        <w:tc>
          <w:tcPr>
            <w:tcW w:w="1838" w:type="dxa"/>
            <w:vAlign w:val="center"/>
          </w:tcPr>
          <w:p w:rsidR="00333372" w:rsidRPr="001112AF" w:rsidRDefault="00333372" w:rsidP="00241EAD">
            <w:pPr>
              <w:jc w:val="center"/>
            </w:pPr>
            <w:r w:rsidRPr="00677DFE">
              <w:t>objId</w:t>
            </w:r>
          </w:p>
        </w:tc>
        <w:tc>
          <w:tcPr>
            <w:tcW w:w="2655" w:type="dxa"/>
            <w:gridSpan w:val="2"/>
            <w:vAlign w:val="center"/>
          </w:tcPr>
          <w:p w:rsidR="00333372" w:rsidRPr="001112AF" w:rsidRDefault="00333372" w:rsidP="00241EAD">
            <w:pPr>
              <w:jc w:val="center"/>
              <w:rPr>
                <w:bCs/>
                <w:szCs w:val="21"/>
              </w:rPr>
            </w:pPr>
            <w:r>
              <w:rPr>
                <w:rFonts w:hint="eastAsia"/>
                <w:bCs/>
                <w:szCs w:val="21"/>
              </w:rPr>
              <w:t>需求编号</w:t>
            </w:r>
          </w:p>
        </w:tc>
        <w:tc>
          <w:tcPr>
            <w:tcW w:w="2727" w:type="dxa"/>
            <w:vAlign w:val="center"/>
          </w:tcPr>
          <w:p w:rsidR="00333372" w:rsidRPr="00FE77C3" w:rsidRDefault="00333372" w:rsidP="00241EAD">
            <w:pPr>
              <w:jc w:val="left"/>
              <w:rPr>
                <w:rFonts w:ascii="微软雅黑" w:eastAsia="微软雅黑" w:hAnsi="微软雅黑"/>
                <w:color w:val="333333"/>
              </w:rPr>
            </w:pPr>
          </w:p>
        </w:tc>
        <w:tc>
          <w:tcPr>
            <w:tcW w:w="1847" w:type="dxa"/>
            <w:vAlign w:val="center"/>
          </w:tcPr>
          <w:p w:rsidR="00333372" w:rsidRDefault="00333372" w:rsidP="00241EAD">
            <w:pPr>
              <w:jc w:val="center"/>
              <w:rPr>
                <w:bCs/>
                <w:szCs w:val="21"/>
              </w:rPr>
            </w:pPr>
            <w:r>
              <w:rPr>
                <w:rFonts w:hint="eastAsia"/>
                <w:bCs/>
                <w:szCs w:val="21"/>
              </w:rPr>
              <w:t>是</w:t>
            </w: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rFonts w:hint="eastAsia"/>
              </w:rPr>
              <w:t>参数</w:t>
            </w:r>
            <w:r>
              <w:t>jsonStr</w:t>
            </w:r>
            <w:r>
              <w:rPr>
                <w:rFonts w:hint="eastAsia"/>
              </w:rPr>
              <w:t>：</w:t>
            </w:r>
          </w:p>
        </w:tc>
        <w:tc>
          <w:tcPr>
            <w:tcW w:w="7229" w:type="dxa"/>
            <w:gridSpan w:val="4"/>
            <w:vAlign w:val="center"/>
          </w:tcPr>
          <w:p w:rsidR="00333372" w:rsidRPr="007856FB" w:rsidRDefault="00333372" w:rsidP="00241EAD">
            <w:pPr>
              <w:ind w:left="100" w:hangingChars="50" w:hanging="100"/>
              <w:jc w:val="left"/>
              <w:rPr>
                <w:rFonts w:ascii="Consolas" w:hAnsi="Consolas" w:cs="Consolas"/>
                <w:b/>
                <w:color w:val="0070C0"/>
                <w:szCs w:val="21"/>
              </w:rPr>
            </w:pPr>
            <w:r w:rsidRPr="00677DFE">
              <w:rPr>
                <w:rFonts w:hint="eastAsia"/>
                <w:b/>
                <w:color w:val="0070C0"/>
              </w:rPr>
              <w:t>{</w:t>
            </w:r>
            <w:r w:rsidRPr="00677DFE">
              <w:rPr>
                <w:b/>
                <w:color w:val="0070C0"/>
              </w:rPr>
              <w:t>"type":”</w:t>
            </w:r>
            <w:r w:rsidRPr="00677DFE">
              <w:rPr>
                <w:rFonts w:hint="eastAsia"/>
                <w:b/>
                <w:color w:val="0070C0"/>
              </w:rPr>
              <w:t>需求</w:t>
            </w:r>
            <w:r w:rsidRPr="00677DFE">
              <w:rPr>
                <w:b/>
                <w:color w:val="0070C0"/>
              </w:rPr>
              <w:t>类型</w:t>
            </w:r>
            <w:r w:rsidRPr="00677DFE">
              <w:rPr>
                <w:b/>
                <w:color w:val="0070C0"/>
              </w:rPr>
              <w:t>”,"objId":”</w:t>
            </w:r>
            <w:r w:rsidRPr="00677DFE">
              <w:rPr>
                <w:rFonts w:hint="eastAsia"/>
                <w:b/>
                <w:color w:val="0070C0"/>
              </w:rPr>
              <w:t>需求</w:t>
            </w:r>
            <w:r w:rsidRPr="00677DFE">
              <w:rPr>
                <w:b/>
                <w:color w:val="0070C0"/>
              </w:rPr>
              <w:t>编号</w:t>
            </w:r>
            <w:r w:rsidRPr="00677DFE">
              <w:rPr>
                <w:b/>
                <w:color w:val="0070C0"/>
              </w:rPr>
              <w:t>” }</w:t>
            </w:r>
          </w:p>
        </w:tc>
      </w:tr>
      <w:tr w:rsidR="00333372" w:rsidTr="00241EAD">
        <w:tc>
          <w:tcPr>
            <w:tcW w:w="1838" w:type="dxa"/>
            <w:shd w:val="clear" w:color="auto" w:fill="A6A6A6" w:themeFill="background1" w:themeFillShade="A6"/>
            <w:vAlign w:val="center"/>
          </w:tcPr>
          <w:p w:rsidR="00333372" w:rsidRDefault="00333372"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333372" w:rsidRDefault="00333372" w:rsidP="00241EAD">
            <w:pPr>
              <w:ind w:firstLine="210"/>
              <w:jc w:val="center"/>
              <w:rPr>
                <w:rFonts w:ascii="宋体" w:hAnsi="宋体"/>
                <w:bCs/>
                <w:szCs w:val="21"/>
              </w:rPr>
            </w:pPr>
          </w:p>
        </w:tc>
        <w:tc>
          <w:tcPr>
            <w:tcW w:w="2762" w:type="dxa"/>
            <w:gridSpan w:val="2"/>
            <w:shd w:val="clear" w:color="auto" w:fill="A6A6A6" w:themeFill="background1" w:themeFillShade="A6"/>
          </w:tcPr>
          <w:p w:rsidR="00333372" w:rsidRDefault="00333372" w:rsidP="00241EAD">
            <w:pPr>
              <w:ind w:firstLine="210"/>
              <w:jc w:val="center"/>
              <w:rPr>
                <w:rFonts w:ascii="宋体" w:hAnsi="宋体"/>
                <w:bCs/>
                <w:szCs w:val="21"/>
              </w:rPr>
            </w:pPr>
          </w:p>
        </w:tc>
        <w:tc>
          <w:tcPr>
            <w:tcW w:w="1847" w:type="dxa"/>
            <w:shd w:val="clear" w:color="auto" w:fill="A6A6A6" w:themeFill="background1" w:themeFillShade="A6"/>
          </w:tcPr>
          <w:p w:rsidR="00333372" w:rsidRDefault="00333372" w:rsidP="00241EAD">
            <w:pPr>
              <w:ind w:firstLine="210"/>
              <w:jc w:val="center"/>
              <w:rPr>
                <w:rFonts w:ascii="宋体" w:hAnsi="宋体"/>
                <w:bCs/>
                <w:szCs w:val="21"/>
              </w:rPr>
            </w:pPr>
          </w:p>
        </w:tc>
      </w:tr>
      <w:tr w:rsidR="00333372" w:rsidTr="00241EAD">
        <w:tc>
          <w:tcPr>
            <w:tcW w:w="1838" w:type="dxa"/>
            <w:shd w:val="clear" w:color="auto" w:fill="auto"/>
            <w:vAlign w:val="center"/>
          </w:tcPr>
          <w:p w:rsidR="00333372" w:rsidRPr="001112AF" w:rsidRDefault="00333372" w:rsidP="00241EAD">
            <w:pPr>
              <w:jc w:val="center"/>
            </w:pPr>
            <w:r w:rsidRPr="00935869">
              <w:t>type</w:t>
            </w:r>
          </w:p>
        </w:tc>
        <w:tc>
          <w:tcPr>
            <w:tcW w:w="2620" w:type="dxa"/>
            <w:shd w:val="clear" w:color="auto" w:fill="auto"/>
            <w:vAlign w:val="center"/>
          </w:tcPr>
          <w:p w:rsidR="00333372" w:rsidRPr="001112AF" w:rsidRDefault="00333372" w:rsidP="00241EAD">
            <w:pPr>
              <w:jc w:val="center"/>
              <w:rPr>
                <w:bCs/>
                <w:szCs w:val="21"/>
              </w:rPr>
            </w:pPr>
            <w:r>
              <w:rPr>
                <w:rFonts w:hint="eastAsia"/>
                <w:bCs/>
                <w:szCs w:val="21"/>
              </w:rPr>
              <w:t>用</w:t>
            </w:r>
            <w:r>
              <w:rPr>
                <w:bCs/>
                <w:szCs w:val="21"/>
              </w:rPr>
              <w:t>户名</w:t>
            </w:r>
          </w:p>
        </w:tc>
        <w:tc>
          <w:tcPr>
            <w:tcW w:w="2762" w:type="dxa"/>
            <w:gridSpan w:val="2"/>
            <w:shd w:val="clear" w:color="auto" w:fill="auto"/>
          </w:tcPr>
          <w:p w:rsidR="00333372" w:rsidRDefault="00333372" w:rsidP="00241EAD">
            <w:pPr>
              <w:ind w:firstLine="210"/>
              <w:jc w:val="center"/>
              <w:rPr>
                <w:rFonts w:ascii="宋体" w:hAnsi="宋体"/>
                <w:bCs/>
                <w:szCs w:val="21"/>
              </w:rPr>
            </w:pPr>
          </w:p>
        </w:tc>
        <w:tc>
          <w:tcPr>
            <w:tcW w:w="1847" w:type="dxa"/>
            <w:shd w:val="clear" w:color="auto" w:fill="auto"/>
          </w:tcPr>
          <w:p w:rsidR="00333372" w:rsidRDefault="00333372" w:rsidP="00241EAD">
            <w:pPr>
              <w:ind w:firstLine="210"/>
              <w:jc w:val="center"/>
              <w:rPr>
                <w:rFonts w:ascii="宋体" w:hAnsi="宋体"/>
                <w:bCs/>
                <w:szCs w:val="21"/>
              </w:rPr>
            </w:pPr>
          </w:p>
        </w:tc>
      </w:tr>
      <w:tr w:rsidR="00333372" w:rsidTr="00241EAD">
        <w:tc>
          <w:tcPr>
            <w:tcW w:w="1838" w:type="dxa"/>
            <w:shd w:val="clear" w:color="auto" w:fill="auto"/>
            <w:vAlign w:val="center"/>
          </w:tcPr>
          <w:p w:rsidR="00333372" w:rsidRPr="001112AF" w:rsidRDefault="00333372" w:rsidP="00241EAD">
            <w:pPr>
              <w:jc w:val="center"/>
              <w:rPr>
                <w:b/>
                <w:bCs/>
                <w:szCs w:val="21"/>
              </w:rPr>
            </w:pPr>
            <w:r w:rsidRPr="00935869">
              <w:rPr>
                <w:rFonts w:ascii="Courier New" w:hAnsi="Courier New" w:cs="Courier New"/>
              </w:rPr>
              <w:t>id</w:t>
            </w:r>
          </w:p>
        </w:tc>
        <w:tc>
          <w:tcPr>
            <w:tcW w:w="2620" w:type="dxa"/>
            <w:shd w:val="clear" w:color="auto" w:fill="auto"/>
            <w:vAlign w:val="center"/>
          </w:tcPr>
          <w:p w:rsidR="00333372" w:rsidRPr="001112AF" w:rsidRDefault="00333372" w:rsidP="00241EAD">
            <w:pPr>
              <w:jc w:val="center"/>
              <w:rPr>
                <w:rFonts w:ascii="Courier New" w:hAnsi="Courier New" w:cs="Courier New"/>
              </w:rPr>
            </w:pPr>
            <w:r w:rsidRPr="004A7464">
              <w:rPr>
                <w:rFonts w:hint="eastAsia"/>
                <w:bCs/>
                <w:szCs w:val="21"/>
              </w:rPr>
              <w:t>用户</w:t>
            </w:r>
            <w:r w:rsidRPr="004A7464">
              <w:rPr>
                <w:rFonts w:hint="eastAsia"/>
                <w:bCs/>
                <w:szCs w:val="21"/>
              </w:rPr>
              <w:t>ID</w:t>
            </w:r>
          </w:p>
        </w:tc>
        <w:tc>
          <w:tcPr>
            <w:tcW w:w="2762" w:type="dxa"/>
            <w:gridSpan w:val="2"/>
            <w:shd w:val="clear" w:color="auto" w:fill="auto"/>
          </w:tcPr>
          <w:p w:rsidR="00333372" w:rsidRDefault="00333372" w:rsidP="00241EAD">
            <w:pPr>
              <w:ind w:firstLine="210"/>
              <w:jc w:val="center"/>
              <w:rPr>
                <w:rFonts w:ascii="宋体" w:hAnsi="宋体"/>
                <w:bCs/>
                <w:szCs w:val="21"/>
              </w:rPr>
            </w:pPr>
          </w:p>
        </w:tc>
        <w:tc>
          <w:tcPr>
            <w:tcW w:w="1847" w:type="dxa"/>
            <w:shd w:val="clear" w:color="auto" w:fill="auto"/>
          </w:tcPr>
          <w:p w:rsidR="00333372" w:rsidRDefault="00333372" w:rsidP="00241EAD">
            <w:pPr>
              <w:ind w:firstLine="210"/>
              <w:jc w:val="center"/>
              <w:rPr>
                <w:rFonts w:ascii="宋体" w:hAnsi="宋体"/>
                <w:bCs/>
                <w:szCs w:val="21"/>
              </w:rPr>
            </w:pPr>
          </w:p>
        </w:tc>
      </w:tr>
      <w:tr w:rsidR="00333372" w:rsidTr="00241EAD">
        <w:tc>
          <w:tcPr>
            <w:tcW w:w="1838" w:type="dxa"/>
            <w:shd w:val="clear" w:color="auto" w:fill="auto"/>
            <w:vAlign w:val="center"/>
          </w:tcPr>
          <w:p w:rsidR="00333372" w:rsidRPr="004A7464" w:rsidRDefault="00333372" w:rsidP="00241EAD">
            <w:pPr>
              <w:jc w:val="center"/>
              <w:rPr>
                <w:rFonts w:ascii="Courier New" w:hAnsi="Courier New" w:cs="Courier New"/>
              </w:rPr>
            </w:pPr>
            <w:r w:rsidRPr="00935869">
              <w:rPr>
                <w:rFonts w:ascii="Courier New" w:hAnsi="Courier New" w:cs="Courier New"/>
              </w:rPr>
              <w:t>userId</w:t>
            </w:r>
          </w:p>
        </w:tc>
        <w:tc>
          <w:tcPr>
            <w:tcW w:w="2620" w:type="dxa"/>
            <w:shd w:val="clear" w:color="auto" w:fill="auto"/>
            <w:vAlign w:val="center"/>
          </w:tcPr>
          <w:p w:rsidR="00333372" w:rsidRPr="004A7464" w:rsidRDefault="00333372" w:rsidP="00241EAD">
            <w:pPr>
              <w:jc w:val="center"/>
              <w:rPr>
                <w:bCs/>
                <w:szCs w:val="21"/>
              </w:rPr>
            </w:pPr>
            <w:r>
              <w:rPr>
                <w:rFonts w:hint="eastAsia"/>
                <w:bCs/>
                <w:szCs w:val="21"/>
              </w:rPr>
              <w:t>用户类型</w:t>
            </w:r>
          </w:p>
        </w:tc>
        <w:tc>
          <w:tcPr>
            <w:tcW w:w="2762" w:type="dxa"/>
            <w:gridSpan w:val="2"/>
            <w:shd w:val="clear" w:color="auto" w:fill="auto"/>
          </w:tcPr>
          <w:p w:rsidR="00333372" w:rsidRDefault="00333372" w:rsidP="00241EAD">
            <w:pPr>
              <w:ind w:firstLine="210"/>
              <w:jc w:val="center"/>
              <w:rPr>
                <w:rFonts w:ascii="宋体" w:hAnsi="宋体"/>
                <w:bCs/>
                <w:szCs w:val="21"/>
              </w:rPr>
            </w:pPr>
            <w:r>
              <w:rPr>
                <w:rFonts w:ascii="宋体" w:hAnsi="宋体" w:hint="eastAsia"/>
                <w:bCs/>
                <w:szCs w:val="21"/>
              </w:rPr>
              <w:t>1:捐赠者，2：受捐者</w:t>
            </w:r>
          </w:p>
        </w:tc>
        <w:tc>
          <w:tcPr>
            <w:tcW w:w="1847" w:type="dxa"/>
            <w:shd w:val="clear" w:color="auto" w:fill="auto"/>
          </w:tcPr>
          <w:p w:rsidR="00333372" w:rsidRDefault="00333372" w:rsidP="00241EAD">
            <w:pPr>
              <w:ind w:firstLine="210"/>
              <w:jc w:val="center"/>
              <w:rPr>
                <w:rFonts w:ascii="宋体" w:hAnsi="宋体"/>
                <w:bCs/>
                <w:szCs w:val="21"/>
              </w:rPr>
            </w:pPr>
          </w:p>
        </w:tc>
      </w:tr>
      <w:tr w:rsidR="00333372" w:rsidRPr="00F64465" w:rsidTr="00241EAD">
        <w:tc>
          <w:tcPr>
            <w:tcW w:w="1838"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r w:rsidRPr="00935869">
              <w:rPr>
                <w:rFonts w:ascii="Consolas" w:hAnsi="Consolas" w:cs="Consolas"/>
                <w:szCs w:val="21"/>
              </w:rPr>
              <w:t>userName</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用户密钥</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Pr>
                <w:rFonts w:ascii="Consolas" w:hAnsi="Consolas" w:cs="Consolas" w:hint="eastAsia"/>
                <w:bCs/>
                <w:szCs w:val="21"/>
              </w:rPr>
              <w:t>万达单点登录需要</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r w:rsidRPr="00935869">
              <w:rPr>
                <w:rFonts w:ascii="Consolas" w:hAnsi="Consolas" w:cs="Consolas"/>
                <w:szCs w:val="21"/>
              </w:rPr>
              <w:t>bstGender</w:t>
            </w:r>
          </w:p>
        </w:tc>
        <w:tc>
          <w:tcPr>
            <w:tcW w:w="2620" w:type="dxa"/>
            <w:shd w:val="clear" w:color="auto" w:fill="FFFFFF" w:themeFill="background1"/>
          </w:tcPr>
          <w:p w:rsidR="00333372" w:rsidRPr="00F64465" w:rsidRDefault="00333372" w:rsidP="00241E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r w:rsidRPr="00935869">
              <w:rPr>
                <w:rFonts w:ascii="Consolas" w:hAnsi="Consolas" w:cs="Consolas"/>
                <w:szCs w:val="21"/>
              </w:rPr>
              <w:t>age</w:t>
            </w:r>
          </w:p>
        </w:tc>
        <w:tc>
          <w:tcPr>
            <w:tcW w:w="2620" w:type="dxa"/>
            <w:shd w:val="clear" w:color="auto" w:fill="FFFFFF" w:themeFill="background1"/>
          </w:tcPr>
          <w:p w:rsidR="00333372" w:rsidRPr="00F64465" w:rsidRDefault="00333372" w:rsidP="00241E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935869">
              <w:rPr>
                <w:rFonts w:ascii="Consolas" w:hAnsi="Consolas" w:cs="Consolas"/>
                <w:szCs w:val="21"/>
              </w:rPr>
              <w:t>reason</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申请</w:t>
            </w:r>
            <w:r>
              <w:rPr>
                <w:rFonts w:ascii="Consolas" w:hAnsi="Consolas" w:cs="Consolas"/>
                <w:bCs/>
              </w:rPr>
              <w:t>理由</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935869">
              <w:rPr>
                <w:rFonts w:ascii="Consolas" w:hAnsi="Consolas" w:cs="Consolas"/>
                <w:szCs w:val="21"/>
              </w:rPr>
              <w:t>itName</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需求类型</w:t>
            </w:r>
            <w:r>
              <w:rPr>
                <w:rFonts w:ascii="Consolas" w:hAnsi="Consolas" w:cs="Consolas"/>
                <w:bCs/>
              </w:rPr>
              <w:t>名称</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935869">
              <w:rPr>
                <w:rFonts w:ascii="Consolas" w:hAnsi="Consolas" w:cs="Consolas"/>
                <w:szCs w:val="21"/>
              </w:rPr>
              <w:t>caption</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需求地址</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935869">
              <w:rPr>
                <w:rFonts w:ascii="Consolas" w:hAnsi="Consolas" w:cs="Consolas"/>
                <w:szCs w:val="21"/>
              </w:rPr>
              <w:t>auditstatus</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审核</w:t>
            </w:r>
            <w:r>
              <w:rPr>
                <w:rFonts w:ascii="Consolas" w:hAnsi="Consolas" w:cs="Consolas"/>
                <w:bCs/>
              </w:rPr>
              <w:t>状态</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935869">
              <w:rPr>
                <w:rFonts w:ascii="Consolas" w:hAnsi="Consolas" w:cs="Consolas"/>
                <w:szCs w:val="21"/>
              </w:rPr>
              <w:t>publishTime</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发布</w:t>
            </w:r>
            <w:r>
              <w:rPr>
                <w:rFonts w:ascii="Consolas" w:hAnsi="Consolas" w:cs="Consolas"/>
                <w:bCs/>
              </w:rPr>
              <w:t>时间</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935869">
              <w:rPr>
                <w:rFonts w:ascii="Consolas" w:hAnsi="Consolas" w:cs="Consolas"/>
                <w:szCs w:val="21"/>
              </w:rPr>
              <w:t>homePicUrl</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图片</w:t>
            </w:r>
            <w:r>
              <w:rPr>
                <w:rFonts w:ascii="Consolas" w:hAnsi="Consolas" w:cs="Consolas"/>
                <w:bCs/>
              </w:rPr>
              <w:t>地址</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935869">
              <w:rPr>
                <w:rFonts w:ascii="Consolas" w:hAnsi="Consolas" w:cs="Consolas"/>
                <w:szCs w:val="21"/>
              </w:rPr>
              <w:t>userlevel</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贫困</w:t>
            </w:r>
            <w:r>
              <w:rPr>
                <w:rFonts w:ascii="Consolas" w:hAnsi="Consolas" w:cs="Consolas"/>
                <w:bCs/>
              </w:rPr>
              <w:t>等级</w:t>
            </w:r>
            <w:r>
              <w:rPr>
                <w:rFonts w:ascii="Consolas" w:hAnsi="Consolas" w:cs="Consolas" w:hint="eastAsia"/>
                <w:bCs/>
              </w:rPr>
              <w:t>（默认</w:t>
            </w:r>
            <w:r>
              <w:rPr>
                <w:rFonts w:ascii="Consolas" w:hAnsi="Consolas" w:cs="Consolas"/>
                <w:bCs/>
              </w:rPr>
              <w:t>需求方为建档立卡贫困户</w:t>
            </w:r>
            <w:r>
              <w:rPr>
                <w:rFonts w:ascii="Consolas" w:hAnsi="Consolas" w:cs="Consolas" w:hint="eastAsia"/>
                <w:bCs/>
              </w:rPr>
              <w:t>）</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sidRPr="00720223">
              <w:rPr>
                <w:rFonts w:ascii="Consolas" w:hAnsi="Consolas" w:cs="Consolas" w:hint="eastAsia"/>
                <w:bCs/>
                <w:szCs w:val="21"/>
              </w:rPr>
              <w:t>0</w:t>
            </w:r>
            <w:r w:rsidRPr="00720223">
              <w:rPr>
                <w:rFonts w:ascii="Consolas" w:hAnsi="Consolas" w:cs="Consolas" w:hint="eastAsia"/>
                <w:bCs/>
                <w:szCs w:val="21"/>
              </w:rPr>
              <w:t>：建档贫困户，</w:t>
            </w:r>
            <w:r w:rsidRPr="00720223">
              <w:rPr>
                <w:rFonts w:ascii="Consolas" w:hAnsi="Consolas" w:cs="Consolas" w:hint="eastAsia"/>
                <w:bCs/>
                <w:szCs w:val="21"/>
              </w:rPr>
              <w:t>1</w:t>
            </w:r>
            <w:r w:rsidRPr="00720223">
              <w:rPr>
                <w:rFonts w:ascii="Consolas" w:hAnsi="Consolas" w:cs="Consolas" w:hint="eastAsia"/>
                <w:bCs/>
                <w:szCs w:val="21"/>
              </w:rPr>
              <w:t>：贫困户，</w:t>
            </w:r>
            <w:r w:rsidRPr="00720223">
              <w:rPr>
                <w:rFonts w:ascii="Consolas" w:hAnsi="Consolas" w:cs="Consolas" w:hint="eastAsia"/>
                <w:bCs/>
                <w:szCs w:val="21"/>
              </w:rPr>
              <w:t>2</w:t>
            </w:r>
            <w:r w:rsidRPr="00720223">
              <w:rPr>
                <w:rFonts w:ascii="Consolas" w:hAnsi="Consolas" w:cs="Consolas" w:hint="eastAsia"/>
                <w:bCs/>
                <w:szCs w:val="21"/>
              </w:rPr>
              <w:t>：特困户，</w:t>
            </w:r>
            <w:r w:rsidRPr="00720223">
              <w:rPr>
                <w:rFonts w:ascii="Consolas" w:hAnsi="Consolas" w:cs="Consolas" w:hint="eastAsia"/>
                <w:bCs/>
                <w:szCs w:val="21"/>
              </w:rPr>
              <w:t>3</w:t>
            </w:r>
            <w:r w:rsidRPr="00720223">
              <w:rPr>
                <w:rFonts w:ascii="Consolas" w:hAnsi="Consolas" w:cs="Consolas" w:hint="eastAsia"/>
                <w:bCs/>
                <w:szCs w:val="21"/>
              </w:rPr>
              <w:t>：普通户</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935869">
              <w:rPr>
                <w:rFonts w:ascii="Consolas" w:hAnsi="Consolas" w:cs="Consolas"/>
                <w:szCs w:val="21"/>
              </w:rPr>
              <w:t>headPath</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头像</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935869">
              <w:rPr>
                <w:rFonts w:ascii="Consolas" w:hAnsi="Consolas" w:cs="Consolas"/>
                <w:szCs w:val="21"/>
              </w:rPr>
              <w:t>passreason</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审核</w:t>
            </w:r>
            <w:r>
              <w:rPr>
                <w:rFonts w:ascii="Consolas" w:hAnsi="Consolas" w:cs="Consolas"/>
                <w:bCs/>
              </w:rPr>
              <w:t>原因</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935869">
              <w:rPr>
                <w:rFonts w:ascii="Consolas" w:hAnsi="Consolas" w:cs="Consolas"/>
                <w:szCs w:val="21"/>
              </w:rPr>
              <w:t>sjzxm</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受捐人</w:t>
            </w:r>
            <w:r>
              <w:rPr>
                <w:rFonts w:ascii="Consolas" w:hAnsi="Consolas" w:cs="Consolas"/>
                <w:bCs/>
              </w:rPr>
              <w:t>姓名</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720223">
              <w:rPr>
                <w:rFonts w:ascii="Consolas" w:hAnsi="Consolas" w:cs="Consolas"/>
                <w:szCs w:val="21"/>
              </w:rPr>
              <w:t>itemsName</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物品</w:t>
            </w:r>
            <w:r>
              <w:rPr>
                <w:rFonts w:ascii="Consolas" w:hAnsi="Consolas" w:cs="Consolas"/>
                <w:bCs/>
              </w:rPr>
              <w:t>名称</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Pr>
                <w:rFonts w:ascii="Consolas" w:hAnsi="Consolas" w:cs="Consolas" w:hint="eastAsia"/>
                <w:bCs/>
                <w:szCs w:val="21"/>
              </w:rPr>
              <w:t>物</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720223" w:rsidRDefault="00333372" w:rsidP="00241EAD">
            <w:pPr>
              <w:widowControl/>
              <w:jc w:val="center"/>
              <w:rPr>
                <w:rFonts w:ascii="Consolas" w:hAnsi="Consolas" w:cs="Consolas"/>
                <w:szCs w:val="21"/>
              </w:rPr>
            </w:pPr>
            <w:r w:rsidRPr="00720223">
              <w:rPr>
                <w:rFonts w:ascii="Consolas" w:hAnsi="Consolas" w:cs="Consolas"/>
                <w:szCs w:val="21"/>
              </w:rPr>
              <w:t>bstMailAddress</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邮寄</w:t>
            </w:r>
            <w:r>
              <w:rPr>
                <w:rFonts w:ascii="Consolas" w:hAnsi="Consolas" w:cs="Consolas"/>
                <w:bCs/>
              </w:rPr>
              <w:t>地址</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Pr>
                <w:rFonts w:ascii="Consolas" w:hAnsi="Consolas" w:cs="Consolas" w:hint="eastAsia"/>
                <w:bCs/>
                <w:szCs w:val="21"/>
              </w:rPr>
              <w:t>物</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720223" w:rsidRDefault="00333372" w:rsidP="00241EAD">
            <w:pPr>
              <w:widowControl/>
              <w:jc w:val="center"/>
              <w:rPr>
                <w:rFonts w:ascii="Consolas" w:hAnsi="Consolas" w:cs="Consolas"/>
                <w:szCs w:val="21"/>
              </w:rPr>
            </w:pPr>
            <w:r w:rsidRPr="00720223">
              <w:rPr>
                <w:rFonts w:ascii="Consolas" w:hAnsi="Consolas" w:cs="Consolas"/>
                <w:szCs w:val="21"/>
              </w:rPr>
              <w:t>itemsDesc</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物品</w:t>
            </w:r>
            <w:r>
              <w:rPr>
                <w:rFonts w:ascii="Consolas" w:hAnsi="Consolas" w:cs="Consolas"/>
                <w:bCs/>
              </w:rPr>
              <w:t>描述</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Pr>
                <w:rFonts w:ascii="Consolas" w:hAnsi="Consolas" w:cs="Consolas" w:hint="eastAsia"/>
                <w:bCs/>
                <w:szCs w:val="21"/>
              </w:rPr>
              <w:t>物</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4E7C63" w:rsidRDefault="00333372" w:rsidP="00241EAD">
            <w:pPr>
              <w:widowControl/>
              <w:jc w:val="center"/>
              <w:rPr>
                <w:rFonts w:ascii="Consolas" w:hAnsi="Consolas" w:cs="Consolas"/>
                <w:strike/>
                <w:color w:val="FF0000"/>
                <w:szCs w:val="21"/>
              </w:rPr>
            </w:pPr>
            <w:r w:rsidRPr="004E7C63">
              <w:rPr>
                <w:rFonts w:ascii="Consolas" w:hAnsi="Consolas" w:cs="Consolas"/>
                <w:strike/>
                <w:color w:val="FF0000"/>
                <w:szCs w:val="21"/>
              </w:rPr>
              <w:t>applyStatus</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sidRPr="00586F40">
              <w:rPr>
                <w:rFonts w:ascii="Verdana" w:hAnsi="Verdana"/>
              </w:rPr>
              <w:t>申请状态</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Pr>
                <w:rFonts w:ascii="Consolas" w:hAnsi="Consolas" w:cs="Consolas" w:hint="eastAsia"/>
                <w:bCs/>
                <w:szCs w:val="21"/>
              </w:rPr>
              <w:t>物（</w:t>
            </w:r>
            <w:r w:rsidRPr="00586F40">
              <w:rPr>
                <w:rFonts w:ascii="Verdana" w:hAnsi="Verdana"/>
              </w:rPr>
              <w:t>0</w:t>
            </w:r>
            <w:r w:rsidRPr="00586F40">
              <w:rPr>
                <w:rFonts w:ascii="Verdana" w:hAnsi="Verdana"/>
              </w:rPr>
              <w:t>：未有人捐赠，</w:t>
            </w:r>
            <w:r w:rsidRPr="00586F40">
              <w:rPr>
                <w:rFonts w:ascii="Verdana" w:hAnsi="Verdana"/>
              </w:rPr>
              <w:t>1</w:t>
            </w:r>
            <w:r w:rsidRPr="00586F40">
              <w:rPr>
                <w:rFonts w:ascii="Verdana" w:hAnsi="Verdana"/>
              </w:rPr>
              <w:t>：已有人捐赠</w:t>
            </w:r>
            <w:r>
              <w:rPr>
                <w:rFonts w:ascii="Consolas" w:hAnsi="Consolas" w:cs="Consolas" w:hint="eastAsia"/>
                <w:bCs/>
                <w:szCs w:val="21"/>
              </w:rPr>
              <w:t>）</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720223" w:rsidRDefault="00333372" w:rsidP="00241EAD">
            <w:pPr>
              <w:widowControl/>
              <w:jc w:val="center"/>
              <w:rPr>
                <w:rFonts w:ascii="Consolas" w:hAnsi="Consolas" w:cs="Consolas"/>
                <w:szCs w:val="21"/>
              </w:rPr>
            </w:pPr>
            <w:r w:rsidRPr="00720223">
              <w:rPr>
                <w:rFonts w:ascii="Consolas" w:hAnsi="Consolas" w:cs="Consolas"/>
                <w:szCs w:val="21"/>
              </w:rPr>
              <w:t>bstUserAddress</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用户</w:t>
            </w:r>
            <w:r>
              <w:rPr>
                <w:rFonts w:ascii="Consolas" w:hAnsi="Consolas" w:cs="Consolas"/>
                <w:bCs/>
              </w:rPr>
              <w:t>地址</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Pr>
                <w:rFonts w:ascii="Consolas" w:hAnsi="Consolas" w:cs="Consolas" w:hint="eastAsia"/>
                <w:bCs/>
                <w:szCs w:val="21"/>
              </w:rPr>
              <w:t>物</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720223" w:rsidRDefault="00333372" w:rsidP="00241EAD">
            <w:pPr>
              <w:widowControl/>
              <w:jc w:val="center"/>
              <w:rPr>
                <w:rFonts w:ascii="Consolas" w:hAnsi="Consolas" w:cs="Consolas"/>
                <w:szCs w:val="21"/>
              </w:rPr>
            </w:pPr>
            <w:r w:rsidRPr="00720223">
              <w:rPr>
                <w:rFonts w:ascii="Consolas" w:hAnsi="Consolas" w:cs="Consolas"/>
                <w:szCs w:val="21"/>
              </w:rPr>
              <w:t>getMoney</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sidRPr="00586F40">
              <w:rPr>
                <w:rFonts w:ascii="Verdana" w:hAnsi="Verdana"/>
              </w:rPr>
              <w:t>要钱的金额</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Pr>
                <w:rFonts w:ascii="Consolas" w:hAnsi="Consolas" w:cs="Consolas" w:hint="eastAsia"/>
                <w:bCs/>
                <w:szCs w:val="21"/>
              </w:rPr>
              <w:t>钱</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720223" w:rsidRDefault="00333372" w:rsidP="00241EAD">
            <w:pPr>
              <w:widowControl/>
              <w:jc w:val="center"/>
              <w:rPr>
                <w:rFonts w:ascii="Consolas" w:hAnsi="Consolas" w:cs="Consolas"/>
                <w:szCs w:val="21"/>
              </w:rPr>
            </w:pPr>
            <w:r w:rsidRPr="00720223">
              <w:rPr>
                <w:rFonts w:ascii="Consolas" w:hAnsi="Consolas" w:cs="Consolas"/>
                <w:szCs w:val="21"/>
              </w:rPr>
              <w:t>moneyCount</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sidRPr="00586F40">
              <w:rPr>
                <w:rFonts w:ascii="Verdana" w:hAnsi="Verdana"/>
              </w:rPr>
              <w:t>已经捐了多少钱</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Pr>
                <w:rFonts w:ascii="Consolas" w:hAnsi="Consolas" w:cs="Consolas" w:hint="eastAsia"/>
                <w:bCs/>
                <w:szCs w:val="21"/>
              </w:rPr>
              <w:t>钱</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720223" w:rsidRDefault="00333372" w:rsidP="00241EAD">
            <w:pPr>
              <w:widowControl/>
              <w:jc w:val="center"/>
              <w:rPr>
                <w:rFonts w:ascii="Consolas" w:hAnsi="Consolas" w:cs="Consolas"/>
                <w:szCs w:val="21"/>
              </w:rPr>
            </w:pPr>
            <w:r w:rsidRPr="00720223">
              <w:rPr>
                <w:rFonts w:ascii="Consolas" w:hAnsi="Consolas" w:cs="Consolas"/>
                <w:szCs w:val="21"/>
              </w:rPr>
              <w:t>donateCount</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sidRPr="00586F40">
              <w:rPr>
                <w:rFonts w:ascii="Verdana" w:hAnsi="Verdana"/>
              </w:rPr>
              <w:t>捐助次数</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Pr>
                <w:rFonts w:ascii="Consolas" w:hAnsi="Consolas" w:cs="Consolas" w:hint="eastAsia"/>
                <w:bCs/>
                <w:szCs w:val="21"/>
              </w:rPr>
              <w:t>钱</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720223" w:rsidRDefault="00333372" w:rsidP="00241EAD">
            <w:pPr>
              <w:widowControl/>
              <w:jc w:val="center"/>
              <w:rPr>
                <w:rFonts w:ascii="Consolas" w:hAnsi="Consolas" w:cs="Consolas"/>
                <w:szCs w:val="21"/>
              </w:rPr>
            </w:pPr>
            <w:r w:rsidRPr="00720223">
              <w:rPr>
                <w:rFonts w:ascii="Consolas" w:hAnsi="Consolas" w:cs="Consolas"/>
                <w:szCs w:val="21"/>
              </w:rPr>
              <w:t>daysRemaining</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剩余</w:t>
            </w:r>
            <w:r>
              <w:rPr>
                <w:rFonts w:ascii="Consolas" w:hAnsi="Consolas" w:cs="Consolas"/>
                <w:bCs/>
              </w:rPr>
              <w:t>天数</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Pr>
                <w:rFonts w:ascii="Consolas" w:hAnsi="Consolas" w:cs="Consolas" w:hint="eastAsia"/>
                <w:bCs/>
                <w:szCs w:val="21"/>
              </w:rPr>
              <w:t>钱</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720223" w:rsidRDefault="00333372" w:rsidP="00241EAD">
            <w:pPr>
              <w:widowControl/>
              <w:jc w:val="center"/>
              <w:rPr>
                <w:rFonts w:ascii="Consolas" w:hAnsi="Consolas" w:cs="Consolas"/>
                <w:szCs w:val="21"/>
              </w:rPr>
            </w:pPr>
            <w:r w:rsidRPr="00720223">
              <w:rPr>
                <w:rFonts w:ascii="Consolas" w:hAnsi="Consolas" w:cs="Consolas"/>
                <w:szCs w:val="21"/>
              </w:rPr>
              <w:t>bstUserAddress</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用户</w:t>
            </w:r>
            <w:r>
              <w:rPr>
                <w:rFonts w:ascii="Consolas" w:hAnsi="Consolas" w:cs="Consolas"/>
                <w:bCs/>
              </w:rPr>
              <w:t>地址</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Pr>
                <w:rFonts w:ascii="Consolas" w:hAnsi="Consolas" w:cs="Consolas" w:hint="eastAsia"/>
                <w:bCs/>
                <w:szCs w:val="21"/>
              </w:rPr>
              <w:t>钱</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Tr="00241EAD">
        <w:tc>
          <w:tcPr>
            <w:tcW w:w="1838" w:type="dxa"/>
            <w:shd w:val="clear" w:color="auto" w:fill="A6A6A6" w:themeFill="background1" w:themeFillShade="A6"/>
            <w:vAlign w:val="center"/>
          </w:tcPr>
          <w:p w:rsidR="00333372" w:rsidRDefault="00333372"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333372" w:rsidRDefault="00333372" w:rsidP="00241EAD">
            <w:pPr>
              <w:jc w:val="left"/>
              <w:rPr>
                <w:rFonts w:ascii="Consolas" w:hAnsi="Consolas" w:cs="Consolas"/>
                <w:bCs/>
                <w:szCs w:val="21"/>
              </w:rPr>
            </w:pPr>
          </w:p>
        </w:tc>
      </w:tr>
    </w:tbl>
    <w:p w:rsidR="00333372" w:rsidRDefault="00333372" w:rsidP="00333372"/>
    <w:p w:rsidR="00333372" w:rsidRDefault="00555A56" w:rsidP="00333372">
      <w:pPr>
        <w:pStyle w:val="4"/>
      </w:pPr>
      <w:r>
        <w:t>2.1.10</w:t>
      </w:r>
      <w:r w:rsidR="00333372">
        <w:rPr>
          <w:rFonts w:hint="eastAsia"/>
        </w:rPr>
        <w:t>资金</w:t>
      </w:r>
      <w:r w:rsidR="00333372">
        <w:t>需求</w:t>
      </w:r>
      <w:r w:rsidR="00333372">
        <w:rPr>
          <w:rFonts w:hint="eastAsia"/>
        </w:rPr>
        <w:t>信息（包含</w:t>
      </w:r>
      <w:r w:rsidR="00333372">
        <w:t>开户行等信息</w:t>
      </w:r>
      <w:r w:rsidR="00333372">
        <w:rPr>
          <w:rFonts w:hint="eastAsia"/>
        </w:rPr>
        <w:t>）</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333372" w:rsidTr="00241EAD">
        <w:tc>
          <w:tcPr>
            <w:tcW w:w="1838" w:type="dxa"/>
            <w:vAlign w:val="center"/>
          </w:tcPr>
          <w:p w:rsidR="00333372" w:rsidRDefault="00333372" w:rsidP="00241EAD">
            <w:pPr>
              <w:jc w:val="center"/>
              <w:rPr>
                <w:bCs/>
                <w:szCs w:val="21"/>
              </w:rPr>
            </w:pPr>
            <w:r>
              <w:rPr>
                <w:bCs/>
                <w:szCs w:val="21"/>
              </w:rPr>
              <w:t>接口标识：</w:t>
            </w:r>
          </w:p>
        </w:tc>
        <w:tc>
          <w:tcPr>
            <w:tcW w:w="2655" w:type="dxa"/>
            <w:gridSpan w:val="2"/>
            <w:vAlign w:val="center"/>
          </w:tcPr>
          <w:p w:rsidR="00333372" w:rsidRDefault="00333372" w:rsidP="00241EAD">
            <w:pPr>
              <w:jc w:val="center"/>
              <w:rPr>
                <w:bCs/>
                <w:szCs w:val="21"/>
              </w:rPr>
            </w:pPr>
            <w:r w:rsidRPr="004E7C63">
              <w:rPr>
                <w:bCs/>
                <w:szCs w:val="21"/>
              </w:rPr>
              <w:t>getMoneyObjectInfo</w:t>
            </w:r>
          </w:p>
        </w:tc>
        <w:tc>
          <w:tcPr>
            <w:tcW w:w="2727" w:type="dxa"/>
          </w:tcPr>
          <w:p w:rsidR="00333372" w:rsidRDefault="00333372" w:rsidP="00241EAD">
            <w:pPr>
              <w:jc w:val="left"/>
            </w:pPr>
          </w:p>
        </w:tc>
        <w:tc>
          <w:tcPr>
            <w:tcW w:w="1847" w:type="dxa"/>
          </w:tcPr>
          <w:p w:rsidR="00333372" w:rsidRDefault="00333372" w:rsidP="00241EAD">
            <w:pPr>
              <w:jc w:val="left"/>
            </w:pP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bCs/>
                <w:szCs w:val="21"/>
              </w:rPr>
              <w:lastRenderedPageBreak/>
              <w:t>参数</w:t>
            </w:r>
            <w:r>
              <w:rPr>
                <w:rFonts w:hint="eastAsia"/>
                <w:bCs/>
                <w:szCs w:val="21"/>
              </w:rPr>
              <w:t>marked</w:t>
            </w:r>
            <w:r>
              <w:rPr>
                <w:rFonts w:hint="eastAsia"/>
                <w:bCs/>
                <w:szCs w:val="21"/>
              </w:rPr>
              <w:t>：</w:t>
            </w:r>
          </w:p>
        </w:tc>
        <w:tc>
          <w:tcPr>
            <w:tcW w:w="2655" w:type="dxa"/>
            <w:gridSpan w:val="2"/>
            <w:vAlign w:val="center"/>
          </w:tcPr>
          <w:p w:rsidR="00333372" w:rsidRDefault="00333372" w:rsidP="00241EAD">
            <w:pPr>
              <w:jc w:val="center"/>
              <w:rPr>
                <w:bCs/>
                <w:szCs w:val="21"/>
              </w:rPr>
            </w:pPr>
            <w:r w:rsidRPr="004E7C63">
              <w:rPr>
                <w:bCs/>
                <w:szCs w:val="21"/>
              </w:rPr>
              <w:t>getMoneyObjectInfo</w:t>
            </w:r>
          </w:p>
        </w:tc>
        <w:tc>
          <w:tcPr>
            <w:tcW w:w="2727" w:type="dxa"/>
          </w:tcPr>
          <w:p w:rsidR="00333372" w:rsidRDefault="00333372" w:rsidP="00241EAD">
            <w:pPr>
              <w:jc w:val="center"/>
              <w:rPr>
                <w:bCs/>
                <w:szCs w:val="21"/>
              </w:rPr>
            </w:pPr>
          </w:p>
        </w:tc>
        <w:tc>
          <w:tcPr>
            <w:tcW w:w="1847" w:type="dxa"/>
          </w:tcPr>
          <w:p w:rsidR="00333372" w:rsidRDefault="00333372" w:rsidP="00241EAD">
            <w:pPr>
              <w:jc w:val="center"/>
              <w:rPr>
                <w:bCs/>
                <w:szCs w:val="21"/>
              </w:rPr>
            </w:pP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333372" w:rsidRDefault="00333372" w:rsidP="00241EAD">
            <w:pPr>
              <w:jc w:val="center"/>
              <w:rPr>
                <w:bCs/>
                <w:szCs w:val="21"/>
              </w:rPr>
            </w:pPr>
            <w:r>
              <w:rPr>
                <w:bCs/>
                <w:szCs w:val="21"/>
              </w:rPr>
              <w:t>说明</w:t>
            </w:r>
          </w:p>
        </w:tc>
        <w:tc>
          <w:tcPr>
            <w:tcW w:w="2727" w:type="dxa"/>
            <w:shd w:val="clear" w:color="auto" w:fill="A6A6A6" w:themeFill="background1" w:themeFillShade="A6"/>
          </w:tcPr>
          <w:p w:rsidR="00333372" w:rsidRDefault="00333372" w:rsidP="00241EAD">
            <w:pPr>
              <w:jc w:val="center"/>
              <w:rPr>
                <w:bCs/>
                <w:szCs w:val="21"/>
              </w:rPr>
            </w:pPr>
            <w:r>
              <w:rPr>
                <w:bCs/>
                <w:szCs w:val="21"/>
              </w:rPr>
              <w:t>备注</w:t>
            </w:r>
          </w:p>
        </w:tc>
        <w:tc>
          <w:tcPr>
            <w:tcW w:w="1847" w:type="dxa"/>
            <w:shd w:val="clear" w:color="auto" w:fill="A6A6A6" w:themeFill="background1" w:themeFillShade="A6"/>
          </w:tcPr>
          <w:p w:rsidR="00333372" w:rsidRDefault="00333372" w:rsidP="00241EAD">
            <w:pPr>
              <w:jc w:val="center"/>
              <w:rPr>
                <w:bCs/>
                <w:szCs w:val="21"/>
              </w:rPr>
            </w:pPr>
            <w:r>
              <w:rPr>
                <w:rFonts w:hint="eastAsia"/>
                <w:bCs/>
                <w:szCs w:val="21"/>
              </w:rPr>
              <w:t>是否必填项</w:t>
            </w:r>
          </w:p>
        </w:tc>
      </w:tr>
      <w:tr w:rsidR="00333372" w:rsidTr="00241EAD">
        <w:trPr>
          <w:trHeight w:val="413"/>
        </w:trPr>
        <w:tc>
          <w:tcPr>
            <w:tcW w:w="1838" w:type="dxa"/>
            <w:shd w:val="clear" w:color="auto" w:fill="auto"/>
            <w:vAlign w:val="center"/>
          </w:tcPr>
          <w:p w:rsidR="00333372" w:rsidRPr="001112AF" w:rsidRDefault="00333372" w:rsidP="00241EAD">
            <w:pPr>
              <w:jc w:val="center"/>
            </w:pPr>
            <w:r>
              <w:t>type</w:t>
            </w:r>
          </w:p>
        </w:tc>
        <w:tc>
          <w:tcPr>
            <w:tcW w:w="2655" w:type="dxa"/>
            <w:gridSpan w:val="2"/>
            <w:shd w:val="clear" w:color="auto" w:fill="auto"/>
            <w:vAlign w:val="center"/>
          </w:tcPr>
          <w:p w:rsidR="00333372" w:rsidRPr="001112AF" w:rsidRDefault="00333372" w:rsidP="00241EAD">
            <w:pPr>
              <w:jc w:val="center"/>
              <w:rPr>
                <w:bCs/>
                <w:szCs w:val="21"/>
              </w:rPr>
            </w:pPr>
            <w:r>
              <w:rPr>
                <w:rFonts w:hint="eastAsia"/>
                <w:bCs/>
                <w:szCs w:val="21"/>
              </w:rPr>
              <w:t>需求</w:t>
            </w:r>
            <w:r>
              <w:rPr>
                <w:bCs/>
                <w:szCs w:val="21"/>
              </w:rPr>
              <w:t>类型</w:t>
            </w:r>
          </w:p>
        </w:tc>
        <w:tc>
          <w:tcPr>
            <w:tcW w:w="2727" w:type="dxa"/>
            <w:shd w:val="clear" w:color="auto" w:fill="auto"/>
          </w:tcPr>
          <w:p w:rsidR="00333372" w:rsidRDefault="00333372" w:rsidP="00241EAD">
            <w:pPr>
              <w:jc w:val="center"/>
              <w:rPr>
                <w:bCs/>
                <w:szCs w:val="21"/>
              </w:rPr>
            </w:pPr>
          </w:p>
        </w:tc>
        <w:tc>
          <w:tcPr>
            <w:tcW w:w="1847" w:type="dxa"/>
            <w:shd w:val="clear" w:color="auto" w:fill="auto"/>
          </w:tcPr>
          <w:p w:rsidR="00333372" w:rsidRDefault="00333372" w:rsidP="00241EAD">
            <w:pPr>
              <w:jc w:val="center"/>
              <w:rPr>
                <w:bCs/>
                <w:szCs w:val="21"/>
              </w:rPr>
            </w:pPr>
            <w:r>
              <w:rPr>
                <w:rFonts w:hint="eastAsia"/>
                <w:bCs/>
                <w:szCs w:val="21"/>
              </w:rPr>
              <w:t>是</w:t>
            </w:r>
          </w:p>
        </w:tc>
      </w:tr>
      <w:tr w:rsidR="00333372" w:rsidTr="00241EAD">
        <w:trPr>
          <w:trHeight w:val="405"/>
        </w:trPr>
        <w:tc>
          <w:tcPr>
            <w:tcW w:w="1838" w:type="dxa"/>
            <w:vAlign w:val="center"/>
          </w:tcPr>
          <w:p w:rsidR="00333372" w:rsidRPr="001112AF" w:rsidRDefault="00333372" w:rsidP="00241EAD">
            <w:pPr>
              <w:jc w:val="center"/>
            </w:pPr>
            <w:r w:rsidRPr="00677DFE">
              <w:t>objId</w:t>
            </w:r>
          </w:p>
        </w:tc>
        <w:tc>
          <w:tcPr>
            <w:tcW w:w="2655" w:type="dxa"/>
            <w:gridSpan w:val="2"/>
            <w:vAlign w:val="center"/>
          </w:tcPr>
          <w:p w:rsidR="00333372" w:rsidRPr="001112AF" w:rsidRDefault="00333372" w:rsidP="00241EAD">
            <w:pPr>
              <w:jc w:val="center"/>
              <w:rPr>
                <w:bCs/>
                <w:szCs w:val="21"/>
              </w:rPr>
            </w:pPr>
            <w:r>
              <w:rPr>
                <w:rFonts w:hint="eastAsia"/>
                <w:bCs/>
                <w:szCs w:val="21"/>
              </w:rPr>
              <w:t>需求编号</w:t>
            </w:r>
          </w:p>
        </w:tc>
        <w:tc>
          <w:tcPr>
            <w:tcW w:w="2727" w:type="dxa"/>
            <w:vAlign w:val="center"/>
          </w:tcPr>
          <w:p w:rsidR="00333372" w:rsidRPr="00FE77C3" w:rsidRDefault="00333372" w:rsidP="00241EAD">
            <w:pPr>
              <w:jc w:val="left"/>
              <w:rPr>
                <w:rFonts w:ascii="微软雅黑" w:eastAsia="微软雅黑" w:hAnsi="微软雅黑"/>
                <w:color w:val="333333"/>
              </w:rPr>
            </w:pPr>
          </w:p>
        </w:tc>
        <w:tc>
          <w:tcPr>
            <w:tcW w:w="1847" w:type="dxa"/>
            <w:vAlign w:val="center"/>
          </w:tcPr>
          <w:p w:rsidR="00333372" w:rsidRDefault="00333372" w:rsidP="00241EAD">
            <w:pPr>
              <w:jc w:val="center"/>
              <w:rPr>
                <w:bCs/>
                <w:szCs w:val="21"/>
              </w:rPr>
            </w:pPr>
            <w:r>
              <w:rPr>
                <w:rFonts w:hint="eastAsia"/>
                <w:bCs/>
                <w:szCs w:val="21"/>
              </w:rPr>
              <w:t>是</w:t>
            </w: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rFonts w:hint="eastAsia"/>
              </w:rPr>
              <w:t>参数</w:t>
            </w:r>
            <w:r>
              <w:t>jsonStr</w:t>
            </w:r>
            <w:r>
              <w:rPr>
                <w:rFonts w:hint="eastAsia"/>
              </w:rPr>
              <w:t>：</w:t>
            </w:r>
          </w:p>
        </w:tc>
        <w:tc>
          <w:tcPr>
            <w:tcW w:w="7229" w:type="dxa"/>
            <w:gridSpan w:val="4"/>
            <w:vAlign w:val="center"/>
          </w:tcPr>
          <w:p w:rsidR="00333372" w:rsidRPr="007856FB" w:rsidRDefault="00333372" w:rsidP="00241EAD">
            <w:pPr>
              <w:ind w:left="100" w:hangingChars="50" w:hanging="100"/>
              <w:jc w:val="left"/>
              <w:rPr>
                <w:rFonts w:ascii="Consolas" w:hAnsi="Consolas" w:cs="Consolas"/>
                <w:b/>
                <w:color w:val="0070C0"/>
                <w:szCs w:val="21"/>
              </w:rPr>
            </w:pPr>
            <w:r w:rsidRPr="00677DFE">
              <w:rPr>
                <w:rFonts w:hint="eastAsia"/>
                <w:b/>
                <w:color w:val="0070C0"/>
              </w:rPr>
              <w:t>{</w:t>
            </w:r>
            <w:r w:rsidRPr="00677DFE">
              <w:rPr>
                <w:b/>
                <w:color w:val="0070C0"/>
              </w:rPr>
              <w:t>"type":”</w:t>
            </w:r>
            <w:r w:rsidRPr="00677DFE">
              <w:rPr>
                <w:rFonts w:hint="eastAsia"/>
                <w:b/>
                <w:color w:val="0070C0"/>
              </w:rPr>
              <w:t>需求</w:t>
            </w:r>
            <w:r w:rsidRPr="00677DFE">
              <w:rPr>
                <w:b/>
                <w:color w:val="0070C0"/>
              </w:rPr>
              <w:t>类型</w:t>
            </w:r>
            <w:r w:rsidRPr="00677DFE">
              <w:rPr>
                <w:b/>
                <w:color w:val="0070C0"/>
              </w:rPr>
              <w:t>”,"objId":”</w:t>
            </w:r>
            <w:r w:rsidRPr="00677DFE">
              <w:rPr>
                <w:rFonts w:hint="eastAsia"/>
                <w:b/>
                <w:color w:val="0070C0"/>
              </w:rPr>
              <w:t>需求</w:t>
            </w:r>
            <w:r w:rsidRPr="00677DFE">
              <w:rPr>
                <w:b/>
                <w:color w:val="0070C0"/>
              </w:rPr>
              <w:t>编号</w:t>
            </w:r>
            <w:r w:rsidRPr="00677DFE">
              <w:rPr>
                <w:b/>
                <w:color w:val="0070C0"/>
              </w:rPr>
              <w:t>” }</w:t>
            </w:r>
          </w:p>
        </w:tc>
      </w:tr>
      <w:tr w:rsidR="00333372" w:rsidTr="00241EAD">
        <w:tc>
          <w:tcPr>
            <w:tcW w:w="1838" w:type="dxa"/>
            <w:shd w:val="clear" w:color="auto" w:fill="A6A6A6" w:themeFill="background1" w:themeFillShade="A6"/>
            <w:vAlign w:val="center"/>
          </w:tcPr>
          <w:p w:rsidR="00333372" w:rsidRDefault="00333372"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333372" w:rsidRDefault="00333372" w:rsidP="00241EAD">
            <w:pPr>
              <w:ind w:firstLine="210"/>
              <w:jc w:val="center"/>
              <w:rPr>
                <w:rFonts w:ascii="宋体" w:hAnsi="宋体"/>
                <w:bCs/>
                <w:szCs w:val="21"/>
              </w:rPr>
            </w:pPr>
          </w:p>
        </w:tc>
        <w:tc>
          <w:tcPr>
            <w:tcW w:w="2762" w:type="dxa"/>
            <w:gridSpan w:val="2"/>
            <w:shd w:val="clear" w:color="auto" w:fill="A6A6A6" w:themeFill="background1" w:themeFillShade="A6"/>
          </w:tcPr>
          <w:p w:rsidR="00333372" w:rsidRDefault="00333372" w:rsidP="00241EAD">
            <w:pPr>
              <w:ind w:firstLine="210"/>
              <w:jc w:val="center"/>
              <w:rPr>
                <w:rFonts w:ascii="宋体" w:hAnsi="宋体"/>
                <w:bCs/>
                <w:szCs w:val="21"/>
              </w:rPr>
            </w:pPr>
          </w:p>
        </w:tc>
        <w:tc>
          <w:tcPr>
            <w:tcW w:w="1847" w:type="dxa"/>
            <w:shd w:val="clear" w:color="auto" w:fill="A6A6A6" w:themeFill="background1" w:themeFillShade="A6"/>
          </w:tcPr>
          <w:p w:rsidR="00333372" w:rsidRDefault="00333372" w:rsidP="00241EAD">
            <w:pPr>
              <w:ind w:firstLine="210"/>
              <w:jc w:val="center"/>
              <w:rPr>
                <w:rFonts w:ascii="宋体" w:hAnsi="宋体"/>
                <w:bCs/>
                <w:szCs w:val="21"/>
              </w:rPr>
            </w:pPr>
          </w:p>
        </w:tc>
      </w:tr>
      <w:tr w:rsidR="00333372" w:rsidTr="00241EAD">
        <w:tc>
          <w:tcPr>
            <w:tcW w:w="1838" w:type="dxa"/>
            <w:shd w:val="clear" w:color="auto" w:fill="auto"/>
            <w:vAlign w:val="center"/>
          </w:tcPr>
          <w:p w:rsidR="00333372" w:rsidRPr="001112AF" w:rsidRDefault="00333372" w:rsidP="00241EAD">
            <w:pPr>
              <w:jc w:val="center"/>
            </w:pPr>
            <w:r w:rsidRPr="00D57A84">
              <w:t>szzxm</w:t>
            </w:r>
          </w:p>
        </w:tc>
        <w:tc>
          <w:tcPr>
            <w:tcW w:w="2620" w:type="dxa"/>
            <w:shd w:val="clear" w:color="auto" w:fill="auto"/>
            <w:vAlign w:val="center"/>
          </w:tcPr>
          <w:p w:rsidR="00333372" w:rsidRPr="001112AF" w:rsidRDefault="00333372" w:rsidP="00241EAD">
            <w:pPr>
              <w:jc w:val="center"/>
              <w:rPr>
                <w:bCs/>
                <w:szCs w:val="21"/>
              </w:rPr>
            </w:pPr>
            <w:r>
              <w:rPr>
                <w:rFonts w:hint="eastAsia"/>
                <w:bCs/>
                <w:szCs w:val="21"/>
              </w:rPr>
              <w:t>受助者姓名</w:t>
            </w:r>
          </w:p>
        </w:tc>
        <w:tc>
          <w:tcPr>
            <w:tcW w:w="2762" w:type="dxa"/>
            <w:gridSpan w:val="2"/>
            <w:shd w:val="clear" w:color="auto" w:fill="auto"/>
          </w:tcPr>
          <w:p w:rsidR="00333372" w:rsidRDefault="00333372" w:rsidP="00241EAD">
            <w:pPr>
              <w:ind w:firstLine="210"/>
              <w:jc w:val="center"/>
              <w:rPr>
                <w:rFonts w:ascii="宋体" w:hAnsi="宋体"/>
                <w:bCs/>
                <w:szCs w:val="21"/>
              </w:rPr>
            </w:pPr>
          </w:p>
        </w:tc>
        <w:tc>
          <w:tcPr>
            <w:tcW w:w="1847" w:type="dxa"/>
            <w:shd w:val="clear" w:color="auto" w:fill="auto"/>
          </w:tcPr>
          <w:p w:rsidR="00333372" w:rsidRDefault="00333372" w:rsidP="00241EAD">
            <w:pPr>
              <w:ind w:firstLine="210"/>
              <w:jc w:val="center"/>
              <w:rPr>
                <w:rFonts w:ascii="宋体" w:hAnsi="宋体"/>
                <w:bCs/>
                <w:szCs w:val="21"/>
              </w:rPr>
            </w:pPr>
          </w:p>
        </w:tc>
      </w:tr>
      <w:tr w:rsidR="00333372" w:rsidTr="00241EAD">
        <w:tc>
          <w:tcPr>
            <w:tcW w:w="1838" w:type="dxa"/>
            <w:shd w:val="clear" w:color="auto" w:fill="auto"/>
            <w:vAlign w:val="center"/>
          </w:tcPr>
          <w:p w:rsidR="00333372" w:rsidRPr="001112AF" w:rsidRDefault="00333372" w:rsidP="00241EAD">
            <w:pPr>
              <w:jc w:val="center"/>
              <w:rPr>
                <w:b/>
                <w:bCs/>
                <w:szCs w:val="21"/>
              </w:rPr>
            </w:pPr>
            <w:r w:rsidRPr="00D57A84">
              <w:rPr>
                <w:rFonts w:ascii="Courier New" w:hAnsi="Courier New" w:cs="Courier New"/>
              </w:rPr>
              <w:t>getBankName</w:t>
            </w:r>
          </w:p>
        </w:tc>
        <w:tc>
          <w:tcPr>
            <w:tcW w:w="2620" w:type="dxa"/>
            <w:shd w:val="clear" w:color="auto" w:fill="auto"/>
            <w:vAlign w:val="center"/>
          </w:tcPr>
          <w:p w:rsidR="00333372" w:rsidRPr="001112AF" w:rsidRDefault="00333372" w:rsidP="00241EAD">
            <w:pPr>
              <w:jc w:val="center"/>
              <w:rPr>
                <w:rFonts w:ascii="Courier New" w:hAnsi="Courier New" w:cs="Courier New"/>
              </w:rPr>
            </w:pPr>
            <w:r>
              <w:rPr>
                <w:rFonts w:hint="eastAsia"/>
                <w:bCs/>
                <w:szCs w:val="21"/>
              </w:rPr>
              <w:t>开户行</w:t>
            </w:r>
            <w:r>
              <w:rPr>
                <w:bCs/>
                <w:szCs w:val="21"/>
              </w:rPr>
              <w:t>名称</w:t>
            </w:r>
          </w:p>
        </w:tc>
        <w:tc>
          <w:tcPr>
            <w:tcW w:w="2762" w:type="dxa"/>
            <w:gridSpan w:val="2"/>
            <w:shd w:val="clear" w:color="auto" w:fill="auto"/>
          </w:tcPr>
          <w:p w:rsidR="00333372" w:rsidRDefault="00333372" w:rsidP="00241EAD">
            <w:pPr>
              <w:ind w:firstLine="210"/>
              <w:jc w:val="center"/>
              <w:rPr>
                <w:rFonts w:ascii="宋体" w:hAnsi="宋体"/>
                <w:bCs/>
                <w:szCs w:val="21"/>
              </w:rPr>
            </w:pPr>
          </w:p>
        </w:tc>
        <w:tc>
          <w:tcPr>
            <w:tcW w:w="1847" w:type="dxa"/>
            <w:shd w:val="clear" w:color="auto" w:fill="auto"/>
          </w:tcPr>
          <w:p w:rsidR="00333372" w:rsidRDefault="00333372" w:rsidP="00241EAD">
            <w:pPr>
              <w:ind w:firstLine="210"/>
              <w:jc w:val="center"/>
              <w:rPr>
                <w:rFonts w:ascii="宋体" w:hAnsi="宋体"/>
                <w:bCs/>
                <w:szCs w:val="21"/>
              </w:rPr>
            </w:pPr>
          </w:p>
        </w:tc>
      </w:tr>
      <w:tr w:rsidR="00333372" w:rsidTr="00241EAD">
        <w:tc>
          <w:tcPr>
            <w:tcW w:w="1838" w:type="dxa"/>
            <w:shd w:val="clear" w:color="auto" w:fill="auto"/>
            <w:vAlign w:val="center"/>
          </w:tcPr>
          <w:p w:rsidR="00333372" w:rsidRPr="004A7464" w:rsidRDefault="00333372" w:rsidP="00241EAD">
            <w:pPr>
              <w:jc w:val="center"/>
              <w:rPr>
                <w:rFonts w:ascii="Courier New" w:hAnsi="Courier New" w:cs="Courier New"/>
              </w:rPr>
            </w:pPr>
            <w:r w:rsidRPr="00D57A84">
              <w:rPr>
                <w:rFonts w:ascii="Courier New" w:hAnsi="Courier New" w:cs="Courier New"/>
              </w:rPr>
              <w:t>getbankrname</w:t>
            </w:r>
          </w:p>
        </w:tc>
        <w:tc>
          <w:tcPr>
            <w:tcW w:w="2620" w:type="dxa"/>
            <w:shd w:val="clear" w:color="auto" w:fill="auto"/>
            <w:vAlign w:val="center"/>
          </w:tcPr>
          <w:p w:rsidR="00333372" w:rsidRPr="004A7464" w:rsidRDefault="00333372" w:rsidP="00241EAD">
            <w:pPr>
              <w:jc w:val="center"/>
              <w:rPr>
                <w:bCs/>
                <w:szCs w:val="21"/>
              </w:rPr>
            </w:pPr>
            <w:r>
              <w:rPr>
                <w:rFonts w:hint="eastAsia"/>
                <w:bCs/>
                <w:szCs w:val="21"/>
              </w:rPr>
              <w:t>开户</w:t>
            </w:r>
            <w:r>
              <w:rPr>
                <w:bCs/>
                <w:szCs w:val="21"/>
              </w:rPr>
              <w:t>支行名称</w:t>
            </w:r>
          </w:p>
        </w:tc>
        <w:tc>
          <w:tcPr>
            <w:tcW w:w="2762" w:type="dxa"/>
            <w:gridSpan w:val="2"/>
            <w:shd w:val="clear" w:color="auto" w:fill="auto"/>
          </w:tcPr>
          <w:p w:rsidR="00333372" w:rsidRDefault="00333372" w:rsidP="00241EAD">
            <w:pPr>
              <w:ind w:firstLine="210"/>
              <w:jc w:val="center"/>
              <w:rPr>
                <w:rFonts w:ascii="宋体" w:hAnsi="宋体"/>
                <w:bCs/>
                <w:szCs w:val="21"/>
              </w:rPr>
            </w:pPr>
          </w:p>
        </w:tc>
        <w:tc>
          <w:tcPr>
            <w:tcW w:w="1847" w:type="dxa"/>
            <w:shd w:val="clear" w:color="auto" w:fill="auto"/>
          </w:tcPr>
          <w:p w:rsidR="00333372" w:rsidRDefault="00333372" w:rsidP="00241EAD">
            <w:pPr>
              <w:ind w:firstLine="210"/>
              <w:jc w:val="center"/>
              <w:rPr>
                <w:rFonts w:ascii="宋体" w:hAnsi="宋体"/>
                <w:bCs/>
                <w:szCs w:val="21"/>
              </w:rPr>
            </w:pPr>
          </w:p>
        </w:tc>
      </w:tr>
      <w:tr w:rsidR="00333372" w:rsidRPr="00F64465" w:rsidTr="00241EAD">
        <w:tc>
          <w:tcPr>
            <w:tcW w:w="1838"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r w:rsidRPr="00D57A84">
              <w:rPr>
                <w:rFonts w:ascii="Consolas" w:hAnsi="Consolas" w:cs="Consolas"/>
                <w:szCs w:val="21"/>
              </w:rPr>
              <w:t>getBankNum</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银行卡号</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r w:rsidRPr="00D57A84">
              <w:rPr>
                <w:rFonts w:ascii="Consolas" w:hAnsi="Consolas" w:cs="Consolas"/>
                <w:szCs w:val="21"/>
              </w:rPr>
              <w:t>itemsName</w:t>
            </w:r>
          </w:p>
        </w:tc>
        <w:tc>
          <w:tcPr>
            <w:tcW w:w="2620" w:type="dxa"/>
            <w:shd w:val="clear" w:color="auto" w:fill="FFFFFF" w:themeFill="background1"/>
          </w:tcPr>
          <w:p w:rsidR="00333372" w:rsidRPr="00F64465" w:rsidRDefault="00333372" w:rsidP="00241EAD">
            <w:pPr>
              <w:pStyle w:val="a8"/>
              <w:jc w:val="center"/>
              <w:rPr>
                <w:rFonts w:cs="Arial"/>
              </w:rPr>
            </w:pPr>
            <w:r>
              <w:rPr>
                <w:rFonts w:ascii="Consolas" w:hAnsi="Consolas" w:cs="Consolas" w:hint="eastAsia"/>
                <w:bCs/>
              </w:rPr>
              <w:t>需求名称</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r w:rsidRPr="00D57A84">
              <w:rPr>
                <w:rFonts w:ascii="Consolas" w:hAnsi="Consolas" w:cs="Consolas"/>
                <w:szCs w:val="21"/>
              </w:rPr>
              <w:t>getMoney</w:t>
            </w:r>
          </w:p>
        </w:tc>
        <w:tc>
          <w:tcPr>
            <w:tcW w:w="2620" w:type="dxa"/>
            <w:shd w:val="clear" w:color="auto" w:fill="FFFFFF" w:themeFill="background1"/>
          </w:tcPr>
          <w:p w:rsidR="00333372" w:rsidRPr="00F64465" w:rsidRDefault="00333372" w:rsidP="00241EAD">
            <w:pPr>
              <w:pStyle w:val="a8"/>
              <w:jc w:val="center"/>
              <w:rPr>
                <w:rFonts w:cs="Arial"/>
              </w:rPr>
            </w:pPr>
            <w:r>
              <w:rPr>
                <w:rFonts w:ascii="Consolas" w:hAnsi="Consolas" w:cs="Consolas" w:hint="eastAsia"/>
                <w:bCs/>
              </w:rPr>
              <w:t>要钱</w:t>
            </w:r>
            <w:r>
              <w:rPr>
                <w:rFonts w:ascii="Consolas" w:hAnsi="Consolas" w:cs="Consolas"/>
                <w:bCs/>
              </w:rPr>
              <w:t>金额</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D57A84">
              <w:rPr>
                <w:rFonts w:ascii="Consolas" w:hAnsi="Consolas" w:cs="Consolas"/>
                <w:szCs w:val="21"/>
              </w:rPr>
              <w:t>moneyCount</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捐赠</w:t>
            </w:r>
            <w:r>
              <w:rPr>
                <w:rFonts w:ascii="Consolas" w:hAnsi="Consolas" w:cs="Consolas"/>
                <w:bCs/>
              </w:rPr>
              <w:t>次数</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D57A84">
              <w:rPr>
                <w:rFonts w:ascii="Consolas" w:hAnsi="Consolas" w:cs="Consolas"/>
                <w:szCs w:val="21"/>
              </w:rPr>
              <w:t>donateCount</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已</w:t>
            </w:r>
            <w:r>
              <w:rPr>
                <w:rFonts w:ascii="Consolas" w:hAnsi="Consolas" w:cs="Consolas"/>
                <w:bCs/>
              </w:rPr>
              <w:t>经捐钱金额</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D57A84">
              <w:rPr>
                <w:rFonts w:ascii="Consolas" w:hAnsi="Consolas" w:cs="Consolas"/>
                <w:szCs w:val="21"/>
              </w:rPr>
              <w:t>reason</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申请</w:t>
            </w:r>
            <w:r>
              <w:rPr>
                <w:rFonts w:ascii="Consolas" w:hAnsi="Consolas" w:cs="Consolas"/>
                <w:bCs/>
              </w:rPr>
              <w:t>原因</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D57A84">
              <w:rPr>
                <w:rFonts w:ascii="Consolas" w:hAnsi="Consolas" w:cs="Consolas"/>
                <w:szCs w:val="21"/>
              </w:rPr>
              <w:t>itname</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需求</w:t>
            </w:r>
            <w:r>
              <w:rPr>
                <w:rFonts w:ascii="Consolas" w:hAnsi="Consolas" w:cs="Consolas"/>
                <w:bCs/>
              </w:rPr>
              <w:t>类型</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D57A84">
              <w:rPr>
                <w:rFonts w:ascii="Consolas" w:hAnsi="Consolas" w:cs="Consolas"/>
                <w:szCs w:val="21"/>
              </w:rPr>
              <w:t>aar009</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需求</w:t>
            </w:r>
            <w:r>
              <w:rPr>
                <w:rFonts w:ascii="Consolas" w:hAnsi="Consolas" w:cs="Consolas"/>
                <w:bCs/>
              </w:rPr>
              <w:t>地址</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D57A84">
              <w:rPr>
                <w:rFonts w:ascii="Consolas" w:hAnsi="Consolas" w:cs="Consolas"/>
                <w:szCs w:val="21"/>
              </w:rPr>
              <w:t>publishTime</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发布</w:t>
            </w:r>
            <w:r>
              <w:rPr>
                <w:rFonts w:ascii="Consolas" w:hAnsi="Consolas" w:cs="Consolas"/>
                <w:bCs/>
              </w:rPr>
              <w:t>时间</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935869" w:rsidRDefault="00333372" w:rsidP="00241EAD">
            <w:pPr>
              <w:widowControl/>
              <w:jc w:val="center"/>
              <w:rPr>
                <w:rFonts w:ascii="Consolas" w:hAnsi="Consolas" w:cs="Consolas"/>
                <w:szCs w:val="21"/>
              </w:rPr>
            </w:pPr>
            <w:r w:rsidRPr="00D57A84">
              <w:rPr>
                <w:rFonts w:ascii="Consolas" w:hAnsi="Consolas" w:cs="Consolas"/>
                <w:szCs w:val="21"/>
              </w:rPr>
              <w:t>homePicurl</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需求图片</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Tr="00241EAD">
        <w:tc>
          <w:tcPr>
            <w:tcW w:w="1838" w:type="dxa"/>
            <w:shd w:val="clear" w:color="auto" w:fill="A6A6A6" w:themeFill="background1" w:themeFillShade="A6"/>
            <w:vAlign w:val="center"/>
          </w:tcPr>
          <w:p w:rsidR="00333372" w:rsidRDefault="00333372"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333372" w:rsidRDefault="00333372" w:rsidP="00241EAD">
            <w:pPr>
              <w:jc w:val="left"/>
              <w:rPr>
                <w:rFonts w:ascii="Consolas" w:hAnsi="Consolas" w:cs="Consolas"/>
                <w:bCs/>
                <w:szCs w:val="21"/>
              </w:rPr>
            </w:pPr>
          </w:p>
        </w:tc>
      </w:tr>
    </w:tbl>
    <w:p w:rsidR="00333372" w:rsidRDefault="00555A56" w:rsidP="00333372">
      <w:pPr>
        <w:pStyle w:val="4"/>
      </w:pPr>
      <w:r>
        <w:t>2.1.11</w:t>
      </w:r>
      <w:r w:rsidR="00333372">
        <w:rPr>
          <w:rFonts w:hint="eastAsia"/>
        </w:rPr>
        <w:t>贫困档案</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333372" w:rsidTr="00241EAD">
        <w:tc>
          <w:tcPr>
            <w:tcW w:w="1838" w:type="dxa"/>
            <w:vAlign w:val="center"/>
          </w:tcPr>
          <w:p w:rsidR="00333372" w:rsidRDefault="00333372" w:rsidP="00241EAD">
            <w:pPr>
              <w:jc w:val="center"/>
              <w:rPr>
                <w:bCs/>
                <w:szCs w:val="21"/>
              </w:rPr>
            </w:pPr>
            <w:r>
              <w:rPr>
                <w:bCs/>
                <w:szCs w:val="21"/>
              </w:rPr>
              <w:t>接口标识：</w:t>
            </w:r>
          </w:p>
        </w:tc>
        <w:tc>
          <w:tcPr>
            <w:tcW w:w="2655" w:type="dxa"/>
            <w:gridSpan w:val="2"/>
            <w:vAlign w:val="center"/>
          </w:tcPr>
          <w:p w:rsidR="00333372" w:rsidRDefault="00333372" w:rsidP="00241EAD">
            <w:pPr>
              <w:jc w:val="center"/>
              <w:rPr>
                <w:bCs/>
                <w:szCs w:val="21"/>
              </w:rPr>
            </w:pPr>
            <w:r w:rsidRPr="00812650">
              <w:rPr>
                <w:bCs/>
                <w:szCs w:val="21"/>
              </w:rPr>
              <w:t>getPublishUsersInfo</w:t>
            </w:r>
          </w:p>
        </w:tc>
        <w:tc>
          <w:tcPr>
            <w:tcW w:w="2727" w:type="dxa"/>
          </w:tcPr>
          <w:p w:rsidR="00333372" w:rsidRDefault="00333372" w:rsidP="00241EAD">
            <w:pPr>
              <w:jc w:val="left"/>
            </w:pPr>
          </w:p>
        </w:tc>
        <w:tc>
          <w:tcPr>
            <w:tcW w:w="1847" w:type="dxa"/>
          </w:tcPr>
          <w:p w:rsidR="00333372" w:rsidRDefault="00333372" w:rsidP="00241EAD">
            <w:pPr>
              <w:jc w:val="left"/>
            </w:pP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333372" w:rsidRDefault="00333372" w:rsidP="00241EAD">
            <w:pPr>
              <w:jc w:val="center"/>
              <w:rPr>
                <w:bCs/>
                <w:szCs w:val="21"/>
              </w:rPr>
            </w:pPr>
            <w:r w:rsidRPr="00812650">
              <w:rPr>
                <w:bCs/>
                <w:szCs w:val="21"/>
              </w:rPr>
              <w:t>getPublishUsersInfo</w:t>
            </w:r>
          </w:p>
        </w:tc>
        <w:tc>
          <w:tcPr>
            <w:tcW w:w="2727" w:type="dxa"/>
          </w:tcPr>
          <w:p w:rsidR="00333372" w:rsidRDefault="00333372" w:rsidP="00241EAD">
            <w:pPr>
              <w:jc w:val="center"/>
              <w:rPr>
                <w:bCs/>
                <w:szCs w:val="21"/>
              </w:rPr>
            </w:pPr>
          </w:p>
        </w:tc>
        <w:tc>
          <w:tcPr>
            <w:tcW w:w="1847" w:type="dxa"/>
          </w:tcPr>
          <w:p w:rsidR="00333372" w:rsidRDefault="00333372" w:rsidP="00241EAD">
            <w:pPr>
              <w:jc w:val="center"/>
              <w:rPr>
                <w:bCs/>
                <w:szCs w:val="21"/>
              </w:rPr>
            </w:pP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333372" w:rsidRDefault="00333372" w:rsidP="00241EAD">
            <w:pPr>
              <w:jc w:val="center"/>
              <w:rPr>
                <w:bCs/>
                <w:szCs w:val="21"/>
              </w:rPr>
            </w:pPr>
            <w:r>
              <w:rPr>
                <w:bCs/>
                <w:szCs w:val="21"/>
              </w:rPr>
              <w:t>说明</w:t>
            </w:r>
          </w:p>
        </w:tc>
        <w:tc>
          <w:tcPr>
            <w:tcW w:w="2727" w:type="dxa"/>
            <w:shd w:val="clear" w:color="auto" w:fill="A6A6A6" w:themeFill="background1" w:themeFillShade="A6"/>
          </w:tcPr>
          <w:p w:rsidR="00333372" w:rsidRDefault="00333372" w:rsidP="00241EAD">
            <w:pPr>
              <w:jc w:val="center"/>
              <w:rPr>
                <w:bCs/>
                <w:szCs w:val="21"/>
              </w:rPr>
            </w:pPr>
            <w:r>
              <w:rPr>
                <w:bCs/>
                <w:szCs w:val="21"/>
              </w:rPr>
              <w:t>备注</w:t>
            </w:r>
          </w:p>
        </w:tc>
        <w:tc>
          <w:tcPr>
            <w:tcW w:w="1847" w:type="dxa"/>
            <w:shd w:val="clear" w:color="auto" w:fill="A6A6A6" w:themeFill="background1" w:themeFillShade="A6"/>
          </w:tcPr>
          <w:p w:rsidR="00333372" w:rsidRDefault="00333372" w:rsidP="00241EAD">
            <w:pPr>
              <w:jc w:val="center"/>
              <w:rPr>
                <w:bCs/>
                <w:szCs w:val="21"/>
              </w:rPr>
            </w:pPr>
            <w:r>
              <w:rPr>
                <w:rFonts w:hint="eastAsia"/>
                <w:bCs/>
                <w:szCs w:val="21"/>
              </w:rPr>
              <w:t>是否必填项</w:t>
            </w:r>
          </w:p>
        </w:tc>
      </w:tr>
      <w:tr w:rsidR="00333372" w:rsidTr="00241EAD">
        <w:trPr>
          <w:trHeight w:val="413"/>
        </w:trPr>
        <w:tc>
          <w:tcPr>
            <w:tcW w:w="1838" w:type="dxa"/>
            <w:shd w:val="clear" w:color="auto" w:fill="auto"/>
            <w:vAlign w:val="center"/>
          </w:tcPr>
          <w:p w:rsidR="00333372" w:rsidRPr="001112AF" w:rsidRDefault="00333372" w:rsidP="00241EAD">
            <w:pPr>
              <w:jc w:val="center"/>
            </w:pPr>
            <w:r w:rsidRPr="00677DFE">
              <w:t>objId</w:t>
            </w:r>
          </w:p>
        </w:tc>
        <w:tc>
          <w:tcPr>
            <w:tcW w:w="2655" w:type="dxa"/>
            <w:gridSpan w:val="2"/>
            <w:shd w:val="clear" w:color="auto" w:fill="auto"/>
            <w:vAlign w:val="center"/>
          </w:tcPr>
          <w:p w:rsidR="00333372" w:rsidRPr="001112AF" w:rsidRDefault="00333372" w:rsidP="00241EAD">
            <w:pPr>
              <w:jc w:val="center"/>
              <w:rPr>
                <w:bCs/>
                <w:szCs w:val="21"/>
              </w:rPr>
            </w:pPr>
            <w:r>
              <w:rPr>
                <w:rFonts w:hint="eastAsia"/>
                <w:bCs/>
                <w:szCs w:val="21"/>
              </w:rPr>
              <w:t>需求编号</w:t>
            </w:r>
          </w:p>
        </w:tc>
        <w:tc>
          <w:tcPr>
            <w:tcW w:w="2727" w:type="dxa"/>
            <w:shd w:val="clear" w:color="auto" w:fill="auto"/>
            <w:vAlign w:val="center"/>
          </w:tcPr>
          <w:p w:rsidR="00333372" w:rsidRPr="00FE77C3" w:rsidRDefault="00333372" w:rsidP="00241EAD">
            <w:pPr>
              <w:jc w:val="left"/>
              <w:rPr>
                <w:rFonts w:ascii="微软雅黑" w:eastAsia="微软雅黑" w:hAnsi="微软雅黑"/>
                <w:color w:val="333333"/>
              </w:rPr>
            </w:pPr>
          </w:p>
        </w:tc>
        <w:tc>
          <w:tcPr>
            <w:tcW w:w="1847" w:type="dxa"/>
            <w:shd w:val="clear" w:color="auto" w:fill="auto"/>
            <w:vAlign w:val="center"/>
          </w:tcPr>
          <w:p w:rsidR="00333372" w:rsidRDefault="00333372" w:rsidP="00241EAD">
            <w:pPr>
              <w:jc w:val="center"/>
              <w:rPr>
                <w:bCs/>
                <w:szCs w:val="21"/>
              </w:rPr>
            </w:pPr>
            <w:r>
              <w:rPr>
                <w:rFonts w:hint="eastAsia"/>
                <w:bCs/>
                <w:szCs w:val="21"/>
              </w:rPr>
              <w:t>是</w:t>
            </w: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rFonts w:hint="eastAsia"/>
              </w:rPr>
              <w:t>参数</w:t>
            </w:r>
            <w:r>
              <w:t>jsonStr</w:t>
            </w:r>
            <w:r>
              <w:rPr>
                <w:rFonts w:hint="eastAsia"/>
              </w:rPr>
              <w:t>：</w:t>
            </w:r>
          </w:p>
        </w:tc>
        <w:tc>
          <w:tcPr>
            <w:tcW w:w="7229" w:type="dxa"/>
            <w:gridSpan w:val="4"/>
            <w:vAlign w:val="center"/>
          </w:tcPr>
          <w:p w:rsidR="00333372" w:rsidRPr="007856FB" w:rsidRDefault="00333372" w:rsidP="00241EAD">
            <w:pPr>
              <w:ind w:left="120" w:hangingChars="50" w:hanging="120"/>
              <w:jc w:val="left"/>
              <w:rPr>
                <w:rFonts w:ascii="Consolas" w:hAnsi="Consolas" w:cs="Consolas"/>
                <w:b/>
                <w:color w:val="0070C0"/>
                <w:szCs w:val="21"/>
              </w:rPr>
            </w:pPr>
            <w:r w:rsidRPr="00812650">
              <w:rPr>
                <w:rFonts w:ascii="Consolas" w:eastAsia="Consolas" w:hAnsi="Consolas" w:hint="eastAsia"/>
                <w:b/>
                <w:color w:val="0070C0"/>
                <w:sz w:val="24"/>
                <w:highlight w:val="white"/>
              </w:rPr>
              <w:t>{</w:t>
            </w:r>
            <w:r w:rsidRPr="00812650">
              <w:rPr>
                <w:rFonts w:ascii="Consolas" w:eastAsia="Consolas" w:hAnsi="Consolas"/>
                <w:b/>
                <w:color w:val="0070C0"/>
                <w:sz w:val="24"/>
                <w:highlight w:val="white"/>
              </w:rPr>
              <w:t xml:space="preserve"> “objId”:”</w:t>
            </w:r>
            <w:r w:rsidRPr="00812650">
              <w:rPr>
                <w:rFonts w:ascii="Consolas" w:eastAsia="Consolas" w:hAnsi="Consolas" w:hint="eastAsia"/>
                <w:b/>
                <w:color w:val="0070C0"/>
                <w:sz w:val="24"/>
                <w:highlight w:val="white"/>
              </w:rPr>
              <w:t>需求编号</w:t>
            </w:r>
            <w:r w:rsidRPr="00812650">
              <w:rPr>
                <w:rFonts w:ascii="Consolas" w:eastAsia="Consolas" w:hAnsi="Consolas"/>
                <w:b/>
                <w:color w:val="0070C0"/>
                <w:sz w:val="24"/>
                <w:highlight w:val="white"/>
              </w:rPr>
              <w:t>” }</w:t>
            </w:r>
          </w:p>
        </w:tc>
      </w:tr>
      <w:tr w:rsidR="00333372" w:rsidTr="00241EAD">
        <w:tc>
          <w:tcPr>
            <w:tcW w:w="1838" w:type="dxa"/>
            <w:shd w:val="clear" w:color="auto" w:fill="A6A6A6" w:themeFill="background1" w:themeFillShade="A6"/>
            <w:vAlign w:val="center"/>
          </w:tcPr>
          <w:p w:rsidR="00333372" w:rsidRDefault="00333372"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333372" w:rsidRDefault="00333372" w:rsidP="00241EAD">
            <w:pPr>
              <w:ind w:firstLine="210"/>
              <w:jc w:val="center"/>
              <w:rPr>
                <w:rFonts w:ascii="宋体" w:hAnsi="宋体"/>
                <w:bCs/>
                <w:szCs w:val="21"/>
              </w:rPr>
            </w:pPr>
          </w:p>
        </w:tc>
        <w:tc>
          <w:tcPr>
            <w:tcW w:w="2762" w:type="dxa"/>
            <w:gridSpan w:val="2"/>
            <w:shd w:val="clear" w:color="auto" w:fill="A6A6A6" w:themeFill="background1" w:themeFillShade="A6"/>
          </w:tcPr>
          <w:p w:rsidR="00333372" w:rsidRDefault="00333372" w:rsidP="00241EAD">
            <w:pPr>
              <w:ind w:firstLine="210"/>
              <w:jc w:val="center"/>
              <w:rPr>
                <w:rFonts w:ascii="宋体" w:hAnsi="宋体"/>
                <w:bCs/>
                <w:szCs w:val="21"/>
              </w:rPr>
            </w:pPr>
          </w:p>
        </w:tc>
        <w:tc>
          <w:tcPr>
            <w:tcW w:w="1847" w:type="dxa"/>
            <w:shd w:val="clear" w:color="auto" w:fill="A6A6A6" w:themeFill="background1" w:themeFillShade="A6"/>
          </w:tcPr>
          <w:p w:rsidR="00333372" w:rsidRDefault="00333372" w:rsidP="00241EAD">
            <w:pPr>
              <w:ind w:firstLine="210"/>
              <w:jc w:val="center"/>
              <w:rPr>
                <w:rFonts w:ascii="宋体" w:hAnsi="宋体"/>
                <w:bCs/>
                <w:szCs w:val="21"/>
              </w:rPr>
            </w:pPr>
          </w:p>
        </w:tc>
      </w:tr>
      <w:tr w:rsidR="00333372" w:rsidTr="00241EAD">
        <w:tc>
          <w:tcPr>
            <w:tcW w:w="1838" w:type="dxa"/>
            <w:shd w:val="clear" w:color="auto" w:fill="auto"/>
            <w:vAlign w:val="center"/>
          </w:tcPr>
          <w:p w:rsidR="00333372" w:rsidRPr="001112AF" w:rsidRDefault="00333372" w:rsidP="00241EAD">
            <w:pPr>
              <w:jc w:val="center"/>
            </w:pPr>
            <w:r w:rsidRPr="00726819">
              <w:t>userType</w:t>
            </w:r>
          </w:p>
        </w:tc>
        <w:tc>
          <w:tcPr>
            <w:tcW w:w="2620" w:type="dxa"/>
            <w:shd w:val="clear" w:color="auto" w:fill="auto"/>
            <w:vAlign w:val="center"/>
          </w:tcPr>
          <w:p w:rsidR="00333372" w:rsidRPr="001112AF" w:rsidRDefault="00333372" w:rsidP="00241EAD">
            <w:pPr>
              <w:jc w:val="center"/>
              <w:rPr>
                <w:bCs/>
                <w:szCs w:val="21"/>
              </w:rPr>
            </w:pPr>
            <w:r>
              <w:rPr>
                <w:rFonts w:hint="eastAsia"/>
                <w:bCs/>
                <w:szCs w:val="21"/>
              </w:rPr>
              <w:t>用</w:t>
            </w:r>
            <w:r>
              <w:rPr>
                <w:bCs/>
                <w:szCs w:val="21"/>
              </w:rPr>
              <w:t>户</w:t>
            </w:r>
            <w:r>
              <w:rPr>
                <w:rFonts w:hint="eastAsia"/>
                <w:bCs/>
                <w:szCs w:val="21"/>
              </w:rPr>
              <w:t>类型</w:t>
            </w:r>
          </w:p>
        </w:tc>
        <w:tc>
          <w:tcPr>
            <w:tcW w:w="2762" w:type="dxa"/>
            <w:gridSpan w:val="2"/>
            <w:shd w:val="clear" w:color="auto" w:fill="auto"/>
          </w:tcPr>
          <w:p w:rsidR="00333372" w:rsidRDefault="00333372" w:rsidP="00241EAD">
            <w:pPr>
              <w:ind w:firstLine="210"/>
              <w:jc w:val="center"/>
              <w:rPr>
                <w:rFonts w:ascii="宋体" w:hAnsi="宋体"/>
                <w:bCs/>
                <w:szCs w:val="21"/>
              </w:rPr>
            </w:pPr>
            <w:r w:rsidRPr="00726819">
              <w:rPr>
                <w:rFonts w:ascii="宋体" w:hAnsi="宋体" w:hint="eastAsia"/>
                <w:bCs/>
                <w:szCs w:val="21"/>
              </w:rPr>
              <w:t>1:捐赠者，2：受捐者</w:t>
            </w:r>
          </w:p>
        </w:tc>
        <w:tc>
          <w:tcPr>
            <w:tcW w:w="1847" w:type="dxa"/>
            <w:shd w:val="clear" w:color="auto" w:fill="auto"/>
          </w:tcPr>
          <w:p w:rsidR="00333372" w:rsidRDefault="00333372" w:rsidP="00241EAD">
            <w:pPr>
              <w:ind w:firstLine="210"/>
              <w:jc w:val="center"/>
              <w:rPr>
                <w:rFonts w:ascii="宋体" w:hAnsi="宋体"/>
                <w:bCs/>
                <w:szCs w:val="21"/>
              </w:rPr>
            </w:pPr>
          </w:p>
        </w:tc>
      </w:tr>
      <w:tr w:rsidR="00333372" w:rsidTr="00241EAD">
        <w:tc>
          <w:tcPr>
            <w:tcW w:w="1838" w:type="dxa"/>
            <w:shd w:val="clear" w:color="auto" w:fill="auto"/>
            <w:vAlign w:val="center"/>
          </w:tcPr>
          <w:p w:rsidR="00333372" w:rsidRPr="001112AF" w:rsidRDefault="00333372" w:rsidP="00241EAD">
            <w:pPr>
              <w:jc w:val="center"/>
              <w:rPr>
                <w:b/>
                <w:bCs/>
                <w:szCs w:val="21"/>
              </w:rPr>
            </w:pPr>
            <w:r w:rsidRPr="00726819">
              <w:rPr>
                <w:rFonts w:ascii="Courier New" w:hAnsi="Courier New" w:cs="Courier New"/>
              </w:rPr>
              <w:t>nickName</w:t>
            </w:r>
          </w:p>
        </w:tc>
        <w:tc>
          <w:tcPr>
            <w:tcW w:w="2620" w:type="dxa"/>
            <w:shd w:val="clear" w:color="auto" w:fill="auto"/>
            <w:vAlign w:val="center"/>
          </w:tcPr>
          <w:p w:rsidR="00333372" w:rsidRPr="001112AF" w:rsidRDefault="00333372" w:rsidP="00241EAD">
            <w:pPr>
              <w:jc w:val="center"/>
              <w:rPr>
                <w:rFonts w:ascii="Courier New" w:hAnsi="Courier New" w:cs="Courier New"/>
              </w:rPr>
            </w:pPr>
            <w:r>
              <w:rPr>
                <w:rFonts w:hint="eastAsia"/>
                <w:bCs/>
                <w:szCs w:val="21"/>
              </w:rPr>
              <w:t>昵称</w:t>
            </w:r>
          </w:p>
        </w:tc>
        <w:tc>
          <w:tcPr>
            <w:tcW w:w="2762" w:type="dxa"/>
            <w:gridSpan w:val="2"/>
            <w:shd w:val="clear" w:color="auto" w:fill="auto"/>
          </w:tcPr>
          <w:p w:rsidR="00333372" w:rsidRDefault="00333372" w:rsidP="00241EAD">
            <w:pPr>
              <w:ind w:firstLine="210"/>
              <w:jc w:val="center"/>
              <w:rPr>
                <w:rFonts w:ascii="宋体" w:hAnsi="宋体"/>
                <w:bCs/>
                <w:szCs w:val="21"/>
              </w:rPr>
            </w:pPr>
            <w:r>
              <w:rPr>
                <w:rFonts w:ascii="宋体" w:hAnsi="宋体" w:hint="eastAsia"/>
                <w:bCs/>
                <w:szCs w:val="21"/>
              </w:rPr>
              <w:t>代发</w:t>
            </w:r>
            <w:r>
              <w:rPr>
                <w:rFonts w:ascii="宋体" w:hAnsi="宋体"/>
                <w:bCs/>
                <w:szCs w:val="21"/>
              </w:rPr>
              <w:t>时为</w:t>
            </w:r>
            <w:r>
              <w:rPr>
                <w:rFonts w:ascii="宋体" w:hAnsi="宋体" w:hint="eastAsia"/>
                <w:bCs/>
                <w:szCs w:val="21"/>
              </w:rPr>
              <w:t>第一书记值</w:t>
            </w:r>
          </w:p>
        </w:tc>
        <w:tc>
          <w:tcPr>
            <w:tcW w:w="1847" w:type="dxa"/>
            <w:shd w:val="clear" w:color="auto" w:fill="auto"/>
          </w:tcPr>
          <w:p w:rsidR="00333372" w:rsidRDefault="00333372" w:rsidP="00241EAD">
            <w:pPr>
              <w:ind w:firstLine="210"/>
              <w:jc w:val="center"/>
              <w:rPr>
                <w:rFonts w:ascii="宋体" w:hAnsi="宋体"/>
                <w:bCs/>
                <w:szCs w:val="21"/>
              </w:rPr>
            </w:pPr>
          </w:p>
        </w:tc>
      </w:tr>
      <w:tr w:rsidR="00333372" w:rsidRPr="00F64465" w:rsidTr="00241EAD">
        <w:tc>
          <w:tcPr>
            <w:tcW w:w="1838" w:type="dxa"/>
            <w:shd w:val="clear" w:color="auto" w:fill="FFFFFF" w:themeFill="background1"/>
            <w:vAlign w:val="center"/>
          </w:tcPr>
          <w:p w:rsidR="00333372" w:rsidRPr="004E7C63" w:rsidRDefault="00333372" w:rsidP="00241EAD">
            <w:pPr>
              <w:widowControl/>
              <w:jc w:val="center"/>
              <w:rPr>
                <w:rFonts w:ascii="Consolas" w:hAnsi="Consolas" w:cs="Consolas"/>
                <w:strike/>
                <w:color w:val="FF0000"/>
                <w:szCs w:val="21"/>
              </w:rPr>
            </w:pPr>
            <w:r w:rsidRPr="004E7C63">
              <w:rPr>
                <w:rFonts w:ascii="Consolas" w:hAnsi="Consolas" w:cs="Consolas"/>
                <w:strike/>
                <w:color w:val="FF0000"/>
                <w:szCs w:val="21"/>
              </w:rPr>
              <w:t>realName</w:t>
            </w:r>
          </w:p>
        </w:tc>
        <w:tc>
          <w:tcPr>
            <w:tcW w:w="2620" w:type="dxa"/>
            <w:shd w:val="clear" w:color="auto" w:fill="FFFFFF" w:themeFill="background1"/>
          </w:tcPr>
          <w:p w:rsidR="00333372" w:rsidRPr="00F64465" w:rsidRDefault="00333372" w:rsidP="00241EAD">
            <w:pPr>
              <w:pStyle w:val="a8"/>
              <w:jc w:val="center"/>
              <w:rPr>
                <w:rFonts w:cs="Arial"/>
              </w:rPr>
            </w:pPr>
            <w:r>
              <w:rPr>
                <w:rFonts w:ascii="Consolas" w:hAnsi="Consolas" w:cs="Consolas" w:hint="eastAsia"/>
                <w:bCs/>
              </w:rPr>
              <w:t>真实姓名</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Pr>
                <w:rFonts w:ascii="Consolas" w:hAnsi="Consolas" w:cs="Consolas"/>
                <w:bCs/>
                <w:szCs w:val="21"/>
              </w:rPr>
              <w:t xml:space="preserve"> </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r w:rsidRPr="00726819">
              <w:rPr>
                <w:rFonts w:ascii="Consolas" w:hAnsi="Consolas" w:cs="Consolas"/>
                <w:szCs w:val="21"/>
              </w:rPr>
              <w:t>mobile</w:t>
            </w:r>
          </w:p>
        </w:tc>
        <w:tc>
          <w:tcPr>
            <w:tcW w:w="2620" w:type="dxa"/>
            <w:shd w:val="clear" w:color="auto" w:fill="FFFFFF" w:themeFill="background1"/>
          </w:tcPr>
          <w:p w:rsidR="00333372" w:rsidRPr="00F64465" w:rsidRDefault="00333372" w:rsidP="00241EAD">
            <w:pPr>
              <w:pStyle w:val="a8"/>
              <w:jc w:val="center"/>
              <w:rPr>
                <w:rFonts w:cs="Arial"/>
              </w:rPr>
            </w:pPr>
            <w:r>
              <w:rPr>
                <w:rFonts w:cs="Arial" w:hint="eastAsia"/>
              </w:rPr>
              <w:t>手机</w:t>
            </w:r>
            <w:r>
              <w:rPr>
                <w:rFonts w:cs="Arial"/>
              </w:rPr>
              <w:t>号码</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4E7C63" w:rsidRDefault="00333372" w:rsidP="00241EAD">
            <w:pPr>
              <w:widowControl/>
              <w:jc w:val="center"/>
              <w:rPr>
                <w:rFonts w:ascii="Consolas" w:hAnsi="Consolas" w:cs="Consolas"/>
                <w:strike/>
                <w:color w:val="FF0000"/>
                <w:szCs w:val="21"/>
              </w:rPr>
            </w:pPr>
            <w:r w:rsidRPr="004E7C63">
              <w:rPr>
                <w:rFonts w:ascii="Consolas" w:hAnsi="Consolas" w:cs="Consolas"/>
                <w:strike/>
                <w:color w:val="FF0000"/>
                <w:szCs w:val="21"/>
              </w:rPr>
              <w:t>regionid</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区划</w:t>
            </w:r>
            <w:r>
              <w:rPr>
                <w:rFonts w:ascii="Consolas" w:hAnsi="Consolas" w:cs="Consolas"/>
                <w:bCs/>
              </w:rPr>
              <w:t>代码</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4E7C63" w:rsidRDefault="00333372" w:rsidP="00241EAD">
            <w:pPr>
              <w:widowControl/>
              <w:jc w:val="center"/>
              <w:rPr>
                <w:rFonts w:ascii="Consolas" w:hAnsi="Consolas" w:cs="Consolas"/>
                <w:strike/>
                <w:color w:val="FF0000"/>
                <w:szCs w:val="21"/>
              </w:rPr>
            </w:pPr>
            <w:r w:rsidRPr="004E7C63">
              <w:rPr>
                <w:rFonts w:ascii="Consolas" w:hAnsi="Consolas" w:cs="Consolas"/>
                <w:strike/>
                <w:color w:val="FF0000"/>
                <w:szCs w:val="21"/>
              </w:rPr>
              <w:t>address</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726819" w:rsidRDefault="00333372" w:rsidP="00241EAD">
            <w:pPr>
              <w:widowControl/>
              <w:jc w:val="center"/>
              <w:rPr>
                <w:rFonts w:ascii="Consolas" w:hAnsi="Consolas" w:cs="Consolas"/>
                <w:szCs w:val="21"/>
              </w:rPr>
            </w:pPr>
            <w:r w:rsidRPr="00726819">
              <w:rPr>
                <w:rFonts w:ascii="Consolas" w:hAnsi="Consolas" w:cs="Consolas"/>
                <w:szCs w:val="21"/>
              </w:rPr>
              <w:t>age</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年龄</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4E7C63" w:rsidRDefault="00333372" w:rsidP="00241EAD">
            <w:pPr>
              <w:widowControl/>
              <w:jc w:val="center"/>
              <w:rPr>
                <w:rFonts w:ascii="Consolas" w:hAnsi="Consolas" w:cs="Consolas"/>
                <w:strike/>
                <w:color w:val="FF0000"/>
                <w:szCs w:val="21"/>
              </w:rPr>
            </w:pPr>
            <w:r w:rsidRPr="004E7C63">
              <w:rPr>
                <w:rFonts w:ascii="Consolas" w:hAnsi="Consolas" w:cs="Consolas"/>
                <w:strike/>
                <w:color w:val="FF0000"/>
                <w:szCs w:val="21"/>
              </w:rPr>
              <w:t>bstGender</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4E7C63" w:rsidRDefault="00333372" w:rsidP="00241EAD">
            <w:pPr>
              <w:widowControl/>
              <w:jc w:val="center"/>
              <w:rPr>
                <w:rFonts w:ascii="Consolas" w:hAnsi="Consolas" w:cs="Consolas"/>
                <w:strike/>
                <w:color w:val="FF0000"/>
                <w:szCs w:val="21"/>
              </w:rPr>
            </w:pPr>
            <w:r w:rsidRPr="004E7C63">
              <w:rPr>
                <w:rFonts w:ascii="Consolas" w:hAnsi="Consolas" w:cs="Consolas"/>
                <w:strike/>
                <w:color w:val="FF0000"/>
                <w:szCs w:val="21"/>
              </w:rPr>
              <w:t>cardNo</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726819" w:rsidRDefault="00333372" w:rsidP="00241EAD">
            <w:pPr>
              <w:widowControl/>
              <w:jc w:val="center"/>
              <w:rPr>
                <w:rFonts w:ascii="Consolas" w:hAnsi="Consolas" w:cs="Consolas"/>
                <w:szCs w:val="21"/>
              </w:rPr>
            </w:pPr>
            <w:r w:rsidRPr="00726819">
              <w:rPr>
                <w:rFonts w:ascii="Consolas" w:hAnsi="Consolas" w:cs="Consolas"/>
                <w:szCs w:val="21"/>
              </w:rPr>
              <w:t>szzxm</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受助人</w:t>
            </w:r>
            <w:r>
              <w:rPr>
                <w:rFonts w:ascii="Consolas" w:hAnsi="Consolas" w:cs="Consolas"/>
                <w:bCs/>
              </w:rPr>
              <w:t>姓名</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4E7C63" w:rsidRDefault="00333372" w:rsidP="00241EAD">
            <w:pPr>
              <w:widowControl/>
              <w:jc w:val="center"/>
              <w:rPr>
                <w:rFonts w:ascii="Consolas" w:hAnsi="Consolas" w:cs="Consolas"/>
                <w:strike/>
                <w:color w:val="FF0000"/>
                <w:szCs w:val="21"/>
              </w:rPr>
            </w:pPr>
            <w:r w:rsidRPr="004E7C63">
              <w:rPr>
                <w:rFonts w:ascii="Consolas" w:hAnsi="Consolas" w:cs="Consolas"/>
                <w:strike/>
                <w:color w:val="FF0000"/>
                <w:szCs w:val="21"/>
              </w:rPr>
              <w:t>userId</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726819" w:rsidRDefault="00333372" w:rsidP="00241EAD">
            <w:pPr>
              <w:widowControl/>
              <w:jc w:val="center"/>
              <w:rPr>
                <w:rFonts w:ascii="Consolas" w:hAnsi="Consolas" w:cs="Consolas"/>
                <w:szCs w:val="21"/>
              </w:rPr>
            </w:pPr>
            <w:r w:rsidRPr="00726819">
              <w:rPr>
                <w:rFonts w:ascii="Consolas" w:hAnsi="Consolas" w:cs="Consolas"/>
                <w:szCs w:val="21"/>
              </w:rPr>
              <w:lastRenderedPageBreak/>
              <w:t>sex</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性别</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726819" w:rsidRDefault="00333372" w:rsidP="00241EAD">
            <w:pPr>
              <w:widowControl/>
              <w:jc w:val="center"/>
              <w:rPr>
                <w:rFonts w:ascii="Consolas" w:hAnsi="Consolas" w:cs="Consolas"/>
                <w:szCs w:val="21"/>
              </w:rPr>
            </w:pPr>
            <w:r w:rsidRPr="00726819">
              <w:rPr>
                <w:rFonts w:ascii="Consolas" w:hAnsi="Consolas" w:cs="Consolas"/>
                <w:szCs w:val="21"/>
              </w:rPr>
              <w:t>pkaddress</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贫困</w:t>
            </w:r>
            <w:r>
              <w:rPr>
                <w:rFonts w:ascii="Consolas" w:hAnsi="Consolas" w:cs="Consolas"/>
                <w:bCs/>
              </w:rPr>
              <w:t>户地址</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726819" w:rsidRDefault="00333372" w:rsidP="00241EAD">
            <w:pPr>
              <w:widowControl/>
              <w:jc w:val="center"/>
              <w:rPr>
                <w:rFonts w:ascii="Consolas" w:hAnsi="Consolas" w:cs="Consolas"/>
                <w:szCs w:val="21"/>
              </w:rPr>
            </w:pPr>
            <w:r w:rsidRPr="00726819">
              <w:rPr>
                <w:rFonts w:ascii="Consolas" w:hAnsi="Consolas" w:cs="Consolas"/>
                <w:szCs w:val="21"/>
              </w:rPr>
              <w:t>bstMailAddress</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邮寄</w:t>
            </w:r>
            <w:r>
              <w:rPr>
                <w:rFonts w:ascii="Consolas" w:hAnsi="Consolas" w:cs="Consolas"/>
                <w:bCs/>
              </w:rPr>
              <w:t>地址</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Tr="00241EAD">
        <w:tc>
          <w:tcPr>
            <w:tcW w:w="1838" w:type="dxa"/>
            <w:shd w:val="clear" w:color="auto" w:fill="A6A6A6" w:themeFill="background1" w:themeFillShade="A6"/>
            <w:vAlign w:val="center"/>
          </w:tcPr>
          <w:p w:rsidR="00333372" w:rsidRDefault="00333372"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333372" w:rsidRDefault="00333372" w:rsidP="00241EAD">
            <w:pPr>
              <w:jc w:val="left"/>
              <w:rPr>
                <w:rFonts w:ascii="Consolas" w:hAnsi="Consolas" w:cs="Consolas"/>
                <w:bCs/>
                <w:szCs w:val="21"/>
              </w:rPr>
            </w:pPr>
          </w:p>
        </w:tc>
      </w:tr>
    </w:tbl>
    <w:p w:rsidR="00333372" w:rsidRPr="00333372" w:rsidRDefault="00333372" w:rsidP="00333372"/>
    <w:p w:rsidR="00333372" w:rsidRDefault="00555A56" w:rsidP="00333372">
      <w:pPr>
        <w:pStyle w:val="4"/>
      </w:pPr>
      <w:r>
        <w:t>2.1.12</w:t>
      </w:r>
      <w:r w:rsidR="00333372">
        <w:rPr>
          <w:rFonts w:hint="eastAsia"/>
        </w:rPr>
        <w:t>资金</w:t>
      </w:r>
      <w:r w:rsidR="00333372">
        <w:t>需求支持列表</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333372" w:rsidTr="00241EAD">
        <w:tc>
          <w:tcPr>
            <w:tcW w:w="1838" w:type="dxa"/>
            <w:vAlign w:val="center"/>
          </w:tcPr>
          <w:p w:rsidR="00333372" w:rsidRDefault="00333372" w:rsidP="00241EAD">
            <w:pPr>
              <w:jc w:val="center"/>
              <w:rPr>
                <w:bCs/>
                <w:szCs w:val="21"/>
              </w:rPr>
            </w:pPr>
            <w:r>
              <w:rPr>
                <w:bCs/>
                <w:szCs w:val="21"/>
              </w:rPr>
              <w:t>接口标识：</w:t>
            </w:r>
          </w:p>
        </w:tc>
        <w:tc>
          <w:tcPr>
            <w:tcW w:w="2655" w:type="dxa"/>
            <w:gridSpan w:val="2"/>
            <w:vAlign w:val="center"/>
          </w:tcPr>
          <w:p w:rsidR="00333372" w:rsidRDefault="00333372" w:rsidP="00241EAD">
            <w:pPr>
              <w:jc w:val="center"/>
              <w:rPr>
                <w:bCs/>
                <w:szCs w:val="21"/>
              </w:rPr>
            </w:pPr>
            <w:r w:rsidRPr="00724F3F">
              <w:rPr>
                <w:bCs/>
                <w:szCs w:val="21"/>
              </w:rPr>
              <w:t>getMoneySupportInfo</w:t>
            </w:r>
          </w:p>
        </w:tc>
        <w:tc>
          <w:tcPr>
            <w:tcW w:w="2727" w:type="dxa"/>
          </w:tcPr>
          <w:p w:rsidR="00333372" w:rsidRDefault="00333372" w:rsidP="00241EAD">
            <w:pPr>
              <w:jc w:val="left"/>
            </w:pPr>
          </w:p>
        </w:tc>
        <w:tc>
          <w:tcPr>
            <w:tcW w:w="1847" w:type="dxa"/>
          </w:tcPr>
          <w:p w:rsidR="00333372" w:rsidRDefault="00333372" w:rsidP="00241EAD">
            <w:pPr>
              <w:jc w:val="left"/>
            </w:pP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333372" w:rsidRDefault="00333372" w:rsidP="00241EAD">
            <w:pPr>
              <w:jc w:val="center"/>
              <w:rPr>
                <w:bCs/>
                <w:szCs w:val="21"/>
              </w:rPr>
            </w:pPr>
            <w:r w:rsidRPr="00724F3F">
              <w:rPr>
                <w:bCs/>
                <w:szCs w:val="21"/>
              </w:rPr>
              <w:t>getMoneySupportInfo</w:t>
            </w:r>
          </w:p>
        </w:tc>
        <w:tc>
          <w:tcPr>
            <w:tcW w:w="2727" w:type="dxa"/>
          </w:tcPr>
          <w:p w:rsidR="00333372" w:rsidRDefault="00333372" w:rsidP="00241EAD">
            <w:pPr>
              <w:jc w:val="center"/>
              <w:rPr>
                <w:bCs/>
                <w:szCs w:val="21"/>
              </w:rPr>
            </w:pPr>
          </w:p>
        </w:tc>
        <w:tc>
          <w:tcPr>
            <w:tcW w:w="1847" w:type="dxa"/>
          </w:tcPr>
          <w:p w:rsidR="00333372" w:rsidRDefault="00333372" w:rsidP="00241EAD">
            <w:pPr>
              <w:jc w:val="center"/>
              <w:rPr>
                <w:bCs/>
                <w:szCs w:val="21"/>
              </w:rPr>
            </w:pP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333372" w:rsidRDefault="00333372" w:rsidP="00241EAD">
            <w:pPr>
              <w:jc w:val="center"/>
              <w:rPr>
                <w:bCs/>
                <w:szCs w:val="21"/>
              </w:rPr>
            </w:pPr>
            <w:r>
              <w:rPr>
                <w:bCs/>
                <w:szCs w:val="21"/>
              </w:rPr>
              <w:t>说明</w:t>
            </w:r>
          </w:p>
        </w:tc>
        <w:tc>
          <w:tcPr>
            <w:tcW w:w="2727" w:type="dxa"/>
            <w:shd w:val="clear" w:color="auto" w:fill="A6A6A6" w:themeFill="background1" w:themeFillShade="A6"/>
          </w:tcPr>
          <w:p w:rsidR="00333372" w:rsidRDefault="00333372" w:rsidP="00241EAD">
            <w:pPr>
              <w:jc w:val="center"/>
              <w:rPr>
                <w:bCs/>
                <w:szCs w:val="21"/>
              </w:rPr>
            </w:pPr>
            <w:r>
              <w:rPr>
                <w:bCs/>
                <w:szCs w:val="21"/>
              </w:rPr>
              <w:t>备注</w:t>
            </w:r>
          </w:p>
        </w:tc>
        <w:tc>
          <w:tcPr>
            <w:tcW w:w="1847" w:type="dxa"/>
            <w:shd w:val="clear" w:color="auto" w:fill="A6A6A6" w:themeFill="background1" w:themeFillShade="A6"/>
          </w:tcPr>
          <w:p w:rsidR="00333372" w:rsidRDefault="00333372" w:rsidP="00241EAD">
            <w:pPr>
              <w:jc w:val="center"/>
              <w:rPr>
                <w:bCs/>
                <w:szCs w:val="21"/>
              </w:rPr>
            </w:pPr>
            <w:r>
              <w:rPr>
                <w:rFonts w:hint="eastAsia"/>
                <w:bCs/>
                <w:szCs w:val="21"/>
              </w:rPr>
              <w:t>是否必填项</w:t>
            </w:r>
          </w:p>
        </w:tc>
      </w:tr>
      <w:tr w:rsidR="00333372" w:rsidTr="00241EAD">
        <w:trPr>
          <w:trHeight w:val="413"/>
        </w:trPr>
        <w:tc>
          <w:tcPr>
            <w:tcW w:w="1838" w:type="dxa"/>
            <w:shd w:val="clear" w:color="auto" w:fill="auto"/>
            <w:vAlign w:val="center"/>
          </w:tcPr>
          <w:p w:rsidR="00333372" w:rsidRPr="001112AF" w:rsidRDefault="00333372" w:rsidP="00241EAD">
            <w:pPr>
              <w:jc w:val="center"/>
            </w:pPr>
            <w:r w:rsidRPr="00677DFE">
              <w:t>objId</w:t>
            </w:r>
          </w:p>
        </w:tc>
        <w:tc>
          <w:tcPr>
            <w:tcW w:w="2655" w:type="dxa"/>
            <w:gridSpan w:val="2"/>
            <w:shd w:val="clear" w:color="auto" w:fill="auto"/>
            <w:vAlign w:val="center"/>
          </w:tcPr>
          <w:p w:rsidR="00333372" w:rsidRPr="001112AF" w:rsidRDefault="00333372" w:rsidP="00241EAD">
            <w:pPr>
              <w:jc w:val="center"/>
              <w:rPr>
                <w:bCs/>
                <w:szCs w:val="21"/>
              </w:rPr>
            </w:pPr>
            <w:r>
              <w:rPr>
                <w:rFonts w:hint="eastAsia"/>
                <w:bCs/>
                <w:szCs w:val="21"/>
              </w:rPr>
              <w:t>需求编号</w:t>
            </w:r>
          </w:p>
        </w:tc>
        <w:tc>
          <w:tcPr>
            <w:tcW w:w="2727" w:type="dxa"/>
            <w:shd w:val="clear" w:color="auto" w:fill="auto"/>
            <w:vAlign w:val="center"/>
          </w:tcPr>
          <w:p w:rsidR="00333372" w:rsidRPr="00FE77C3" w:rsidRDefault="00333372" w:rsidP="00241EAD">
            <w:pPr>
              <w:jc w:val="left"/>
              <w:rPr>
                <w:rFonts w:ascii="微软雅黑" w:eastAsia="微软雅黑" w:hAnsi="微软雅黑"/>
                <w:color w:val="333333"/>
              </w:rPr>
            </w:pPr>
          </w:p>
        </w:tc>
        <w:tc>
          <w:tcPr>
            <w:tcW w:w="1847" w:type="dxa"/>
            <w:shd w:val="clear" w:color="auto" w:fill="auto"/>
            <w:vAlign w:val="center"/>
          </w:tcPr>
          <w:p w:rsidR="00333372" w:rsidRDefault="00333372" w:rsidP="00241EAD">
            <w:pPr>
              <w:jc w:val="center"/>
              <w:rPr>
                <w:bCs/>
                <w:szCs w:val="21"/>
              </w:rPr>
            </w:pPr>
            <w:r>
              <w:rPr>
                <w:rFonts w:hint="eastAsia"/>
                <w:bCs/>
                <w:szCs w:val="21"/>
              </w:rPr>
              <w:t>是</w:t>
            </w: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rFonts w:hint="eastAsia"/>
              </w:rPr>
              <w:t>参数</w:t>
            </w:r>
            <w:r>
              <w:t>jsonStr</w:t>
            </w:r>
            <w:r>
              <w:rPr>
                <w:rFonts w:hint="eastAsia"/>
              </w:rPr>
              <w:t>：</w:t>
            </w:r>
          </w:p>
        </w:tc>
        <w:tc>
          <w:tcPr>
            <w:tcW w:w="7229" w:type="dxa"/>
            <w:gridSpan w:val="4"/>
            <w:vAlign w:val="center"/>
          </w:tcPr>
          <w:p w:rsidR="00333372" w:rsidRPr="007856FB" w:rsidRDefault="00333372" w:rsidP="00241EAD">
            <w:pPr>
              <w:ind w:left="120" w:hangingChars="50" w:hanging="120"/>
              <w:jc w:val="left"/>
              <w:rPr>
                <w:rFonts w:ascii="Consolas" w:hAnsi="Consolas" w:cs="Consolas"/>
                <w:b/>
                <w:color w:val="0070C0"/>
                <w:szCs w:val="21"/>
              </w:rPr>
            </w:pPr>
            <w:r w:rsidRPr="00812650">
              <w:rPr>
                <w:rFonts w:ascii="Consolas" w:eastAsia="Consolas" w:hAnsi="Consolas" w:hint="eastAsia"/>
                <w:b/>
                <w:color w:val="0070C0"/>
                <w:sz w:val="24"/>
                <w:highlight w:val="white"/>
              </w:rPr>
              <w:t>{</w:t>
            </w:r>
            <w:r w:rsidRPr="00812650">
              <w:rPr>
                <w:rFonts w:ascii="Consolas" w:eastAsia="Consolas" w:hAnsi="Consolas"/>
                <w:b/>
                <w:color w:val="0070C0"/>
                <w:sz w:val="24"/>
                <w:highlight w:val="white"/>
              </w:rPr>
              <w:t xml:space="preserve"> “objId”:”</w:t>
            </w:r>
            <w:r w:rsidRPr="00812650">
              <w:rPr>
                <w:rFonts w:ascii="Consolas" w:eastAsia="Consolas" w:hAnsi="Consolas" w:hint="eastAsia"/>
                <w:b/>
                <w:color w:val="0070C0"/>
                <w:sz w:val="24"/>
                <w:highlight w:val="white"/>
              </w:rPr>
              <w:t>需求编号</w:t>
            </w:r>
            <w:r w:rsidRPr="00812650">
              <w:rPr>
                <w:rFonts w:ascii="Consolas" w:eastAsia="Consolas" w:hAnsi="Consolas"/>
                <w:b/>
                <w:color w:val="0070C0"/>
                <w:sz w:val="24"/>
                <w:highlight w:val="white"/>
              </w:rPr>
              <w:t>” }</w:t>
            </w:r>
          </w:p>
        </w:tc>
      </w:tr>
      <w:tr w:rsidR="00333372" w:rsidTr="00241EAD">
        <w:tc>
          <w:tcPr>
            <w:tcW w:w="1838" w:type="dxa"/>
            <w:shd w:val="clear" w:color="auto" w:fill="A6A6A6" w:themeFill="background1" w:themeFillShade="A6"/>
            <w:vAlign w:val="center"/>
          </w:tcPr>
          <w:p w:rsidR="00333372" w:rsidRDefault="00333372"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333372" w:rsidRDefault="00333372" w:rsidP="00241EAD">
            <w:pPr>
              <w:ind w:firstLine="210"/>
              <w:jc w:val="center"/>
              <w:rPr>
                <w:rFonts w:ascii="宋体" w:hAnsi="宋体"/>
                <w:bCs/>
                <w:szCs w:val="21"/>
              </w:rPr>
            </w:pPr>
          </w:p>
        </w:tc>
        <w:tc>
          <w:tcPr>
            <w:tcW w:w="2762" w:type="dxa"/>
            <w:gridSpan w:val="2"/>
            <w:shd w:val="clear" w:color="auto" w:fill="A6A6A6" w:themeFill="background1" w:themeFillShade="A6"/>
          </w:tcPr>
          <w:p w:rsidR="00333372" w:rsidRDefault="00333372" w:rsidP="00241EAD">
            <w:pPr>
              <w:ind w:firstLine="210"/>
              <w:jc w:val="center"/>
              <w:rPr>
                <w:rFonts w:ascii="宋体" w:hAnsi="宋体"/>
                <w:bCs/>
                <w:szCs w:val="21"/>
              </w:rPr>
            </w:pPr>
          </w:p>
        </w:tc>
        <w:tc>
          <w:tcPr>
            <w:tcW w:w="1847" w:type="dxa"/>
            <w:shd w:val="clear" w:color="auto" w:fill="A6A6A6" w:themeFill="background1" w:themeFillShade="A6"/>
          </w:tcPr>
          <w:p w:rsidR="00333372" w:rsidRDefault="00333372" w:rsidP="00241EAD">
            <w:pPr>
              <w:ind w:firstLine="210"/>
              <w:jc w:val="center"/>
              <w:rPr>
                <w:rFonts w:ascii="宋体" w:hAnsi="宋体"/>
                <w:bCs/>
                <w:szCs w:val="21"/>
              </w:rPr>
            </w:pPr>
          </w:p>
        </w:tc>
      </w:tr>
      <w:tr w:rsidR="00333372" w:rsidTr="00241EAD">
        <w:tc>
          <w:tcPr>
            <w:tcW w:w="1838" w:type="dxa"/>
            <w:shd w:val="clear" w:color="auto" w:fill="auto"/>
            <w:vAlign w:val="center"/>
          </w:tcPr>
          <w:p w:rsidR="00333372" w:rsidRPr="001112AF" w:rsidRDefault="00333372" w:rsidP="00241EAD">
            <w:pPr>
              <w:jc w:val="center"/>
            </w:pPr>
            <w:r w:rsidRPr="00DF18EC">
              <w:t>loveNo</w:t>
            </w:r>
          </w:p>
        </w:tc>
        <w:tc>
          <w:tcPr>
            <w:tcW w:w="2620" w:type="dxa"/>
            <w:shd w:val="clear" w:color="auto" w:fill="auto"/>
            <w:vAlign w:val="center"/>
          </w:tcPr>
          <w:p w:rsidR="00333372" w:rsidRPr="001112AF" w:rsidRDefault="00333372" w:rsidP="00241EAD">
            <w:pPr>
              <w:jc w:val="center"/>
              <w:rPr>
                <w:bCs/>
                <w:szCs w:val="21"/>
              </w:rPr>
            </w:pPr>
            <w:r>
              <w:rPr>
                <w:rFonts w:hint="eastAsia"/>
                <w:bCs/>
                <w:szCs w:val="21"/>
              </w:rPr>
              <w:t>爱心</w:t>
            </w:r>
            <w:r>
              <w:rPr>
                <w:bCs/>
                <w:szCs w:val="21"/>
              </w:rPr>
              <w:t>单号</w:t>
            </w:r>
          </w:p>
        </w:tc>
        <w:tc>
          <w:tcPr>
            <w:tcW w:w="2762" w:type="dxa"/>
            <w:gridSpan w:val="2"/>
            <w:shd w:val="clear" w:color="auto" w:fill="auto"/>
          </w:tcPr>
          <w:p w:rsidR="00333372" w:rsidRDefault="00333372" w:rsidP="00241EAD">
            <w:pPr>
              <w:ind w:firstLine="210"/>
              <w:jc w:val="center"/>
              <w:rPr>
                <w:rFonts w:ascii="宋体" w:hAnsi="宋体"/>
                <w:bCs/>
                <w:szCs w:val="21"/>
              </w:rPr>
            </w:pPr>
          </w:p>
        </w:tc>
        <w:tc>
          <w:tcPr>
            <w:tcW w:w="1847" w:type="dxa"/>
            <w:shd w:val="clear" w:color="auto" w:fill="auto"/>
          </w:tcPr>
          <w:p w:rsidR="00333372" w:rsidRDefault="00333372" w:rsidP="00241EAD">
            <w:pPr>
              <w:ind w:firstLine="210"/>
              <w:jc w:val="center"/>
              <w:rPr>
                <w:rFonts w:ascii="宋体" w:hAnsi="宋体"/>
                <w:bCs/>
                <w:szCs w:val="21"/>
              </w:rPr>
            </w:pPr>
          </w:p>
        </w:tc>
      </w:tr>
      <w:tr w:rsidR="00333372" w:rsidTr="00241EAD">
        <w:tc>
          <w:tcPr>
            <w:tcW w:w="1838" w:type="dxa"/>
            <w:shd w:val="clear" w:color="auto" w:fill="auto"/>
            <w:vAlign w:val="center"/>
          </w:tcPr>
          <w:p w:rsidR="00333372" w:rsidRPr="001112AF" w:rsidRDefault="00333372" w:rsidP="00241EAD">
            <w:pPr>
              <w:jc w:val="center"/>
              <w:rPr>
                <w:b/>
                <w:bCs/>
                <w:szCs w:val="21"/>
              </w:rPr>
            </w:pPr>
            <w:r w:rsidRPr="00DF18EC">
              <w:rPr>
                <w:rFonts w:ascii="Courier New" w:hAnsi="Courier New" w:cs="Courier New"/>
              </w:rPr>
              <w:t>money</w:t>
            </w:r>
          </w:p>
        </w:tc>
        <w:tc>
          <w:tcPr>
            <w:tcW w:w="2620" w:type="dxa"/>
            <w:shd w:val="clear" w:color="auto" w:fill="auto"/>
            <w:vAlign w:val="center"/>
          </w:tcPr>
          <w:p w:rsidR="00333372" w:rsidRPr="001112AF" w:rsidRDefault="00333372" w:rsidP="00241EAD">
            <w:pPr>
              <w:jc w:val="center"/>
              <w:rPr>
                <w:rFonts w:ascii="Courier New" w:hAnsi="Courier New" w:cs="Courier New"/>
              </w:rPr>
            </w:pPr>
            <w:r>
              <w:rPr>
                <w:rFonts w:hint="eastAsia"/>
                <w:bCs/>
                <w:szCs w:val="21"/>
              </w:rPr>
              <w:t>捐赠</w:t>
            </w:r>
            <w:r>
              <w:rPr>
                <w:bCs/>
                <w:szCs w:val="21"/>
              </w:rPr>
              <w:t>金额</w:t>
            </w:r>
          </w:p>
        </w:tc>
        <w:tc>
          <w:tcPr>
            <w:tcW w:w="2762" w:type="dxa"/>
            <w:gridSpan w:val="2"/>
            <w:shd w:val="clear" w:color="auto" w:fill="auto"/>
          </w:tcPr>
          <w:p w:rsidR="00333372" w:rsidRDefault="00333372" w:rsidP="00241EAD">
            <w:pPr>
              <w:ind w:firstLine="210"/>
              <w:jc w:val="center"/>
              <w:rPr>
                <w:rFonts w:ascii="宋体" w:hAnsi="宋体"/>
                <w:bCs/>
                <w:szCs w:val="21"/>
              </w:rPr>
            </w:pPr>
          </w:p>
        </w:tc>
        <w:tc>
          <w:tcPr>
            <w:tcW w:w="1847" w:type="dxa"/>
            <w:shd w:val="clear" w:color="auto" w:fill="auto"/>
          </w:tcPr>
          <w:p w:rsidR="00333372" w:rsidRDefault="00333372" w:rsidP="00241EAD">
            <w:pPr>
              <w:ind w:firstLine="210"/>
              <w:jc w:val="center"/>
              <w:rPr>
                <w:rFonts w:ascii="宋体" w:hAnsi="宋体"/>
                <w:bCs/>
                <w:szCs w:val="21"/>
              </w:rPr>
            </w:pPr>
          </w:p>
        </w:tc>
      </w:tr>
      <w:tr w:rsidR="00333372" w:rsidRPr="00F64465" w:rsidTr="00241EAD">
        <w:tc>
          <w:tcPr>
            <w:tcW w:w="1838"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r w:rsidRPr="00DF18EC">
              <w:rPr>
                <w:rFonts w:ascii="Consolas" w:hAnsi="Consolas" w:cs="Consolas"/>
                <w:szCs w:val="21"/>
              </w:rPr>
              <w:t>flag</w:t>
            </w:r>
          </w:p>
        </w:tc>
        <w:tc>
          <w:tcPr>
            <w:tcW w:w="2620" w:type="dxa"/>
            <w:shd w:val="clear" w:color="auto" w:fill="FFFFFF" w:themeFill="background1"/>
          </w:tcPr>
          <w:p w:rsidR="00333372" w:rsidRPr="00F64465" w:rsidRDefault="00333372" w:rsidP="00241EAD">
            <w:pPr>
              <w:pStyle w:val="a8"/>
              <w:jc w:val="center"/>
              <w:rPr>
                <w:rFonts w:cs="Arial"/>
              </w:rPr>
            </w:pPr>
            <w:r w:rsidRPr="00586F40">
              <w:rPr>
                <w:rFonts w:ascii="Verdana" w:hAnsi="Verdana"/>
              </w:rPr>
              <w:t>标示</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sidRPr="00586F40">
              <w:rPr>
                <w:rFonts w:ascii="Verdana" w:hAnsi="Verdana"/>
              </w:rPr>
              <w:t>0</w:t>
            </w:r>
            <w:r w:rsidRPr="00586F40">
              <w:rPr>
                <w:rFonts w:ascii="Verdana" w:hAnsi="Verdana"/>
              </w:rPr>
              <w:t>：失败</w:t>
            </w:r>
            <w:r w:rsidRPr="00586F40">
              <w:rPr>
                <w:rFonts w:ascii="Verdana" w:hAnsi="Verdana"/>
              </w:rPr>
              <w:t>1</w:t>
            </w:r>
            <w:r w:rsidRPr="00586F40">
              <w:rPr>
                <w:rFonts w:ascii="Verdana" w:hAnsi="Verdana"/>
              </w:rPr>
              <w:t>：成功；</w:t>
            </w:r>
            <w:r w:rsidRPr="00586F40">
              <w:rPr>
                <w:rFonts w:ascii="Verdana" w:hAnsi="Verdana"/>
              </w:rPr>
              <w:t>2</w:t>
            </w:r>
            <w:r w:rsidRPr="00586F40">
              <w:rPr>
                <w:rFonts w:ascii="Verdana" w:hAnsi="Verdana"/>
              </w:rPr>
              <w:t>：未支付</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r w:rsidRPr="00DF18EC">
              <w:rPr>
                <w:rFonts w:ascii="Consolas" w:hAnsi="Consolas" w:cs="Consolas"/>
                <w:szCs w:val="21"/>
              </w:rPr>
              <w:t>payType</w:t>
            </w:r>
          </w:p>
        </w:tc>
        <w:tc>
          <w:tcPr>
            <w:tcW w:w="2620" w:type="dxa"/>
            <w:shd w:val="clear" w:color="auto" w:fill="FFFFFF" w:themeFill="background1"/>
          </w:tcPr>
          <w:p w:rsidR="00333372" w:rsidRPr="00F64465" w:rsidRDefault="00333372" w:rsidP="00241EAD">
            <w:pPr>
              <w:pStyle w:val="a8"/>
              <w:jc w:val="center"/>
              <w:rPr>
                <w:rFonts w:cs="Arial"/>
              </w:rPr>
            </w:pPr>
            <w:r w:rsidRPr="00586F40">
              <w:rPr>
                <w:rFonts w:ascii="Verdana" w:hAnsi="Verdana"/>
              </w:rPr>
              <w:t>交易方式</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r w:rsidRPr="00586F40">
              <w:rPr>
                <w:rFonts w:ascii="Verdana" w:hAnsi="Verdana"/>
              </w:rPr>
              <w:t>1</w:t>
            </w:r>
            <w:r w:rsidRPr="00586F40">
              <w:rPr>
                <w:rFonts w:ascii="Verdana" w:hAnsi="Verdana"/>
              </w:rPr>
              <w:t>：微信；</w:t>
            </w:r>
            <w:r w:rsidRPr="00586F40">
              <w:rPr>
                <w:rFonts w:ascii="Verdana" w:hAnsi="Verdana"/>
              </w:rPr>
              <w:t>2</w:t>
            </w:r>
            <w:r w:rsidRPr="00586F40">
              <w:rPr>
                <w:rFonts w:ascii="Verdana" w:hAnsi="Verdana"/>
              </w:rPr>
              <w:t>：支付宝；</w:t>
            </w:r>
            <w:r w:rsidRPr="00586F40">
              <w:rPr>
                <w:rFonts w:ascii="Verdana" w:hAnsi="Verdana"/>
              </w:rPr>
              <w:t>3</w:t>
            </w:r>
            <w:r w:rsidRPr="00586F40">
              <w:rPr>
                <w:rFonts w:ascii="Verdana" w:hAnsi="Verdana"/>
              </w:rPr>
              <w:t>：银联</w:t>
            </w: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DF18EC" w:rsidRDefault="00333372" w:rsidP="00241EAD">
            <w:pPr>
              <w:widowControl/>
              <w:jc w:val="center"/>
              <w:rPr>
                <w:rFonts w:ascii="Consolas" w:hAnsi="Consolas" w:cs="Consolas"/>
                <w:szCs w:val="21"/>
              </w:rPr>
            </w:pPr>
            <w:r w:rsidRPr="00DF18EC">
              <w:rPr>
                <w:rFonts w:ascii="Consolas" w:hAnsi="Consolas" w:cs="Consolas"/>
                <w:szCs w:val="21"/>
              </w:rPr>
              <w:t>jzzxm</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捐赠</w:t>
            </w:r>
            <w:r>
              <w:rPr>
                <w:rFonts w:ascii="Consolas" w:hAnsi="Consolas" w:cs="Consolas"/>
                <w:bCs/>
              </w:rPr>
              <w:t>人姓名</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DF18EC" w:rsidRDefault="00333372" w:rsidP="00241EAD">
            <w:pPr>
              <w:widowControl/>
              <w:jc w:val="center"/>
              <w:rPr>
                <w:rFonts w:ascii="Consolas" w:hAnsi="Consolas" w:cs="Consolas"/>
                <w:szCs w:val="21"/>
              </w:rPr>
            </w:pPr>
            <w:r w:rsidRPr="00DF18EC">
              <w:rPr>
                <w:rFonts w:ascii="Consolas" w:hAnsi="Consolas" w:cs="Consolas"/>
                <w:szCs w:val="21"/>
              </w:rPr>
              <w:t>content</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爱心</w:t>
            </w:r>
            <w:r>
              <w:rPr>
                <w:rFonts w:ascii="Consolas" w:hAnsi="Consolas" w:cs="Consolas"/>
                <w:bCs/>
              </w:rPr>
              <w:t>寄语</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DF18EC" w:rsidRDefault="00333372" w:rsidP="00241EAD">
            <w:pPr>
              <w:widowControl/>
              <w:jc w:val="center"/>
              <w:rPr>
                <w:rFonts w:ascii="Consolas" w:hAnsi="Consolas" w:cs="Consolas"/>
                <w:szCs w:val="21"/>
              </w:rPr>
            </w:pPr>
            <w:r w:rsidRPr="00DF18EC">
              <w:rPr>
                <w:rFonts w:ascii="Consolas" w:hAnsi="Consolas" w:cs="Consolas"/>
                <w:szCs w:val="21"/>
              </w:rPr>
              <w:t>donateTime</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捐赠</w:t>
            </w:r>
            <w:r>
              <w:rPr>
                <w:rFonts w:ascii="Consolas" w:hAnsi="Consolas" w:cs="Consolas"/>
                <w:bCs/>
              </w:rPr>
              <w:t>时间</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Tr="00241EAD">
        <w:tc>
          <w:tcPr>
            <w:tcW w:w="1838" w:type="dxa"/>
            <w:shd w:val="clear" w:color="auto" w:fill="A6A6A6" w:themeFill="background1" w:themeFillShade="A6"/>
            <w:vAlign w:val="center"/>
          </w:tcPr>
          <w:p w:rsidR="00333372" w:rsidRDefault="00333372"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333372" w:rsidRDefault="00333372" w:rsidP="00241EAD">
            <w:pPr>
              <w:jc w:val="left"/>
              <w:rPr>
                <w:rFonts w:ascii="Consolas" w:hAnsi="Consolas" w:cs="Consolas"/>
                <w:bCs/>
                <w:szCs w:val="21"/>
              </w:rPr>
            </w:pPr>
          </w:p>
        </w:tc>
      </w:tr>
    </w:tbl>
    <w:p w:rsidR="00333372" w:rsidRDefault="00333372" w:rsidP="00333372"/>
    <w:p w:rsidR="00333372" w:rsidRDefault="00555A56" w:rsidP="00333372">
      <w:pPr>
        <w:pStyle w:val="4"/>
      </w:pPr>
      <w:r>
        <w:t>2.1.13</w:t>
      </w:r>
      <w:r w:rsidR="00333372">
        <w:rPr>
          <w:rFonts w:hint="eastAsia"/>
        </w:rPr>
        <w:t>物品需求</w:t>
      </w:r>
      <w:r w:rsidR="00333372">
        <w:t>支持</w:t>
      </w:r>
      <w:r w:rsidR="00333372">
        <w:rPr>
          <w:rFonts w:hint="eastAsia"/>
        </w:rPr>
        <w:t>信息</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333372" w:rsidTr="00241EAD">
        <w:tc>
          <w:tcPr>
            <w:tcW w:w="1838" w:type="dxa"/>
            <w:vAlign w:val="center"/>
          </w:tcPr>
          <w:p w:rsidR="00333372" w:rsidRDefault="00333372" w:rsidP="00241EAD">
            <w:pPr>
              <w:jc w:val="center"/>
              <w:rPr>
                <w:bCs/>
                <w:szCs w:val="21"/>
              </w:rPr>
            </w:pPr>
            <w:r>
              <w:rPr>
                <w:bCs/>
                <w:szCs w:val="21"/>
              </w:rPr>
              <w:t>接口标识：</w:t>
            </w:r>
          </w:p>
        </w:tc>
        <w:tc>
          <w:tcPr>
            <w:tcW w:w="2655" w:type="dxa"/>
            <w:gridSpan w:val="2"/>
            <w:vAlign w:val="center"/>
          </w:tcPr>
          <w:p w:rsidR="00333372" w:rsidRDefault="00333372" w:rsidP="00241EAD">
            <w:pPr>
              <w:jc w:val="center"/>
              <w:rPr>
                <w:bCs/>
                <w:szCs w:val="21"/>
              </w:rPr>
            </w:pPr>
            <w:r w:rsidRPr="00B121FD">
              <w:rPr>
                <w:bCs/>
                <w:szCs w:val="21"/>
              </w:rPr>
              <w:t>getDonateLoveDetail</w:t>
            </w:r>
          </w:p>
        </w:tc>
        <w:tc>
          <w:tcPr>
            <w:tcW w:w="2727" w:type="dxa"/>
          </w:tcPr>
          <w:p w:rsidR="00333372" w:rsidRDefault="00333372" w:rsidP="00241EAD">
            <w:pPr>
              <w:jc w:val="left"/>
            </w:pPr>
          </w:p>
        </w:tc>
        <w:tc>
          <w:tcPr>
            <w:tcW w:w="1847" w:type="dxa"/>
          </w:tcPr>
          <w:p w:rsidR="00333372" w:rsidRDefault="00333372" w:rsidP="00241EAD">
            <w:pPr>
              <w:jc w:val="left"/>
            </w:pP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333372" w:rsidRDefault="00333372" w:rsidP="00241EAD">
            <w:pPr>
              <w:jc w:val="center"/>
              <w:rPr>
                <w:bCs/>
                <w:szCs w:val="21"/>
              </w:rPr>
            </w:pPr>
            <w:r w:rsidRPr="00B121FD">
              <w:rPr>
                <w:bCs/>
                <w:szCs w:val="21"/>
              </w:rPr>
              <w:t>getDonateLoveDetail</w:t>
            </w:r>
          </w:p>
        </w:tc>
        <w:tc>
          <w:tcPr>
            <w:tcW w:w="2727" w:type="dxa"/>
          </w:tcPr>
          <w:p w:rsidR="00333372" w:rsidRDefault="00333372" w:rsidP="00241EAD">
            <w:pPr>
              <w:jc w:val="center"/>
              <w:rPr>
                <w:bCs/>
                <w:szCs w:val="21"/>
              </w:rPr>
            </w:pPr>
          </w:p>
        </w:tc>
        <w:tc>
          <w:tcPr>
            <w:tcW w:w="1847" w:type="dxa"/>
          </w:tcPr>
          <w:p w:rsidR="00333372" w:rsidRDefault="00333372" w:rsidP="00241EAD">
            <w:pPr>
              <w:jc w:val="center"/>
              <w:rPr>
                <w:bCs/>
                <w:szCs w:val="21"/>
              </w:rPr>
            </w:pP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333372" w:rsidRDefault="00333372" w:rsidP="00241EAD">
            <w:pPr>
              <w:jc w:val="center"/>
              <w:rPr>
                <w:bCs/>
                <w:szCs w:val="21"/>
              </w:rPr>
            </w:pPr>
            <w:r>
              <w:rPr>
                <w:bCs/>
                <w:szCs w:val="21"/>
              </w:rPr>
              <w:t>说明</w:t>
            </w:r>
          </w:p>
        </w:tc>
        <w:tc>
          <w:tcPr>
            <w:tcW w:w="2727" w:type="dxa"/>
            <w:shd w:val="clear" w:color="auto" w:fill="A6A6A6" w:themeFill="background1" w:themeFillShade="A6"/>
          </w:tcPr>
          <w:p w:rsidR="00333372" w:rsidRDefault="00333372" w:rsidP="00241EAD">
            <w:pPr>
              <w:jc w:val="center"/>
              <w:rPr>
                <w:bCs/>
                <w:szCs w:val="21"/>
              </w:rPr>
            </w:pPr>
            <w:r>
              <w:rPr>
                <w:bCs/>
                <w:szCs w:val="21"/>
              </w:rPr>
              <w:t>备注</w:t>
            </w:r>
          </w:p>
        </w:tc>
        <w:tc>
          <w:tcPr>
            <w:tcW w:w="1847" w:type="dxa"/>
            <w:shd w:val="clear" w:color="auto" w:fill="A6A6A6" w:themeFill="background1" w:themeFillShade="A6"/>
          </w:tcPr>
          <w:p w:rsidR="00333372" w:rsidRDefault="00333372" w:rsidP="00241EAD">
            <w:pPr>
              <w:jc w:val="center"/>
              <w:rPr>
                <w:bCs/>
                <w:szCs w:val="21"/>
              </w:rPr>
            </w:pPr>
            <w:r>
              <w:rPr>
                <w:rFonts w:hint="eastAsia"/>
                <w:bCs/>
                <w:szCs w:val="21"/>
              </w:rPr>
              <w:t>是否必填项</w:t>
            </w:r>
          </w:p>
        </w:tc>
      </w:tr>
      <w:tr w:rsidR="00333372" w:rsidTr="00241EAD">
        <w:trPr>
          <w:trHeight w:val="413"/>
        </w:trPr>
        <w:tc>
          <w:tcPr>
            <w:tcW w:w="1838" w:type="dxa"/>
            <w:shd w:val="clear" w:color="auto" w:fill="auto"/>
            <w:vAlign w:val="center"/>
          </w:tcPr>
          <w:p w:rsidR="00333372" w:rsidRPr="001112AF" w:rsidRDefault="00333372" w:rsidP="00241EAD">
            <w:pPr>
              <w:jc w:val="center"/>
            </w:pPr>
            <w:r w:rsidRPr="00677DFE">
              <w:t>objId</w:t>
            </w:r>
          </w:p>
        </w:tc>
        <w:tc>
          <w:tcPr>
            <w:tcW w:w="2655" w:type="dxa"/>
            <w:gridSpan w:val="2"/>
            <w:shd w:val="clear" w:color="auto" w:fill="auto"/>
            <w:vAlign w:val="center"/>
          </w:tcPr>
          <w:p w:rsidR="00333372" w:rsidRPr="001112AF" w:rsidRDefault="00333372" w:rsidP="00241EAD">
            <w:pPr>
              <w:jc w:val="center"/>
              <w:rPr>
                <w:bCs/>
                <w:szCs w:val="21"/>
              </w:rPr>
            </w:pPr>
            <w:r>
              <w:rPr>
                <w:rFonts w:hint="eastAsia"/>
                <w:bCs/>
                <w:szCs w:val="21"/>
              </w:rPr>
              <w:t>需求编号</w:t>
            </w:r>
          </w:p>
        </w:tc>
        <w:tc>
          <w:tcPr>
            <w:tcW w:w="2727" w:type="dxa"/>
            <w:shd w:val="clear" w:color="auto" w:fill="auto"/>
          </w:tcPr>
          <w:p w:rsidR="00333372" w:rsidRDefault="00333372" w:rsidP="00241EAD">
            <w:pPr>
              <w:jc w:val="center"/>
              <w:rPr>
                <w:bCs/>
                <w:szCs w:val="21"/>
              </w:rPr>
            </w:pPr>
          </w:p>
        </w:tc>
        <w:tc>
          <w:tcPr>
            <w:tcW w:w="1847" w:type="dxa"/>
            <w:shd w:val="clear" w:color="auto" w:fill="auto"/>
          </w:tcPr>
          <w:p w:rsidR="00333372" w:rsidRDefault="00333372" w:rsidP="00241EAD">
            <w:pPr>
              <w:jc w:val="center"/>
              <w:rPr>
                <w:bCs/>
                <w:szCs w:val="21"/>
              </w:rPr>
            </w:pPr>
            <w:r>
              <w:rPr>
                <w:rFonts w:hint="eastAsia"/>
                <w:bCs/>
                <w:szCs w:val="21"/>
              </w:rPr>
              <w:t>是</w:t>
            </w:r>
          </w:p>
        </w:tc>
      </w:tr>
      <w:tr w:rsidR="00333372" w:rsidTr="00241EAD">
        <w:trPr>
          <w:trHeight w:val="405"/>
        </w:trPr>
        <w:tc>
          <w:tcPr>
            <w:tcW w:w="1838" w:type="dxa"/>
            <w:vAlign w:val="center"/>
          </w:tcPr>
          <w:p w:rsidR="00333372" w:rsidRPr="001112AF" w:rsidRDefault="00333372" w:rsidP="00241EAD">
            <w:pPr>
              <w:jc w:val="center"/>
            </w:pPr>
            <w:r>
              <w:t>type</w:t>
            </w:r>
          </w:p>
        </w:tc>
        <w:tc>
          <w:tcPr>
            <w:tcW w:w="2655" w:type="dxa"/>
            <w:gridSpan w:val="2"/>
            <w:vAlign w:val="center"/>
          </w:tcPr>
          <w:p w:rsidR="00333372" w:rsidRPr="001112AF" w:rsidRDefault="00333372" w:rsidP="00241EAD">
            <w:pPr>
              <w:jc w:val="center"/>
              <w:rPr>
                <w:bCs/>
                <w:szCs w:val="21"/>
              </w:rPr>
            </w:pPr>
            <w:r>
              <w:rPr>
                <w:rFonts w:hint="eastAsia"/>
                <w:bCs/>
                <w:szCs w:val="21"/>
              </w:rPr>
              <w:t>需求</w:t>
            </w:r>
            <w:r>
              <w:rPr>
                <w:bCs/>
                <w:szCs w:val="21"/>
              </w:rPr>
              <w:t>类型</w:t>
            </w:r>
          </w:p>
        </w:tc>
        <w:tc>
          <w:tcPr>
            <w:tcW w:w="2727" w:type="dxa"/>
            <w:vAlign w:val="center"/>
          </w:tcPr>
          <w:p w:rsidR="00333372" w:rsidRPr="00FE77C3" w:rsidRDefault="00333372" w:rsidP="00241EAD">
            <w:pPr>
              <w:jc w:val="left"/>
              <w:rPr>
                <w:rFonts w:ascii="微软雅黑" w:eastAsia="微软雅黑" w:hAnsi="微软雅黑"/>
                <w:color w:val="333333"/>
              </w:rPr>
            </w:pPr>
          </w:p>
        </w:tc>
        <w:tc>
          <w:tcPr>
            <w:tcW w:w="1847" w:type="dxa"/>
            <w:vAlign w:val="center"/>
          </w:tcPr>
          <w:p w:rsidR="00333372" w:rsidRDefault="00333372" w:rsidP="00241EAD">
            <w:pPr>
              <w:jc w:val="center"/>
              <w:rPr>
                <w:bCs/>
                <w:szCs w:val="21"/>
              </w:rPr>
            </w:pPr>
            <w:r>
              <w:rPr>
                <w:rFonts w:hint="eastAsia"/>
                <w:bCs/>
                <w:szCs w:val="21"/>
              </w:rPr>
              <w:t>是</w:t>
            </w:r>
          </w:p>
        </w:tc>
      </w:tr>
      <w:tr w:rsidR="00333372" w:rsidTr="00241EAD">
        <w:tc>
          <w:tcPr>
            <w:tcW w:w="1838" w:type="dxa"/>
            <w:shd w:val="clear" w:color="auto" w:fill="A6A6A6" w:themeFill="background1" w:themeFillShade="A6"/>
            <w:vAlign w:val="center"/>
          </w:tcPr>
          <w:p w:rsidR="00333372" w:rsidRDefault="00333372" w:rsidP="00241EAD">
            <w:pPr>
              <w:jc w:val="center"/>
              <w:rPr>
                <w:bCs/>
                <w:szCs w:val="21"/>
              </w:rPr>
            </w:pPr>
            <w:r>
              <w:rPr>
                <w:rFonts w:hint="eastAsia"/>
              </w:rPr>
              <w:t>参数</w:t>
            </w:r>
            <w:r>
              <w:t>jsonStr</w:t>
            </w:r>
            <w:r>
              <w:rPr>
                <w:rFonts w:hint="eastAsia"/>
              </w:rPr>
              <w:t>：</w:t>
            </w:r>
          </w:p>
        </w:tc>
        <w:tc>
          <w:tcPr>
            <w:tcW w:w="7229" w:type="dxa"/>
            <w:gridSpan w:val="4"/>
            <w:vAlign w:val="center"/>
          </w:tcPr>
          <w:p w:rsidR="00333372" w:rsidRPr="007856FB" w:rsidRDefault="00333372" w:rsidP="00241EA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rsidRPr="001F179E">
              <w:t>objId</w:t>
            </w:r>
            <w:r w:rsidRPr="007856FB">
              <w:rPr>
                <w:rFonts w:ascii="Consolas" w:eastAsia="Consolas" w:hAnsi="Consolas" w:hint="eastAsia"/>
                <w:b/>
                <w:color w:val="0070C0"/>
                <w:sz w:val="24"/>
                <w:highlight w:val="white"/>
              </w:rPr>
              <w:t>"</w:t>
            </w:r>
            <w:r w:rsidRPr="001F179E">
              <w:t>:</w:t>
            </w:r>
            <w:r w:rsidRPr="007856FB">
              <w:rPr>
                <w:rFonts w:ascii="Consolas" w:eastAsia="Consolas" w:hAnsi="Consolas" w:hint="eastAsia"/>
                <w:b/>
                <w:color w:val="0070C0"/>
                <w:sz w:val="24"/>
                <w:highlight w:val="white"/>
              </w:rPr>
              <w:t>"</w:t>
            </w:r>
            <w:r>
              <w:rPr>
                <w:rFonts w:ascii="Consolas" w:eastAsiaTheme="minorEastAsia" w:hAnsi="Consolas" w:hint="eastAsia"/>
                <w:b/>
                <w:color w:val="0070C0"/>
                <w:sz w:val="24"/>
                <w:highlight w:val="white"/>
              </w:rPr>
              <w:t>需求</w:t>
            </w:r>
            <w:r>
              <w:rPr>
                <w:rFonts w:ascii="Consolas" w:eastAsiaTheme="minorEastAsia" w:hAnsi="Consolas"/>
                <w:b/>
                <w:color w:val="0070C0"/>
                <w:sz w:val="24"/>
                <w:highlight w:val="white"/>
              </w:rPr>
              <w:t>ID</w:t>
            </w:r>
            <w:r w:rsidRPr="007856FB">
              <w:rPr>
                <w:rFonts w:ascii="Consolas" w:eastAsia="Consolas" w:hAnsi="Consolas" w:hint="eastAsia"/>
                <w:b/>
                <w:color w:val="0070C0"/>
                <w:sz w:val="24"/>
                <w:highlight w:val="white"/>
              </w:rPr>
              <w:t>"</w:t>
            </w:r>
            <w:r w:rsidRPr="001F179E">
              <w:t>,</w:t>
            </w:r>
            <w:r w:rsidRPr="007856FB">
              <w:rPr>
                <w:rFonts w:ascii="Consolas" w:eastAsia="Consolas" w:hAnsi="Consolas" w:hint="eastAsia"/>
                <w:b/>
                <w:color w:val="0070C0"/>
                <w:sz w:val="24"/>
                <w:highlight w:val="white"/>
              </w:rPr>
              <w:t>"</w:t>
            </w:r>
            <w:r w:rsidRPr="001F179E">
              <w:t>type</w:t>
            </w:r>
            <w:r w:rsidRPr="007856FB">
              <w:rPr>
                <w:rFonts w:ascii="Consolas" w:eastAsia="Consolas" w:hAnsi="Consolas" w:hint="eastAsia"/>
                <w:b/>
                <w:color w:val="0070C0"/>
                <w:sz w:val="24"/>
                <w:highlight w:val="white"/>
              </w:rPr>
              <w:t>"</w:t>
            </w:r>
            <w:r w:rsidRPr="001F179E">
              <w:t>:</w:t>
            </w:r>
            <w:r w:rsidRPr="007856FB">
              <w:rPr>
                <w:rFonts w:ascii="Consolas" w:eastAsia="Consolas" w:hAnsi="Consolas" w:hint="eastAsia"/>
                <w:b/>
                <w:color w:val="0070C0"/>
                <w:sz w:val="24"/>
                <w:highlight w:val="white"/>
              </w:rPr>
              <w:t>"</w:t>
            </w:r>
            <w:r>
              <w:rPr>
                <w:rFonts w:hint="eastAsia"/>
              </w:rPr>
              <w:t>需求类型</w:t>
            </w:r>
            <w:r w:rsidRPr="007856FB">
              <w:rPr>
                <w:rFonts w:ascii="Consolas" w:eastAsia="Consolas" w:hAnsi="Consolas" w:hint="eastAsia"/>
                <w:b/>
                <w:color w:val="0070C0"/>
                <w:sz w:val="24"/>
                <w:highlight w:val="white"/>
              </w:rPr>
              <w:t>"</w:t>
            </w:r>
            <w:r>
              <w:rPr>
                <w:rFonts w:asciiTheme="minorEastAsia" w:eastAsiaTheme="minorEastAsia" w:hAnsiTheme="minorEastAsia" w:hint="eastAsia"/>
                <w:b/>
                <w:color w:val="0070C0"/>
                <w:sz w:val="24"/>
              </w:rPr>
              <w:t>}</w:t>
            </w:r>
          </w:p>
        </w:tc>
      </w:tr>
      <w:tr w:rsidR="00333372" w:rsidTr="00241EAD">
        <w:tc>
          <w:tcPr>
            <w:tcW w:w="1838" w:type="dxa"/>
            <w:shd w:val="clear" w:color="auto" w:fill="A6A6A6" w:themeFill="background1" w:themeFillShade="A6"/>
            <w:vAlign w:val="center"/>
          </w:tcPr>
          <w:p w:rsidR="00333372" w:rsidRDefault="00333372"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333372" w:rsidRDefault="00333372" w:rsidP="00241EAD">
            <w:pPr>
              <w:ind w:firstLine="210"/>
              <w:jc w:val="center"/>
              <w:rPr>
                <w:rFonts w:ascii="宋体" w:hAnsi="宋体"/>
                <w:bCs/>
                <w:szCs w:val="21"/>
              </w:rPr>
            </w:pPr>
          </w:p>
        </w:tc>
        <w:tc>
          <w:tcPr>
            <w:tcW w:w="2762" w:type="dxa"/>
            <w:gridSpan w:val="2"/>
            <w:shd w:val="clear" w:color="auto" w:fill="A6A6A6" w:themeFill="background1" w:themeFillShade="A6"/>
          </w:tcPr>
          <w:p w:rsidR="00333372" w:rsidRDefault="00333372" w:rsidP="00241EAD">
            <w:pPr>
              <w:ind w:firstLine="210"/>
              <w:jc w:val="center"/>
              <w:rPr>
                <w:rFonts w:ascii="宋体" w:hAnsi="宋体"/>
                <w:bCs/>
                <w:szCs w:val="21"/>
              </w:rPr>
            </w:pPr>
          </w:p>
        </w:tc>
        <w:tc>
          <w:tcPr>
            <w:tcW w:w="1847" w:type="dxa"/>
            <w:shd w:val="clear" w:color="auto" w:fill="A6A6A6" w:themeFill="background1" w:themeFillShade="A6"/>
          </w:tcPr>
          <w:p w:rsidR="00333372" w:rsidRDefault="00333372" w:rsidP="00241EAD">
            <w:pPr>
              <w:ind w:firstLine="210"/>
              <w:jc w:val="center"/>
              <w:rPr>
                <w:rFonts w:ascii="宋体" w:hAnsi="宋体"/>
                <w:bCs/>
                <w:szCs w:val="21"/>
              </w:rPr>
            </w:pPr>
          </w:p>
        </w:tc>
      </w:tr>
      <w:tr w:rsidR="00333372" w:rsidTr="00241EAD">
        <w:tc>
          <w:tcPr>
            <w:tcW w:w="1838" w:type="dxa"/>
            <w:shd w:val="clear" w:color="auto" w:fill="auto"/>
            <w:vAlign w:val="center"/>
          </w:tcPr>
          <w:p w:rsidR="00333372" w:rsidRPr="001112AF" w:rsidRDefault="00333372" w:rsidP="00241EAD">
            <w:pPr>
              <w:jc w:val="center"/>
            </w:pPr>
            <w:r w:rsidRPr="00643DEB">
              <w:t>fqzxm</w:t>
            </w:r>
          </w:p>
        </w:tc>
        <w:tc>
          <w:tcPr>
            <w:tcW w:w="2620" w:type="dxa"/>
            <w:shd w:val="clear" w:color="auto" w:fill="auto"/>
            <w:vAlign w:val="center"/>
          </w:tcPr>
          <w:p w:rsidR="00333372" w:rsidRPr="001112AF" w:rsidRDefault="00333372" w:rsidP="00241EAD">
            <w:pPr>
              <w:jc w:val="center"/>
              <w:rPr>
                <w:bCs/>
                <w:szCs w:val="21"/>
              </w:rPr>
            </w:pPr>
            <w:r>
              <w:rPr>
                <w:rFonts w:hint="eastAsia"/>
                <w:bCs/>
                <w:szCs w:val="21"/>
              </w:rPr>
              <w:t>受助人</w:t>
            </w:r>
            <w:r>
              <w:rPr>
                <w:bCs/>
                <w:szCs w:val="21"/>
              </w:rPr>
              <w:t>姓名</w:t>
            </w:r>
          </w:p>
        </w:tc>
        <w:tc>
          <w:tcPr>
            <w:tcW w:w="2762" w:type="dxa"/>
            <w:gridSpan w:val="2"/>
            <w:shd w:val="clear" w:color="auto" w:fill="auto"/>
          </w:tcPr>
          <w:p w:rsidR="00333372" w:rsidRDefault="00333372" w:rsidP="00241EAD">
            <w:pPr>
              <w:ind w:firstLine="210"/>
              <w:jc w:val="center"/>
              <w:rPr>
                <w:rFonts w:ascii="宋体" w:hAnsi="宋体"/>
                <w:bCs/>
                <w:szCs w:val="21"/>
              </w:rPr>
            </w:pPr>
          </w:p>
        </w:tc>
        <w:tc>
          <w:tcPr>
            <w:tcW w:w="1847" w:type="dxa"/>
            <w:shd w:val="clear" w:color="auto" w:fill="auto"/>
          </w:tcPr>
          <w:p w:rsidR="00333372" w:rsidRDefault="00333372" w:rsidP="00241EAD">
            <w:pPr>
              <w:ind w:firstLine="210"/>
              <w:jc w:val="center"/>
              <w:rPr>
                <w:rFonts w:ascii="宋体" w:hAnsi="宋体"/>
                <w:bCs/>
                <w:szCs w:val="21"/>
              </w:rPr>
            </w:pPr>
          </w:p>
        </w:tc>
      </w:tr>
      <w:tr w:rsidR="00333372" w:rsidTr="00241EAD">
        <w:tc>
          <w:tcPr>
            <w:tcW w:w="1838" w:type="dxa"/>
            <w:shd w:val="clear" w:color="auto" w:fill="auto"/>
            <w:vAlign w:val="center"/>
          </w:tcPr>
          <w:p w:rsidR="00333372" w:rsidRPr="001112AF" w:rsidRDefault="00333372" w:rsidP="00241EAD">
            <w:pPr>
              <w:jc w:val="center"/>
              <w:rPr>
                <w:b/>
                <w:bCs/>
                <w:szCs w:val="21"/>
              </w:rPr>
            </w:pPr>
            <w:r w:rsidRPr="00643DEB">
              <w:rPr>
                <w:rFonts w:ascii="Courier New" w:hAnsi="Courier New" w:cs="Courier New"/>
              </w:rPr>
              <w:t>jzzxm</w:t>
            </w:r>
          </w:p>
        </w:tc>
        <w:tc>
          <w:tcPr>
            <w:tcW w:w="2620" w:type="dxa"/>
            <w:shd w:val="clear" w:color="auto" w:fill="auto"/>
            <w:vAlign w:val="center"/>
          </w:tcPr>
          <w:p w:rsidR="00333372" w:rsidRPr="001112AF" w:rsidRDefault="00333372" w:rsidP="00241EAD">
            <w:pPr>
              <w:jc w:val="center"/>
              <w:rPr>
                <w:rFonts w:ascii="Courier New" w:hAnsi="Courier New" w:cs="Courier New"/>
              </w:rPr>
            </w:pPr>
            <w:r>
              <w:rPr>
                <w:rFonts w:hint="eastAsia"/>
                <w:bCs/>
                <w:szCs w:val="21"/>
              </w:rPr>
              <w:t>捐赠</w:t>
            </w:r>
            <w:r>
              <w:rPr>
                <w:bCs/>
                <w:szCs w:val="21"/>
              </w:rPr>
              <w:t>人姓名</w:t>
            </w:r>
          </w:p>
        </w:tc>
        <w:tc>
          <w:tcPr>
            <w:tcW w:w="2762" w:type="dxa"/>
            <w:gridSpan w:val="2"/>
            <w:shd w:val="clear" w:color="auto" w:fill="auto"/>
          </w:tcPr>
          <w:p w:rsidR="00333372" w:rsidRDefault="00333372" w:rsidP="00241EAD">
            <w:pPr>
              <w:ind w:firstLine="210"/>
              <w:jc w:val="center"/>
              <w:rPr>
                <w:rFonts w:ascii="宋体" w:hAnsi="宋体"/>
                <w:bCs/>
                <w:szCs w:val="21"/>
              </w:rPr>
            </w:pPr>
          </w:p>
        </w:tc>
        <w:tc>
          <w:tcPr>
            <w:tcW w:w="1847" w:type="dxa"/>
            <w:shd w:val="clear" w:color="auto" w:fill="auto"/>
          </w:tcPr>
          <w:p w:rsidR="00333372" w:rsidRDefault="00333372" w:rsidP="00241EAD">
            <w:pPr>
              <w:ind w:firstLine="210"/>
              <w:jc w:val="center"/>
              <w:rPr>
                <w:rFonts w:ascii="宋体" w:hAnsi="宋体"/>
                <w:bCs/>
                <w:szCs w:val="21"/>
              </w:rPr>
            </w:pPr>
          </w:p>
        </w:tc>
      </w:tr>
      <w:tr w:rsidR="00333372" w:rsidRPr="00F64465" w:rsidTr="00241EAD">
        <w:tc>
          <w:tcPr>
            <w:tcW w:w="1838"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r w:rsidRPr="00643DEB">
              <w:rPr>
                <w:rFonts w:ascii="Consolas" w:hAnsi="Consolas" w:cs="Consolas"/>
                <w:szCs w:val="21"/>
              </w:rPr>
              <w:t>bstMailAddress</w:t>
            </w:r>
          </w:p>
        </w:tc>
        <w:tc>
          <w:tcPr>
            <w:tcW w:w="2620" w:type="dxa"/>
            <w:shd w:val="clear" w:color="auto" w:fill="FFFFFF" w:themeFill="background1"/>
          </w:tcPr>
          <w:p w:rsidR="00333372" w:rsidRPr="00F64465" w:rsidRDefault="00333372" w:rsidP="00241EAD">
            <w:pPr>
              <w:pStyle w:val="a8"/>
              <w:jc w:val="center"/>
              <w:rPr>
                <w:rFonts w:cs="Arial"/>
              </w:rPr>
            </w:pPr>
            <w:r>
              <w:rPr>
                <w:rFonts w:ascii="Consolas" w:hAnsi="Consolas" w:cs="Consolas" w:hint="eastAsia"/>
                <w:bCs/>
              </w:rPr>
              <w:t>邮寄地址</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643DEB" w:rsidRDefault="00333372" w:rsidP="00241EAD">
            <w:pPr>
              <w:widowControl/>
              <w:jc w:val="center"/>
              <w:rPr>
                <w:rFonts w:ascii="Consolas" w:hAnsi="Consolas" w:cs="Consolas"/>
                <w:strike/>
                <w:color w:val="FF0000"/>
                <w:szCs w:val="21"/>
              </w:rPr>
            </w:pPr>
            <w:r w:rsidRPr="00643DEB">
              <w:rPr>
                <w:rFonts w:ascii="Consolas" w:hAnsi="Consolas" w:cs="Consolas"/>
                <w:strike/>
                <w:color w:val="FF0000"/>
                <w:szCs w:val="21"/>
              </w:rPr>
              <w:t>bstphone</w:t>
            </w:r>
          </w:p>
        </w:tc>
        <w:tc>
          <w:tcPr>
            <w:tcW w:w="2620" w:type="dxa"/>
            <w:shd w:val="clear" w:color="auto" w:fill="FFFFFF" w:themeFill="background1"/>
          </w:tcPr>
          <w:p w:rsidR="00333372" w:rsidRPr="00F64465" w:rsidRDefault="00333372" w:rsidP="00241EAD">
            <w:pPr>
              <w:pStyle w:val="a8"/>
              <w:jc w:val="center"/>
              <w:rPr>
                <w:rFonts w:cs="Arial"/>
              </w:rPr>
            </w:pPr>
            <w:r>
              <w:rPr>
                <w:rFonts w:ascii="Consolas" w:hAnsi="Consolas" w:cs="Consolas" w:hint="eastAsia"/>
                <w:bCs/>
              </w:rPr>
              <w:t>手机号码</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643DEB" w:rsidRDefault="00333372" w:rsidP="00241EAD">
            <w:pPr>
              <w:widowControl/>
              <w:jc w:val="center"/>
              <w:rPr>
                <w:rFonts w:ascii="Consolas" w:hAnsi="Consolas" w:cs="Consolas"/>
                <w:szCs w:val="21"/>
              </w:rPr>
            </w:pPr>
            <w:r w:rsidRPr="00643DEB">
              <w:rPr>
                <w:rFonts w:ascii="Consolas" w:hAnsi="Consolas" w:cs="Consolas"/>
                <w:szCs w:val="21"/>
              </w:rPr>
              <w:lastRenderedPageBreak/>
              <w:t>homePicUrl</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需求</w:t>
            </w:r>
            <w:r>
              <w:rPr>
                <w:rFonts w:ascii="Consolas" w:hAnsi="Consolas" w:cs="Consolas"/>
                <w:bCs/>
              </w:rPr>
              <w:t>图片地址</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643DEB" w:rsidRDefault="00333372" w:rsidP="00241EAD">
            <w:pPr>
              <w:widowControl/>
              <w:jc w:val="center"/>
              <w:rPr>
                <w:rFonts w:ascii="Consolas" w:hAnsi="Consolas" w:cs="Consolas"/>
                <w:szCs w:val="21"/>
              </w:rPr>
            </w:pPr>
            <w:r w:rsidRPr="00643DEB">
              <w:rPr>
                <w:rFonts w:ascii="Consolas" w:hAnsi="Consolas" w:cs="Consolas"/>
                <w:szCs w:val="21"/>
              </w:rPr>
              <w:t>itid</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需求</w:t>
            </w:r>
            <w:r>
              <w:rPr>
                <w:rFonts w:ascii="Consolas" w:hAnsi="Consolas" w:cs="Consolas"/>
                <w:bCs/>
              </w:rPr>
              <w:t>类型编号</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643DEB" w:rsidRDefault="00333372" w:rsidP="00241EAD">
            <w:pPr>
              <w:widowControl/>
              <w:jc w:val="center"/>
              <w:rPr>
                <w:rFonts w:ascii="Consolas" w:hAnsi="Consolas" w:cs="Consolas"/>
                <w:szCs w:val="21"/>
              </w:rPr>
            </w:pPr>
            <w:r w:rsidRPr="00643DEB">
              <w:rPr>
                <w:rFonts w:ascii="Consolas" w:hAnsi="Consolas" w:cs="Consolas"/>
                <w:szCs w:val="21"/>
              </w:rPr>
              <w:t>publishtime</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发布时间</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643DEB" w:rsidRDefault="00333372" w:rsidP="00241EAD">
            <w:pPr>
              <w:widowControl/>
              <w:jc w:val="center"/>
              <w:rPr>
                <w:rFonts w:ascii="Consolas" w:hAnsi="Consolas" w:cs="Consolas"/>
                <w:szCs w:val="21"/>
              </w:rPr>
            </w:pPr>
            <w:r w:rsidRPr="00643DEB">
              <w:rPr>
                <w:rFonts w:ascii="Consolas" w:hAnsi="Consolas" w:cs="Consolas"/>
                <w:szCs w:val="21"/>
              </w:rPr>
              <w:t>regionId</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区划</w:t>
            </w:r>
            <w:r>
              <w:rPr>
                <w:rFonts w:ascii="Consolas" w:hAnsi="Consolas" w:cs="Consolas"/>
                <w:bCs/>
              </w:rPr>
              <w:t>编码</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643DEB" w:rsidRDefault="00333372" w:rsidP="00241EAD">
            <w:pPr>
              <w:widowControl/>
              <w:jc w:val="center"/>
              <w:rPr>
                <w:rFonts w:ascii="Consolas" w:hAnsi="Consolas" w:cs="Consolas"/>
                <w:szCs w:val="21"/>
              </w:rPr>
            </w:pPr>
            <w:r w:rsidRPr="00643DEB">
              <w:rPr>
                <w:rFonts w:ascii="Consolas" w:hAnsi="Consolas" w:cs="Consolas"/>
                <w:szCs w:val="21"/>
              </w:rPr>
              <w:t>itemsname</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需求物品</w:t>
            </w:r>
            <w:r>
              <w:rPr>
                <w:rFonts w:ascii="Consolas" w:hAnsi="Consolas" w:cs="Consolas"/>
                <w:bCs/>
              </w:rPr>
              <w:t>名称</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643DEB" w:rsidRDefault="00333372" w:rsidP="00241EAD">
            <w:pPr>
              <w:widowControl/>
              <w:jc w:val="center"/>
              <w:rPr>
                <w:rFonts w:ascii="Consolas" w:hAnsi="Consolas" w:cs="Consolas"/>
                <w:szCs w:val="21"/>
              </w:rPr>
            </w:pPr>
            <w:r w:rsidRPr="00643DEB">
              <w:rPr>
                <w:rFonts w:ascii="Consolas" w:hAnsi="Consolas" w:cs="Consolas"/>
                <w:szCs w:val="21"/>
              </w:rPr>
              <w:t>reasons</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sidRPr="00586F40">
              <w:rPr>
                <w:rFonts w:ascii="Verdana" w:hAnsi="Verdana"/>
              </w:rPr>
              <w:t>申请原因</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643DEB" w:rsidRDefault="00333372" w:rsidP="00241EAD">
            <w:pPr>
              <w:widowControl/>
              <w:jc w:val="center"/>
              <w:rPr>
                <w:rFonts w:ascii="Consolas" w:hAnsi="Consolas" w:cs="Consolas"/>
                <w:szCs w:val="21"/>
              </w:rPr>
            </w:pPr>
            <w:r w:rsidRPr="00643DEB">
              <w:rPr>
                <w:rFonts w:ascii="Consolas" w:hAnsi="Consolas" w:cs="Consolas"/>
                <w:szCs w:val="21"/>
              </w:rPr>
              <w:t>loveno</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爱心</w:t>
            </w:r>
            <w:r>
              <w:rPr>
                <w:rFonts w:ascii="Consolas" w:hAnsi="Consolas" w:cs="Consolas"/>
                <w:bCs/>
              </w:rPr>
              <w:t>单号</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643DEB" w:rsidRDefault="00333372" w:rsidP="00241EAD">
            <w:pPr>
              <w:widowControl/>
              <w:jc w:val="center"/>
              <w:rPr>
                <w:rFonts w:ascii="Consolas" w:hAnsi="Consolas" w:cs="Consolas"/>
                <w:szCs w:val="21"/>
              </w:rPr>
            </w:pPr>
            <w:r w:rsidRPr="00643DEB">
              <w:rPr>
                <w:rFonts w:ascii="Consolas" w:hAnsi="Consolas" w:cs="Consolas"/>
                <w:szCs w:val="21"/>
              </w:rPr>
              <w:t>reasonj</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爱心</w:t>
            </w:r>
            <w:r>
              <w:rPr>
                <w:rFonts w:ascii="Consolas" w:hAnsi="Consolas" w:cs="Consolas"/>
                <w:bCs/>
              </w:rPr>
              <w:t>寄语</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643DEB" w:rsidRDefault="00333372" w:rsidP="00241EAD">
            <w:pPr>
              <w:widowControl/>
              <w:jc w:val="center"/>
              <w:rPr>
                <w:rFonts w:ascii="Consolas" w:hAnsi="Consolas" w:cs="Consolas"/>
                <w:szCs w:val="21"/>
              </w:rPr>
            </w:pPr>
            <w:r w:rsidRPr="00643DEB">
              <w:rPr>
                <w:rFonts w:ascii="Consolas" w:hAnsi="Consolas" w:cs="Consolas"/>
                <w:szCs w:val="21"/>
              </w:rPr>
              <w:t>donatetime</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捐赠</w:t>
            </w:r>
            <w:r>
              <w:rPr>
                <w:rFonts w:ascii="Consolas" w:hAnsi="Consolas" w:cs="Consolas"/>
                <w:bCs/>
              </w:rPr>
              <w:t>时间</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643DEB" w:rsidRDefault="00333372" w:rsidP="00241EAD">
            <w:pPr>
              <w:widowControl/>
              <w:jc w:val="center"/>
              <w:rPr>
                <w:rFonts w:ascii="Consolas" w:hAnsi="Consolas" w:cs="Consolas"/>
                <w:szCs w:val="21"/>
              </w:rPr>
            </w:pPr>
            <w:r w:rsidRPr="00643DEB">
              <w:rPr>
                <w:rFonts w:ascii="Consolas" w:hAnsi="Consolas" w:cs="Consolas"/>
                <w:szCs w:val="21"/>
              </w:rPr>
              <w:t>ids</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需求</w:t>
            </w:r>
            <w:r>
              <w:rPr>
                <w:rFonts w:ascii="Consolas" w:hAnsi="Consolas" w:cs="Consolas"/>
                <w:bCs/>
              </w:rPr>
              <w:t>表主键</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643DEB" w:rsidRDefault="00333372" w:rsidP="00241EAD">
            <w:pPr>
              <w:widowControl/>
              <w:jc w:val="center"/>
              <w:rPr>
                <w:rFonts w:ascii="Consolas" w:hAnsi="Consolas" w:cs="Consolas"/>
                <w:szCs w:val="21"/>
              </w:rPr>
            </w:pPr>
            <w:r w:rsidRPr="00643DEB">
              <w:rPr>
                <w:rFonts w:ascii="Consolas" w:hAnsi="Consolas" w:cs="Consolas"/>
                <w:szCs w:val="21"/>
              </w:rPr>
              <w:t>idj</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捐赠</w:t>
            </w:r>
            <w:r>
              <w:rPr>
                <w:rFonts w:ascii="Consolas" w:hAnsi="Consolas" w:cs="Consolas"/>
                <w:bCs/>
              </w:rPr>
              <w:t>表主键</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643DEB" w:rsidRDefault="00333372" w:rsidP="00241EAD">
            <w:pPr>
              <w:widowControl/>
              <w:jc w:val="center"/>
              <w:rPr>
                <w:rFonts w:ascii="Consolas" w:hAnsi="Consolas" w:cs="Consolas"/>
                <w:szCs w:val="21"/>
              </w:rPr>
            </w:pPr>
            <w:r w:rsidRPr="00643DEB">
              <w:rPr>
                <w:rFonts w:ascii="Consolas" w:hAnsi="Consolas" w:cs="Consolas"/>
                <w:szCs w:val="21"/>
              </w:rPr>
              <w:t>aar009</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需求地址</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RPr="00F64465" w:rsidTr="00241EAD">
        <w:tc>
          <w:tcPr>
            <w:tcW w:w="1838" w:type="dxa"/>
            <w:shd w:val="clear" w:color="auto" w:fill="FFFFFF" w:themeFill="background1"/>
            <w:vAlign w:val="center"/>
          </w:tcPr>
          <w:p w:rsidR="00333372" w:rsidRPr="00643DEB" w:rsidRDefault="00333372" w:rsidP="00241EAD">
            <w:pPr>
              <w:widowControl/>
              <w:jc w:val="center"/>
              <w:rPr>
                <w:rFonts w:ascii="Consolas" w:hAnsi="Consolas" w:cs="Consolas"/>
                <w:szCs w:val="21"/>
              </w:rPr>
            </w:pPr>
            <w:r w:rsidRPr="00643DEB">
              <w:rPr>
                <w:rFonts w:ascii="Consolas" w:hAnsi="Consolas" w:cs="Consolas"/>
                <w:szCs w:val="21"/>
              </w:rPr>
              <w:t>itname</w:t>
            </w:r>
          </w:p>
        </w:tc>
        <w:tc>
          <w:tcPr>
            <w:tcW w:w="2620" w:type="dxa"/>
            <w:shd w:val="clear" w:color="auto" w:fill="FFFFFF" w:themeFill="background1"/>
          </w:tcPr>
          <w:p w:rsidR="00333372" w:rsidRPr="00F64465" w:rsidRDefault="00333372" w:rsidP="00241EAD">
            <w:pPr>
              <w:pStyle w:val="a8"/>
              <w:jc w:val="center"/>
              <w:rPr>
                <w:rFonts w:ascii="Consolas" w:hAnsi="Consolas" w:cs="Consolas"/>
                <w:bCs/>
              </w:rPr>
            </w:pPr>
            <w:r>
              <w:rPr>
                <w:rFonts w:ascii="Consolas" w:hAnsi="Consolas" w:cs="Consolas" w:hint="eastAsia"/>
                <w:bCs/>
              </w:rPr>
              <w:t>需求</w:t>
            </w:r>
            <w:r>
              <w:rPr>
                <w:rFonts w:ascii="Consolas" w:hAnsi="Consolas" w:cs="Consolas"/>
                <w:bCs/>
              </w:rPr>
              <w:t>类型名称</w:t>
            </w:r>
          </w:p>
        </w:tc>
        <w:tc>
          <w:tcPr>
            <w:tcW w:w="2762" w:type="dxa"/>
            <w:gridSpan w:val="2"/>
            <w:shd w:val="clear" w:color="auto" w:fill="FFFFFF" w:themeFill="background1"/>
            <w:vAlign w:val="center"/>
          </w:tcPr>
          <w:p w:rsidR="00333372" w:rsidRPr="00F64465" w:rsidRDefault="00333372" w:rsidP="00241EAD">
            <w:pPr>
              <w:jc w:val="center"/>
              <w:rPr>
                <w:rFonts w:ascii="Consolas" w:hAnsi="Consolas" w:cs="Consolas"/>
                <w:bCs/>
                <w:szCs w:val="21"/>
              </w:rPr>
            </w:pPr>
          </w:p>
        </w:tc>
        <w:tc>
          <w:tcPr>
            <w:tcW w:w="1847" w:type="dxa"/>
            <w:shd w:val="clear" w:color="auto" w:fill="FFFFFF" w:themeFill="background1"/>
            <w:vAlign w:val="center"/>
          </w:tcPr>
          <w:p w:rsidR="00333372" w:rsidRPr="00F64465" w:rsidRDefault="00333372" w:rsidP="00241EAD">
            <w:pPr>
              <w:widowControl/>
              <w:jc w:val="center"/>
              <w:rPr>
                <w:rFonts w:ascii="Consolas" w:hAnsi="Consolas" w:cs="Consolas"/>
                <w:szCs w:val="21"/>
              </w:rPr>
            </w:pPr>
          </w:p>
        </w:tc>
      </w:tr>
      <w:tr w:rsidR="00333372" w:rsidTr="00241EAD">
        <w:tc>
          <w:tcPr>
            <w:tcW w:w="1838" w:type="dxa"/>
            <w:shd w:val="clear" w:color="auto" w:fill="A6A6A6" w:themeFill="background1" w:themeFillShade="A6"/>
            <w:vAlign w:val="center"/>
          </w:tcPr>
          <w:p w:rsidR="00333372" w:rsidRDefault="00333372"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333372" w:rsidRDefault="00333372" w:rsidP="00241EAD">
            <w:pPr>
              <w:jc w:val="left"/>
              <w:rPr>
                <w:rFonts w:ascii="Consolas" w:hAnsi="Consolas" w:cs="Consolas"/>
                <w:bCs/>
                <w:szCs w:val="21"/>
              </w:rPr>
            </w:pPr>
          </w:p>
        </w:tc>
      </w:tr>
    </w:tbl>
    <w:p w:rsidR="00333372" w:rsidRDefault="00333372" w:rsidP="00333372"/>
    <w:p w:rsidR="00FC6EE6" w:rsidRPr="00FC6EE6" w:rsidRDefault="00FC6EE6" w:rsidP="00FC6EE6"/>
    <w:p w:rsidR="00FC6EE6" w:rsidRPr="00FC6EE6" w:rsidRDefault="00FC6EE6" w:rsidP="00FC6EE6"/>
    <w:p w:rsidR="004564AD" w:rsidRDefault="00555A56" w:rsidP="0008316D">
      <w:pPr>
        <w:pStyle w:val="3"/>
      </w:pPr>
      <w:r>
        <w:t>2.2</w:t>
      </w:r>
      <w:r w:rsidR="003E1E19">
        <w:rPr>
          <w:rFonts w:hint="eastAsia"/>
        </w:rPr>
        <w:t>贫困户申请</w:t>
      </w:r>
    </w:p>
    <w:p w:rsidR="00830085" w:rsidRDefault="00555A56" w:rsidP="00830085">
      <w:pPr>
        <w:pStyle w:val="4"/>
      </w:pPr>
      <w:r>
        <w:t>2.2.1</w:t>
      </w:r>
      <w:r w:rsidR="00830085">
        <w:t xml:space="preserve"> </w:t>
      </w:r>
      <w:r w:rsidR="00830085">
        <w:rPr>
          <w:rFonts w:hint="eastAsia"/>
        </w:rPr>
        <w:t>贫困户申请</w:t>
      </w:r>
    </w:p>
    <w:p w:rsidR="00830085" w:rsidRDefault="00555A56" w:rsidP="00830085">
      <w:pPr>
        <w:pStyle w:val="5"/>
      </w:pPr>
      <w:r>
        <w:t>2.2.1.1</w:t>
      </w:r>
      <w:r w:rsidR="00830085">
        <w:rPr>
          <w:rFonts w:hint="eastAsia"/>
        </w:rPr>
        <w:t>获取家庭住址</w:t>
      </w:r>
    </w:p>
    <w:p w:rsidR="00830085" w:rsidRPr="00830085" w:rsidRDefault="00830085" w:rsidP="00830085">
      <w:pPr>
        <w:rPr>
          <w:b/>
          <w:bCs/>
        </w:rPr>
      </w:pPr>
    </w:p>
    <w:tbl>
      <w:tblPr>
        <w:tblStyle w:val="a7"/>
        <w:tblW w:w="9067" w:type="dxa"/>
        <w:tblLayout w:type="fixed"/>
        <w:tblLook w:val="04A0" w:firstRow="1" w:lastRow="0" w:firstColumn="1" w:lastColumn="0" w:noHBand="0" w:noVBand="1"/>
      </w:tblPr>
      <w:tblGrid>
        <w:gridCol w:w="1838"/>
        <w:gridCol w:w="2620"/>
        <w:gridCol w:w="35"/>
        <w:gridCol w:w="2727"/>
        <w:gridCol w:w="1847"/>
      </w:tblGrid>
      <w:tr w:rsidR="00830085" w:rsidRPr="00830085" w:rsidTr="00877FF2">
        <w:tc>
          <w:tcPr>
            <w:tcW w:w="1838" w:type="dxa"/>
            <w:vAlign w:val="center"/>
          </w:tcPr>
          <w:p w:rsidR="00830085" w:rsidRPr="00830085" w:rsidRDefault="00830085" w:rsidP="00830085">
            <w:pPr>
              <w:rPr>
                <w:bCs/>
                <w:kern w:val="2"/>
                <w:sz w:val="21"/>
                <w:szCs w:val="22"/>
              </w:rPr>
            </w:pPr>
            <w:r w:rsidRPr="00830085">
              <w:rPr>
                <w:bCs/>
                <w:kern w:val="2"/>
                <w:sz w:val="21"/>
                <w:szCs w:val="22"/>
              </w:rPr>
              <w:t>接口标识：</w:t>
            </w:r>
          </w:p>
        </w:tc>
        <w:tc>
          <w:tcPr>
            <w:tcW w:w="2655" w:type="dxa"/>
            <w:gridSpan w:val="2"/>
            <w:vAlign w:val="center"/>
          </w:tcPr>
          <w:p w:rsidR="00830085" w:rsidRPr="00830085" w:rsidRDefault="00830085" w:rsidP="00830085">
            <w:pPr>
              <w:rPr>
                <w:bCs/>
                <w:kern w:val="2"/>
                <w:sz w:val="21"/>
                <w:szCs w:val="22"/>
              </w:rPr>
            </w:pPr>
            <w:r w:rsidRPr="00830085">
              <w:rPr>
                <w:bCs/>
                <w:kern w:val="2"/>
                <w:sz w:val="21"/>
                <w:szCs w:val="22"/>
              </w:rPr>
              <w:t>getReceiveAddress</w:t>
            </w:r>
          </w:p>
        </w:tc>
        <w:tc>
          <w:tcPr>
            <w:tcW w:w="2727" w:type="dxa"/>
          </w:tcPr>
          <w:p w:rsidR="00830085" w:rsidRPr="00830085" w:rsidRDefault="00830085" w:rsidP="00830085">
            <w:pPr>
              <w:rPr>
                <w:kern w:val="2"/>
                <w:sz w:val="21"/>
                <w:szCs w:val="22"/>
              </w:rPr>
            </w:pPr>
          </w:p>
        </w:tc>
        <w:tc>
          <w:tcPr>
            <w:tcW w:w="1847" w:type="dxa"/>
          </w:tcPr>
          <w:p w:rsidR="00830085" w:rsidRPr="00830085" w:rsidRDefault="00830085" w:rsidP="00830085">
            <w:pPr>
              <w:rPr>
                <w:kern w:val="2"/>
                <w:sz w:val="21"/>
                <w:szCs w:val="22"/>
              </w:rPr>
            </w:pPr>
          </w:p>
        </w:tc>
      </w:tr>
      <w:tr w:rsidR="00830085" w:rsidRPr="00830085" w:rsidTr="00877FF2">
        <w:tc>
          <w:tcPr>
            <w:tcW w:w="1838" w:type="dxa"/>
            <w:shd w:val="clear" w:color="auto" w:fill="A6A6A6" w:themeFill="background1" w:themeFillShade="A6"/>
            <w:vAlign w:val="center"/>
          </w:tcPr>
          <w:p w:rsidR="00830085" w:rsidRPr="00830085" w:rsidRDefault="00830085" w:rsidP="00830085">
            <w:pPr>
              <w:rPr>
                <w:bCs/>
                <w:kern w:val="2"/>
                <w:sz w:val="21"/>
                <w:szCs w:val="22"/>
              </w:rPr>
            </w:pPr>
            <w:r w:rsidRPr="00830085">
              <w:rPr>
                <w:bCs/>
                <w:kern w:val="2"/>
                <w:sz w:val="21"/>
                <w:szCs w:val="22"/>
              </w:rPr>
              <w:t>参数</w:t>
            </w:r>
            <w:r w:rsidRPr="00830085">
              <w:rPr>
                <w:rFonts w:hint="eastAsia"/>
                <w:bCs/>
                <w:kern w:val="2"/>
                <w:sz w:val="21"/>
                <w:szCs w:val="22"/>
              </w:rPr>
              <w:t>marked</w:t>
            </w:r>
            <w:r w:rsidRPr="00830085">
              <w:rPr>
                <w:rFonts w:hint="eastAsia"/>
                <w:bCs/>
                <w:kern w:val="2"/>
                <w:sz w:val="21"/>
                <w:szCs w:val="22"/>
              </w:rPr>
              <w:t>：</w:t>
            </w:r>
          </w:p>
        </w:tc>
        <w:tc>
          <w:tcPr>
            <w:tcW w:w="2655" w:type="dxa"/>
            <w:gridSpan w:val="2"/>
            <w:vAlign w:val="center"/>
          </w:tcPr>
          <w:p w:rsidR="00830085" w:rsidRPr="00830085" w:rsidRDefault="00830085" w:rsidP="00830085">
            <w:pPr>
              <w:rPr>
                <w:bCs/>
                <w:kern w:val="2"/>
                <w:sz w:val="21"/>
                <w:szCs w:val="22"/>
              </w:rPr>
            </w:pPr>
            <w:r w:rsidRPr="00830085">
              <w:rPr>
                <w:bCs/>
                <w:kern w:val="2"/>
                <w:sz w:val="21"/>
                <w:szCs w:val="22"/>
              </w:rPr>
              <w:t>getReceiveAddress</w:t>
            </w:r>
          </w:p>
        </w:tc>
        <w:tc>
          <w:tcPr>
            <w:tcW w:w="2727" w:type="dxa"/>
          </w:tcPr>
          <w:p w:rsidR="00830085" w:rsidRPr="00830085" w:rsidRDefault="00830085" w:rsidP="00830085">
            <w:pPr>
              <w:rPr>
                <w:bCs/>
                <w:kern w:val="2"/>
                <w:sz w:val="21"/>
                <w:szCs w:val="22"/>
              </w:rPr>
            </w:pPr>
          </w:p>
        </w:tc>
        <w:tc>
          <w:tcPr>
            <w:tcW w:w="1847" w:type="dxa"/>
          </w:tcPr>
          <w:p w:rsidR="00830085" w:rsidRPr="00830085" w:rsidRDefault="00830085" w:rsidP="00830085">
            <w:pPr>
              <w:rPr>
                <w:bCs/>
                <w:kern w:val="2"/>
                <w:sz w:val="21"/>
                <w:szCs w:val="22"/>
              </w:rPr>
            </w:pPr>
          </w:p>
        </w:tc>
      </w:tr>
      <w:tr w:rsidR="00830085" w:rsidRPr="00830085" w:rsidTr="00877FF2">
        <w:tc>
          <w:tcPr>
            <w:tcW w:w="1838" w:type="dxa"/>
            <w:shd w:val="clear" w:color="auto" w:fill="A6A6A6" w:themeFill="background1" w:themeFillShade="A6"/>
            <w:vAlign w:val="center"/>
          </w:tcPr>
          <w:p w:rsidR="00830085" w:rsidRPr="00830085" w:rsidRDefault="00830085" w:rsidP="00830085">
            <w:pPr>
              <w:rPr>
                <w:bCs/>
                <w:kern w:val="2"/>
                <w:sz w:val="21"/>
                <w:szCs w:val="22"/>
              </w:rPr>
            </w:pPr>
            <w:r w:rsidRPr="00830085">
              <w:rPr>
                <w:bCs/>
                <w:kern w:val="2"/>
                <w:sz w:val="21"/>
                <w:szCs w:val="22"/>
              </w:rPr>
              <w:t>字段名</w:t>
            </w:r>
          </w:p>
        </w:tc>
        <w:tc>
          <w:tcPr>
            <w:tcW w:w="2655" w:type="dxa"/>
            <w:gridSpan w:val="2"/>
            <w:shd w:val="clear" w:color="auto" w:fill="A6A6A6" w:themeFill="background1" w:themeFillShade="A6"/>
            <w:vAlign w:val="center"/>
          </w:tcPr>
          <w:p w:rsidR="00830085" w:rsidRPr="00830085" w:rsidRDefault="00830085" w:rsidP="00830085">
            <w:pPr>
              <w:rPr>
                <w:bCs/>
                <w:kern w:val="2"/>
                <w:sz w:val="21"/>
                <w:szCs w:val="22"/>
              </w:rPr>
            </w:pPr>
            <w:r w:rsidRPr="00830085">
              <w:rPr>
                <w:bCs/>
                <w:kern w:val="2"/>
                <w:sz w:val="21"/>
                <w:szCs w:val="22"/>
              </w:rPr>
              <w:t>说明</w:t>
            </w:r>
          </w:p>
        </w:tc>
        <w:tc>
          <w:tcPr>
            <w:tcW w:w="2727" w:type="dxa"/>
            <w:shd w:val="clear" w:color="auto" w:fill="A6A6A6" w:themeFill="background1" w:themeFillShade="A6"/>
          </w:tcPr>
          <w:p w:rsidR="00830085" w:rsidRPr="00830085" w:rsidRDefault="00830085" w:rsidP="00830085">
            <w:pPr>
              <w:rPr>
                <w:bCs/>
                <w:kern w:val="2"/>
                <w:sz w:val="21"/>
                <w:szCs w:val="22"/>
              </w:rPr>
            </w:pPr>
            <w:r w:rsidRPr="00830085">
              <w:rPr>
                <w:bCs/>
                <w:kern w:val="2"/>
                <w:sz w:val="21"/>
                <w:szCs w:val="22"/>
              </w:rPr>
              <w:t>备注</w:t>
            </w:r>
          </w:p>
        </w:tc>
        <w:tc>
          <w:tcPr>
            <w:tcW w:w="1847" w:type="dxa"/>
            <w:shd w:val="clear" w:color="auto" w:fill="A6A6A6" w:themeFill="background1" w:themeFillShade="A6"/>
          </w:tcPr>
          <w:p w:rsidR="00830085" w:rsidRPr="00830085" w:rsidRDefault="00830085" w:rsidP="00830085">
            <w:pPr>
              <w:rPr>
                <w:bCs/>
                <w:kern w:val="2"/>
                <w:sz w:val="21"/>
                <w:szCs w:val="22"/>
              </w:rPr>
            </w:pPr>
            <w:r w:rsidRPr="00830085">
              <w:rPr>
                <w:rFonts w:hint="eastAsia"/>
                <w:bCs/>
                <w:kern w:val="2"/>
                <w:sz w:val="21"/>
                <w:szCs w:val="22"/>
              </w:rPr>
              <w:t>是否必填项</w:t>
            </w:r>
          </w:p>
        </w:tc>
      </w:tr>
      <w:tr w:rsidR="00830085" w:rsidRPr="00830085" w:rsidTr="00877FF2">
        <w:trPr>
          <w:trHeight w:val="405"/>
        </w:trPr>
        <w:tc>
          <w:tcPr>
            <w:tcW w:w="1838" w:type="dxa"/>
            <w:vAlign w:val="center"/>
          </w:tcPr>
          <w:p w:rsidR="00830085" w:rsidRPr="00830085" w:rsidRDefault="00830085" w:rsidP="00830085">
            <w:pPr>
              <w:rPr>
                <w:bCs/>
                <w:kern w:val="2"/>
                <w:sz w:val="21"/>
                <w:szCs w:val="22"/>
              </w:rPr>
            </w:pPr>
            <w:r w:rsidRPr="00830085">
              <w:rPr>
                <w:bCs/>
                <w:kern w:val="2"/>
                <w:sz w:val="21"/>
                <w:szCs w:val="22"/>
              </w:rPr>
              <w:t>userId</w:t>
            </w:r>
          </w:p>
        </w:tc>
        <w:tc>
          <w:tcPr>
            <w:tcW w:w="2655" w:type="dxa"/>
            <w:gridSpan w:val="2"/>
          </w:tcPr>
          <w:p w:rsidR="00830085" w:rsidRPr="00830085" w:rsidRDefault="00830085" w:rsidP="00830085">
            <w:pPr>
              <w:rPr>
                <w:bCs/>
                <w:kern w:val="2"/>
                <w:sz w:val="21"/>
                <w:szCs w:val="22"/>
              </w:rPr>
            </w:pPr>
            <w:r w:rsidRPr="00830085">
              <w:rPr>
                <w:rFonts w:hint="eastAsia"/>
                <w:bCs/>
                <w:kern w:val="2"/>
                <w:sz w:val="21"/>
                <w:szCs w:val="22"/>
              </w:rPr>
              <w:t>当前用户</w:t>
            </w:r>
            <w:r w:rsidRPr="00830085">
              <w:rPr>
                <w:rFonts w:hint="eastAsia"/>
                <w:bCs/>
                <w:kern w:val="2"/>
                <w:sz w:val="21"/>
                <w:szCs w:val="22"/>
              </w:rPr>
              <w:t>id</w:t>
            </w:r>
          </w:p>
        </w:tc>
        <w:tc>
          <w:tcPr>
            <w:tcW w:w="2727" w:type="dxa"/>
            <w:vAlign w:val="center"/>
          </w:tcPr>
          <w:p w:rsidR="00830085" w:rsidRPr="00830085" w:rsidRDefault="00830085" w:rsidP="00830085">
            <w:pPr>
              <w:rPr>
                <w:kern w:val="2"/>
                <w:sz w:val="21"/>
                <w:szCs w:val="22"/>
              </w:rPr>
            </w:pPr>
          </w:p>
        </w:tc>
        <w:tc>
          <w:tcPr>
            <w:tcW w:w="1847" w:type="dxa"/>
            <w:vAlign w:val="center"/>
          </w:tcPr>
          <w:p w:rsidR="00830085" w:rsidRPr="00830085" w:rsidRDefault="00830085" w:rsidP="00830085">
            <w:pPr>
              <w:rPr>
                <w:bCs/>
                <w:kern w:val="2"/>
                <w:sz w:val="21"/>
                <w:szCs w:val="22"/>
              </w:rPr>
            </w:pPr>
            <w:r w:rsidRPr="00830085">
              <w:rPr>
                <w:rFonts w:hint="eastAsia"/>
                <w:bCs/>
                <w:kern w:val="2"/>
                <w:sz w:val="21"/>
                <w:szCs w:val="22"/>
              </w:rPr>
              <w:t>是</w:t>
            </w:r>
          </w:p>
        </w:tc>
      </w:tr>
      <w:tr w:rsidR="00830085" w:rsidRPr="00830085" w:rsidTr="00877FF2">
        <w:tc>
          <w:tcPr>
            <w:tcW w:w="1838" w:type="dxa"/>
            <w:shd w:val="clear" w:color="auto" w:fill="A6A6A6" w:themeFill="background1" w:themeFillShade="A6"/>
            <w:vAlign w:val="center"/>
          </w:tcPr>
          <w:p w:rsidR="00830085" w:rsidRPr="00830085" w:rsidRDefault="00830085" w:rsidP="00830085">
            <w:pPr>
              <w:rPr>
                <w:bCs/>
                <w:kern w:val="2"/>
                <w:sz w:val="21"/>
                <w:szCs w:val="22"/>
              </w:rPr>
            </w:pPr>
            <w:r w:rsidRPr="00830085">
              <w:rPr>
                <w:rFonts w:hint="eastAsia"/>
                <w:kern w:val="2"/>
                <w:sz w:val="21"/>
                <w:szCs w:val="22"/>
              </w:rPr>
              <w:t>参数</w:t>
            </w:r>
            <w:r w:rsidRPr="00830085">
              <w:rPr>
                <w:kern w:val="2"/>
                <w:sz w:val="21"/>
                <w:szCs w:val="22"/>
              </w:rPr>
              <w:t>jsonStr</w:t>
            </w:r>
            <w:r w:rsidRPr="00830085">
              <w:rPr>
                <w:rFonts w:hint="eastAsia"/>
                <w:kern w:val="2"/>
                <w:sz w:val="21"/>
                <w:szCs w:val="22"/>
              </w:rPr>
              <w:t>：</w:t>
            </w:r>
          </w:p>
        </w:tc>
        <w:tc>
          <w:tcPr>
            <w:tcW w:w="7229" w:type="dxa"/>
            <w:gridSpan w:val="4"/>
            <w:vAlign w:val="center"/>
          </w:tcPr>
          <w:p w:rsidR="00830085" w:rsidRPr="00830085" w:rsidRDefault="00830085" w:rsidP="00830085">
            <w:pPr>
              <w:rPr>
                <w:b/>
                <w:kern w:val="2"/>
                <w:sz w:val="21"/>
                <w:szCs w:val="22"/>
              </w:rPr>
            </w:pPr>
            <w:r w:rsidRPr="00830085">
              <w:rPr>
                <w:rFonts w:hint="eastAsia"/>
                <w:b/>
                <w:bCs/>
                <w:kern w:val="2"/>
                <w:sz w:val="21"/>
                <w:szCs w:val="22"/>
              </w:rPr>
              <w:t>{</w:t>
            </w:r>
            <w:r w:rsidRPr="00830085">
              <w:rPr>
                <w:rFonts w:hint="eastAsia"/>
                <w:b/>
                <w:kern w:val="2"/>
                <w:sz w:val="21"/>
                <w:szCs w:val="22"/>
              </w:rPr>
              <w:t>"</w:t>
            </w:r>
            <w:r w:rsidRPr="00830085">
              <w:rPr>
                <w:b/>
                <w:kern w:val="2"/>
                <w:sz w:val="21"/>
                <w:szCs w:val="22"/>
              </w:rPr>
              <w:t>userId</w:t>
            </w:r>
            <w:r w:rsidRPr="00830085">
              <w:rPr>
                <w:rFonts w:hint="eastAsia"/>
                <w:b/>
                <w:kern w:val="2"/>
                <w:sz w:val="21"/>
                <w:szCs w:val="22"/>
              </w:rPr>
              <w:t>":"</w:t>
            </w:r>
            <w:r w:rsidRPr="00830085">
              <w:rPr>
                <w:rFonts w:hint="eastAsia"/>
                <w:bCs/>
                <w:kern w:val="2"/>
                <w:sz w:val="21"/>
                <w:szCs w:val="22"/>
              </w:rPr>
              <w:t>用户</w:t>
            </w:r>
            <w:r w:rsidRPr="00830085">
              <w:rPr>
                <w:rFonts w:hint="eastAsia"/>
                <w:bCs/>
                <w:kern w:val="2"/>
                <w:sz w:val="21"/>
                <w:szCs w:val="22"/>
              </w:rPr>
              <w:t>Id</w:t>
            </w:r>
            <w:r w:rsidRPr="00830085">
              <w:rPr>
                <w:rFonts w:hint="eastAsia"/>
                <w:b/>
                <w:kern w:val="2"/>
                <w:sz w:val="21"/>
                <w:szCs w:val="22"/>
              </w:rPr>
              <w:t>"</w:t>
            </w:r>
            <w:r w:rsidRPr="00830085">
              <w:rPr>
                <w:b/>
                <w:kern w:val="2"/>
                <w:sz w:val="21"/>
                <w:szCs w:val="22"/>
              </w:rPr>
              <w:t>}</w:t>
            </w:r>
          </w:p>
        </w:tc>
      </w:tr>
      <w:tr w:rsidR="00830085" w:rsidRPr="00830085" w:rsidTr="00877FF2">
        <w:tc>
          <w:tcPr>
            <w:tcW w:w="1838" w:type="dxa"/>
            <w:shd w:val="clear" w:color="auto" w:fill="A6A6A6" w:themeFill="background1" w:themeFillShade="A6"/>
            <w:vAlign w:val="center"/>
          </w:tcPr>
          <w:p w:rsidR="00830085" w:rsidRPr="00830085" w:rsidRDefault="00830085" w:rsidP="00830085">
            <w:pPr>
              <w:rPr>
                <w:kern w:val="2"/>
                <w:sz w:val="21"/>
                <w:szCs w:val="22"/>
                <w:u w:val="single"/>
              </w:rPr>
            </w:pPr>
            <w:r w:rsidRPr="00830085">
              <w:rPr>
                <w:rFonts w:hint="eastAsia"/>
                <w:kern w:val="2"/>
                <w:sz w:val="21"/>
                <w:szCs w:val="22"/>
                <w:u w:val="single"/>
              </w:rPr>
              <w:t>后台返回码</w:t>
            </w:r>
          </w:p>
        </w:tc>
        <w:tc>
          <w:tcPr>
            <w:tcW w:w="2620" w:type="dxa"/>
            <w:shd w:val="clear" w:color="auto" w:fill="A6A6A6" w:themeFill="background1" w:themeFillShade="A6"/>
            <w:vAlign w:val="center"/>
          </w:tcPr>
          <w:p w:rsidR="00830085" w:rsidRPr="00830085" w:rsidRDefault="00830085" w:rsidP="00830085">
            <w:pPr>
              <w:rPr>
                <w:bCs/>
                <w:kern w:val="2"/>
                <w:sz w:val="21"/>
                <w:szCs w:val="22"/>
              </w:rPr>
            </w:pPr>
          </w:p>
        </w:tc>
        <w:tc>
          <w:tcPr>
            <w:tcW w:w="2762" w:type="dxa"/>
            <w:gridSpan w:val="2"/>
            <w:shd w:val="clear" w:color="auto" w:fill="A6A6A6" w:themeFill="background1" w:themeFillShade="A6"/>
          </w:tcPr>
          <w:p w:rsidR="00830085" w:rsidRPr="00830085" w:rsidRDefault="00830085" w:rsidP="00830085">
            <w:pPr>
              <w:rPr>
                <w:bCs/>
                <w:kern w:val="2"/>
                <w:sz w:val="21"/>
                <w:szCs w:val="22"/>
              </w:rPr>
            </w:pPr>
          </w:p>
        </w:tc>
        <w:tc>
          <w:tcPr>
            <w:tcW w:w="1847" w:type="dxa"/>
            <w:shd w:val="clear" w:color="auto" w:fill="A6A6A6" w:themeFill="background1" w:themeFillShade="A6"/>
          </w:tcPr>
          <w:p w:rsidR="00830085" w:rsidRPr="00830085" w:rsidRDefault="00830085" w:rsidP="00830085">
            <w:pPr>
              <w:rPr>
                <w:bCs/>
                <w:kern w:val="2"/>
                <w:sz w:val="21"/>
                <w:szCs w:val="22"/>
              </w:rPr>
            </w:pPr>
          </w:p>
        </w:tc>
      </w:tr>
      <w:tr w:rsidR="00830085" w:rsidRPr="00830085" w:rsidTr="00877FF2">
        <w:tc>
          <w:tcPr>
            <w:tcW w:w="1838" w:type="dxa"/>
            <w:shd w:val="clear" w:color="auto" w:fill="FFFFFF" w:themeFill="background1"/>
            <w:vAlign w:val="center"/>
          </w:tcPr>
          <w:p w:rsidR="00830085" w:rsidRPr="00830085" w:rsidRDefault="00830085" w:rsidP="00830085">
            <w:pPr>
              <w:rPr>
                <w:kern w:val="2"/>
                <w:sz w:val="21"/>
                <w:szCs w:val="22"/>
              </w:rPr>
            </w:pPr>
            <w:r w:rsidRPr="00830085">
              <w:rPr>
                <w:rFonts w:hint="eastAsia"/>
                <w:kern w:val="2"/>
                <w:sz w:val="21"/>
                <w:szCs w:val="22"/>
              </w:rPr>
              <w:t>rspCode</w:t>
            </w:r>
          </w:p>
        </w:tc>
        <w:tc>
          <w:tcPr>
            <w:tcW w:w="2620" w:type="dxa"/>
            <w:shd w:val="clear" w:color="auto" w:fill="FFFFFF" w:themeFill="background1"/>
          </w:tcPr>
          <w:p w:rsidR="00830085" w:rsidRPr="00830085" w:rsidRDefault="00830085" w:rsidP="00830085">
            <w:pPr>
              <w:rPr>
                <w:kern w:val="2"/>
                <w:sz w:val="21"/>
                <w:szCs w:val="22"/>
              </w:rPr>
            </w:pPr>
            <w:r w:rsidRPr="00830085">
              <w:rPr>
                <w:rFonts w:hint="eastAsia"/>
                <w:bCs/>
                <w:kern w:val="2"/>
                <w:sz w:val="21"/>
                <w:szCs w:val="22"/>
              </w:rPr>
              <w:t>返回的状态码</w:t>
            </w:r>
          </w:p>
        </w:tc>
        <w:tc>
          <w:tcPr>
            <w:tcW w:w="2762" w:type="dxa"/>
            <w:gridSpan w:val="2"/>
            <w:shd w:val="clear" w:color="auto" w:fill="FFFFFF" w:themeFill="background1"/>
            <w:vAlign w:val="center"/>
          </w:tcPr>
          <w:p w:rsidR="00830085" w:rsidRPr="00830085" w:rsidRDefault="00830085" w:rsidP="00830085">
            <w:pPr>
              <w:rPr>
                <w:bCs/>
                <w:kern w:val="2"/>
                <w:sz w:val="21"/>
                <w:szCs w:val="22"/>
              </w:rPr>
            </w:pPr>
            <w:r w:rsidRPr="00830085">
              <w:rPr>
                <w:rFonts w:hint="eastAsia"/>
                <w:bCs/>
                <w:kern w:val="2"/>
                <w:sz w:val="21"/>
                <w:szCs w:val="22"/>
              </w:rPr>
              <w:t xml:space="preserve">000 </w:t>
            </w:r>
            <w:r w:rsidRPr="00830085">
              <w:rPr>
                <w:rFonts w:hint="eastAsia"/>
                <w:bCs/>
                <w:kern w:val="2"/>
                <w:sz w:val="21"/>
                <w:szCs w:val="22"/>
              </w:rPr>
              <w:t>为正常返回</w:t>
            </w:r>
            <w:r w:rsidRPr="00830085">
              <w:rPr>
                <w:rFonts w:hint="eastAsia"/>
                <w:bCs/>
                <w:kern w:val="2"/>
                <w:sz w:val="21"/>
                <w:szCs w:val="22"/>
              </w:rPr>
              <w:t>,</w:t>
            </w:r>
            <w:r w:rsidRPr="00830085">
              <w:rPr>
                <w:rFonts w:hint="eastAsia"/>
                <w:bCs/>
                <w:kern w:val="2"/>
                <w:sz w:val="21"/>
                <w:szCs w:val="22"/>
              </w:rPr>
              <w:t>其他为异常返回</w:t>
            </w:r>
          </w:p>
        </w:tc>
        <w:tc>
          <w:tcPr>
            <w:tcW w:w="1847" w:type="dxa"/>
            <w:shd w:val="clear" w:color="auto" w:fill="FFFFFF" w:themeFill="background1"/>
            <w:vAlign w:val="center"/>
          </w:tcPr>
          <w:p w:rsidR="00830085" w:rsidRPr="00830085" w:rsidRDefault="00830085" w:rsidP="00830085">
            <w:pPr>
              <w:rPr>
                <w:kern w:val="2"/>
                <w:sz w:val="21"/>
                <w:szCs w:val="22"/>
              </w:rPr>
            </w:pPr>
          </w:p>
        </w:tc>
      </w:tr>
      <w:tr w:rsidR="00830085" w:rsidRPr="00830085" w:rsidTr="00877FF2">
        <w:tc>
          <w:tcPr>
            <w:tcW w:w="1838" w:type="dxa"/>
            <w:shd w:val="clear" w:color="auto" w:fill="FFFFFF" w:themeFill="background1"/>
            <w:vAlign w:val="center"/>
          </w:tcPr>
          <w:p w:rsidR="00830085" w:rsidRPr="00830085" w:rsidRDefault="00830085" w:rsidP="00830085">
            <w:pPr>
              <w:rPr>
                <w:kern w:val="2"/>
                <w:sz w:val="21"/>
                <w:szCs w:val="22"/>
              </w:rPr>
            </w:pPr>
            <w:r w:rsidRPr="00830085">
              <w:rPr>
                <w:rFonts w:hint="eastAsia"/>
                <w:kern w:val="2"/>
                <w:sz w:val="21"/>
                <w:szCs w:val="22"/>
              </w:rPr>
              <w:t>rspDesc</w:t>
            </w:r>
          </w:p>
        </w:tc>
        <w:tc>
          <w:tcPr>
            <w:tcW w:w="2620" w:type="dxa"/>
            <w:shd w:val="clear" w:color="auto" w:fill="FFFFFF" w:themeFill="background1"/>
          </w:tcPr>
          <w:p w:rsidR="00830085" w:rsidRPr="00830085" w:rsidRDefault="00830085" w:rsidP="00830085">
            <w:pPr>
              <w:rPr>
                <w:kern w:val="2"/>
                <w:sz w:val="21"/>
                <w:szCs w:val="22"/>
              </w:rPr>
            </w:pPr>
            <w:r w:rsidRPr="00830085">
              <w:rPr>
                <w:rFonts w:hint="eastAsia"/>
                <w:bCs/>
                <w:kern w:val="2"/>
                <w:sz w:val="21"/>
                <w:szCs w:val="22"/>
              </w:rPr>
              <w:t>返回的状态码</w:t>
            </w:r>
            <w:r w:rsidRPr="00830085">
              <w:rPr>
                <w:rFonts w:hint="eastAsia"/>
                <w:kern w:val="2"/>
                <w:sz w:val="21"/>
                <w:szCs w:val="22"/>
              </w:rPr>
              <w:t>描述</w:t>
            </w:r>
          </w:p>
        </w:tc>
        <w:tc>
          <w:tcPr>
            <w:tcW w:w="2762" w:type="dxa"/>
            <w:gridSpan w:val="2"/>
            <w:shd w:val="clear" w:color="auto" w:fill="FFFFFF" w:themeFill="background1"/>
            <w:vAlign w:val="center"/>
          </w:tcPr>
          <w:p w:rsidR="00830085" w:rsidRPr="00830085" w:rsidRDefault="00830085" w:rsidP="00830085">
            <w:pPr>
              <w:rPr>
                <w:bCs/>
                <w:kern w:val="2"/>
                <w:sz w:val="21"/>
                <w:szCs w:val="22"/>
              </w:rPr>
            </w:pPr>
            <w:r w:rsidRPr="00830085">
              <w:rPr>
                <w:rFonts w:hint="eastAsia"/>
                <w:bCs/>
                <w:kern w:val="2"/>
                <w:sz w:val="21"/>
                <w:szCs w:val="22"/>
              </w:rPr>
              <w:t>异常返回时的异常说明</w:t>
            </w:r>
          </w:p>
        </w:tc>
        <w:tc>
          <w:tcPr>
            <w:tcW w:w="1847" w:type="dxa"/>
            <w:shd w:val="clear" w:color="auto" w:fill="FFFFFF" w:themeFill="background1"/>
            <w:vAlign w:val="center"/>
          </w:tcPr>
          <w:p w:rsidR="00830085" w:rsidRPr="00830085" w:rsidRDefault="00830085" w:rsidP="00830085">
            <w:pPr>
              <w:rPr>
                <w:kern w:val="2"/>
                <w:sz w:val="21"/>
                <w:szCs w:val="22"/>
              </w:rPr>
            </w:pPr>
          </w:p>
        </w:tc>
      </w:tr>
      <w:tr w:rsidR="00830085" w:rsidRPr="00830085" w:rsidTr="00877FF2">
        <w:tc>
          <w:tcPr>
            <w:tcW w:w="1838" w:type="dxa"/>
            <w:shd w:val="clear" w:color="auto" w:fill="FFFFFF" w:themeFill="background1"/>
            <w:vAlign w:val="center"/>
          </w:tcPr>
          <w:p w:rsidR="00830085" w:rsidRPr="00830085" w:rsidRDefault="00A8097E" w:rsidP="00830085">
            <w:pPr>
              <w:rPr>
                <w:kern w:val="2"/>
                <w:sz w:val="21"/>
                <w:szCs w:val="22"/>
              </w:rPr>
            </w:pPr>
            <w:r>
              <w:rPr>
                <w:kern w:val="2"/>
                <w:sz w:val="21"/>
                <w:szCs w:val="22"/>
              </w:rPr>
              <w:t>t</w:t>
            </w:r>
            <w:r>
              <w:rPr>
                <w:rFonts w:hint="eastAsia"/>
                <w:kern w:val="2"/>
                <w:sz w:val="21"/>
                <w:szCs w:val="22"/>
              </w:rPr>
              <w:t>otal</w:t>
            </w:r>
          </w:p>
        </w:tc>
        <w:tc>
          <w:tcPr>
            <w:tcW w:w="2620" w:type="dxa"/>
            <w:shd w:val="clear" w:color="auto" w:fill="FFFFFF" w:themeFill="background1"/>
          </w:tcPr>
          <w:p w:rsidR="00830085" w:rsidRPr="00830085" w:rsidRDefault="00A8097E" w:rsidP="00830085">
            <w:pPr>
              <w:rPr>
                <w:bCs/>
                <w:kern w:val="2"/>
                <w:sz w:val="21"/>
                <w:szCs w:val="22"/>
              </w:rPr>
            </w:pPr>
            <w:r>
              <w:rPr>
                <w:rFonts w:hint="eastAsia"/>
                <w:bCs/>
                <w:kern w:val="2"/>
                <w:sz w:val="21"/>
                <w:szCs w:val="22"/>
              </w:rPr>
              <w:t>查询总数</w:t>
            </w:r>
          </w:p>
        </w:tc>
        <w:tc>
          <w:tcPr>
            <w:tcW w:w="2762" w:type="dxa"/>
            <w:gridSpan w:val="2"/>
            <w:shd w:val="clear" w:color="auto" w:fill="FFFFFF" w:themeFill="background1"/>
            <w:vAlign w:val="center"/>
          </w:tcPr>
          <w:p w:rsidR="00830085" w:rsidRPr="00830085" w:rsidRDefault="00830085" w:rsidP="00830085">
            <w:pPr>
              <w:rPr>
                <w:bCs/>
                <w:kern w:val="2"/>
                <w:sz w:val="21"/>
                <w:szCs w:val="22"/>
              </w:rPr>
            </w:pPr>
            <w:r w:rsidRPr="00830085">
              <w:rPr>
                <w:rFonts w:hint="eastAsia"/>
                <w:bCs/>
                <w:kern w:val="2"/>
                <w:sz w:val="21"/>
                <w:szCs w:val="22"/>
              </w:rPr>
              <w:t>1</w:t>
            </w:r>
            <w:r w:rsidRPr="00830085">
              <w:rPr>
                <w:rFonts w:hint="eastAsia"/>
                <w:bCs/>
                <w:kern w:val="2"/>
                <w:sz w:val="21"/>
                <w:szCs w:val="22"/>
              </w:rPr>
              <w:t>：收藏；</w:t>
            </w:r>
            <w:r w:rsidRPr="00830085">
              <w:rPr>
                <w:rFonts w:hint="eastAsia"/>
                <w:bCs/>
                <w:kern w:val="2"/>
                <w:sz w:val="21"/>
                <w:szCs w:val="22"/>
              </w:rPr>
              <w:t>0</w:t>
            </w:r>
            <w:r w:rsidRPr="00830085">
              <w:rPr>
                <w:rFonts w:hint="eastAsia"/>
                <w:bCs/>
                <w:kern w:val="2"/>
                <w:sz w:val="21"/>
                <w:szCs w:val="22"/>
              </w:rPr>
              <w:t>：未收藏</w:t>
            </w:r>
          </w:p>
        </w:tc>
        <w:tc>
          <w:tcPr>
            <w:tcW w:w="1847" w:type="dxa"/>
            <w:shd w:val="clear" w:color="auto" w:fill="FFFFFF" w:themeFill="background1"/>
            <w:vAlign w:val="center"/>
          </w:tcPr>
          <w:p w:rsidR="00830085" w:rsidRPr="00830085" w:rsidRDefault="00830085" w:rsidP="00830085">
            <w:pPr>
              <w:rPr>
                <w:kern w:val="2"/>
                <w:sz w:val="21"/>
                <w:szCs w:val="22"/>
              </w:rPr>
            </w:pPr>
          </w:p>
        </w:tc>
      </w:tr>
      <w:tr w:rsidR="001317B5" w:rsidRPr="00830085" w:rsidTr="00877FF2">
        <w:tc>
          <w:tcPr>
            <w:tcW w:w="1838" w:type="dxa"/>
            <w:vMerge w:val="restart"/>
            <w:shd w:val="clear" w:color="auto" w:fill="FFFFFF" w:themeFill="background1"/>
            <w:vAlign w:val="center"/>
          </w:tcPr>
          <w:p w:rsidR="001317B5" w:rsidRDefault="001317B5" w:rsidP="00830085">
            <w:r>
              <w:rPr>
                <w:rFonts w:hint="eastAsia"/>
              </w:rPr>
              <w:t>harvestAddressList</w:t>
            </w:r>
          </w:p>
        </w:tc>
        <w:tc>
          <w:tcPr>
            <w:tcW w:w="2620" w:type="dxa"/>
            <w:shd w:val="clear" w:color="auto" w:fill="FFFFFF" w:themeFill="background1"/>
          </w:tcPr>
          <w:p w:rsidR="001317B5" w:rsidRDefault="001317B5" w:rsidP="00830085">
            <w:pPr>
              <w:rPr>
                <w:bCs/>
              </w:rPr>
            </w:pPr>
            <w:r>
              <w:rPr>
                <w:bCs/>
              </w:rPr>
              <w:t>I</w:t>
            </w:r>
            <w:r>
              <w:rPr>
                <w:rFonts w:hint="eastAsia"/>
                <w:bCs/>
              </w:rPr>
              <w:t>d</w:t>
            </w:r>
          </w:p>
        </w:tc>
        <w:tc>
          <w:tcPr>
            <w:tcW w:w="2762" w:type="dxa"/>
            <w:gridSpan w:val="2"/>
            <w:shd w:val="clear" w:color="auto" w:fill="FFFFFF" w:themeFill="background1"/>
            <w:vAlign w:val="center"/>
          </w:tcPr>
          <w:p w:rsidR="001317B5" w:rsidRPr="00830085" w:rsidRDefault="001317B5" w:rsidP="00830085">
            <w:pPr>
              <w:rPr>
                <w:bCs/>
              </w:rPr>
            </w:pPr>
          </w:p>
        </w:tc>
        <w:tc>
          <w:tcPr>
            <w:tcW w:w="1847" w:type="dxa"/>
            <w:shd w:val="clear" w:color="auto" w:fill="FFFFFF" w:themeFill="background1"/>
            <w:vAlign w:val="center"/>
          </w:tcPr>
          <w:p w:rsidR="001317B5" w:rsidRPr="00830085" w:rsidRDefault="001317B5" w:rsidP="00830085"/>
        </w:tc>
      </w:tr>
      <w:tr w:rsidR="001317B5" w:rsidRPr="00830085" w:rsidTr="00877FF2">
        <w:tc>
          <w:tcPr>
            <w:tcW w:w="1838" w:type="dxa"/>
            <w:vMerge/>
            <w:shd w:val="clear" w:color="auto" w:fill="FFFFFF" w:themeFill="background1"/>
            <w:vAlign w:val="center"/>
          </w:tcPr>
          <w:p w:rsidR="001317B5" w:rsidRDefault="001317B5" w:rsidP="00830085"/>
        </w:tc>
        <w:tc>
          <w:tcPr>
            <w:tcW w:w="2620" w:type="dxa"/>
            <w:shd w:val="clear" w:color="auto" w:fill="FFFFFF" w:themeFill="background1"/>
          </w:tcPr>
          <w:p w:rsidR="001317B5" w:rsidRDefault="001317B5" w:rsidP="00830085">
            <w:pPr>
              <w:rPr>
                <w:bCs/>
              </w:rPr>
            </w:pPr>
            <w:r>
              <w:rPr>
                <w:rFonts w:hint="eastAsia"/>
                <w:bCs/>
              </w:rPr>
              <w:t>userId</w:t>
            </w:r>
          </w:p>
        </w:tc>
        <w:tc>
          <w:tcPr>
            <w:tcW w:w="2762" w:type="dxa"/>
            <w:gridSpan w:val="2"/>
            <w:shd w:val="clear" w:color="auto" w:fill="FFFFFF" w:themeFill="background1"/>
            <w:vAlign w:val="center"/>
          </w:tcPr>
          <w:p w:rsidR="001317B5" w:rsidRPr="00830085" w:rsidRDefault="001317B5" w:rsidP="00830085">
            <w:pPr>
              <w:rPr>
                <w:bCs/>
              </w:rPr>
            </w:pPr>
          </w:p>
        </w:tc>
        <w:tc>
          <w:tcPr>
            <w:tcW w:w="1847" w:type="dxa"/>
            <w:shd w:val="clear" w:color="auto" w:fill="FFFFFF" w:themeFill="background1"/>
            <w:vAlign w:val="center"/>
          </w:tcPr>
          <w:p w:rsidR="001317B5" w:rsidRPr="00830085" w:rsidRDefault="001317B5" w:rsidP="00830085"/>
        </w:tc>
      </w:tr>
      <w:tr w:rsidR="001317B5" w:rsidRPr="00830085" w:rsidTr="00877FF2">
        <w:tc>
          <w:tcPr>
            <w:tcW w:w="1838" w:type="dxa"/>
            <w:vMerge/>
            <w:shd w:val="clear" w:color="auto" w:fill="FFFFFF" w:themeFill="background1"/>
            <w:vAlign w:val="center"/>
          </w:tcPr>
          <w:p w:rsidR="001317B5" w:rsidRDefault="001317B5" w:rsidP="00830085"/>
        </w:tc>
        <w:tc>
          <w:tcPr>
            <w:tcW w:w="2620" w:type="dxa"/>
            <w:shd w:val="clear" w:color="auto" w:fill="FFFFFF" w:themeFill="background1"/>
          </w:tcPr>
          <w:p w:rsidR="001317B5" w:rsidRDefault="001317B5" w:rsidP="00830085">
            <w:pPr>
              <w:rPr>
                <w:bCs/>
              </w:rPr>
            </w:pPr>
            <w:r>
              <w:rPr>
                <w:rFonts w:hint="eastAsia"/>
                <w:bCs/>
              </w:rPr>
              <w:t>address</w:t>
            </w:r>
          </w:p>
        </w:tc>
        <w:tc>
          <w:tcPr>
            <w:tcW w:w="2762" w:type="dxa"/>
            <w:gridSpan w:val="2"/>
            <w:shd w:val="clear" w:color="auto" w:fill="FFFFFF" w:themeFill="background1"/>
            <w:vAlign w:val="center"/>
          </w:tcPr>
          <w:p w:rsidR="001317B5" w:rsidRPr="00830085" w:rsidRDefault="001317B5" w:rsidP="00830085">
            <w:pPr>
              <w:rPr>
                <w:bCs/>
              </w:rPr>
            </w:pPr>
          </w:p>
        </w:tc>
        <w:tc>
          <w:tcPr>
            <w:tcW w:w="1847" w:type="dxa"/>
            <w:shd w:val="clear" w:color="auto" w:fill="FFFFFF" w:themeFill="background1"/>
            <w:vAlign w:val="center"/>
          </w:tcPr>
          <w:p w:rsidR="001317B5" w:rsidRPr="00830085" w:rsidRDefault="001317B5" w:rsidP="00830085"/>
        </w:tc>
      </w:tr>
      <w:tr w:rsidR="001317B5" w:rsidRPr="00830085" w:rsidTr="00877FF2">
        <w:tc>
          <w:tcPr>
            <w:tcW w:w="1838" w:type="dxa"/>
            <w:vMerge/>
            <w:shd w:val="clear" w:color="auto" w:fill="FFFFFF" w:themeFill="background1"/>
            <w:vAlign w:val="center"/>
          </w:tcPr>
          <w:p w:rsidR="001317B5" w:rsidRDefault="001317B5" w:rsidP="00830085"/>
        </w:tc>
        <w:tc>
          <w:tcPr>
            <w:tcW w:w="2620" w:type="dxa"/>
            <w:shd w:val="clear" w:color="auto" w:fill="FFFFFF" w:themeFill="background1"/>
          </w:tcPr>
          <w:p w:rsidR="001317B5" w:rsidRDefault="001317B5" w:rsidP="00830085">
            <w:pPr>
              <w:rPr>
                <w:bCs/>
              </w:rPr>
            </w:pPr>
            <w:r>
              <w:rPr>
                <w:rFonts w:hint="eastAsia"/>
                <w:bCs/>
              </w:rPr>
              <w:t>isdefault</w:t>
            </w:r>
          </w:p>
        </w:tc>
        <w:tc>
          <w:tcPr>
            <w:tcW w:w="2762" w:type="dxa"/>
            <w:gridSpan w:val="2"/>
            <w:shd w:val="clear" w:color="auto" w:fill="FFFFFF" w:themeFill="background1"/>
            <w:vAlign w:val="center"/>
          </w:tcPr>
          <w:p w:rsidR="001317B5" w:rsidRPr="00830085" w:rsidRDefault="001317B5" w:rsidP="00830085">
            <w:pPr>
              <w:rPr>
                <w:bCs/>
              </w:rPr>
            </w:pPr>
          </w:p>
        </w:tc>
        <w:tc>
          <w:tcPr>
            <w:tcW w:w="1847" w:type="dxa"/>
            <w:shd w:val="clear" w:color="auto" w:fill="FFFFFF" w:themeFill="background1"/>
            <w:vAlign w:val="center"/>
          </w:tcPr>
          <w:p w:rsidR="001317B5" w:rsidRPr="00830085" w:rsidRDefault="001317B5" w:rsidP="00830085"/>
        </w:tc>
      </w:tr>
      <w:tr w:rsidR="001317B5" w:rsidRPr="00830085" w:rsidTr="00877FF2">
        <w:tc>
          <w:tcPr>
            <w:tcW w:w="1838" w:type="dxa"/>
            <w:vMerge/>
            <w:shd w:val="clear" w:color="auto" w:fill="FFFFFF" w:themeFill="background1"/>
            <w:vAlign w:val="center"/>
          </w:tcPr>
          <w:p w:rsidR="001317B5" w:rsidRDefault="001317B5" w:rsidP="00830085"/>
        </w:tc>
        <w:tc>
          <w:tcPr>
            <w:tcW w:w="2620" w:type="dxa"/>
            <w:shd w:val="clear" w:color="auto" w:fill="FFFFFF" w:themeFill="background1"/>
          </w:tcPr>
          <w:p w:rsidR="001317B5" w:rsidRDefault="001317B5" w:rsidP="00830085">
            <w:pPr>
              <w:rPr>
                <w:bCs/>
              </w:rPr>
            </w:pPr>
            <w:r>
              <w:rPr>
                <w:rFonts w:hint="eastAsia"/>
                <w:bCs/>
              </w:rPr>
              <w:t>addtime</w:t>
            </w:r>
          </w:p>
        </w:tc>
        <w:tc>
          <w:tcPr>
            <w:tcW w:w="2762" w:type="dxa"/>
            <w:gridSpan w:val="2"/>
            <w:shd w:val="clear" w:color="auto" w:fill="FFFFFF" w:themeFill="background1"/>
            <w:vAlign w:val="center"/>
          </w:tcPr>
          <w:p w:rsidR="001317B5" w:rsidRPr="00830085" w:rsidRDefault="001317B5" w:rsidP="00830085">
            <w:pPr>
              <w:rPr>
                <w:bCs/>
              </w:rPr>
            </w:pPr>
          </w:p>
        </w:tc>
        <w:tc>
          <w:tcPr>
            <w:tcW w:w="1847" w:type="dxa"/>
            <w:shd w:val="clear" w:color="auto" w:fill="FFFFFF" w:themeFill="background1"/>
            <w:vAlign w:val="center"/>
          </w:tcPr>
          <w:p w:rsidR="001317B5" w:rsidRPr="00830085" w:rsidRDefault="001317B5" w:rsidP="00830085"/>
        </w:tc>
      </w:tr>
      <w:tr w:rsidR="001317B5" w:rsidRPr="00830085" w:rsidTr="00877FF2">
        <w:tc>
          <w:tcPr>
            <w:tcW w:w="1838" w:type="dxa"/>
            <w:vMerge/>
            <w:shd w:val="clear" w:color="auto" w:fill="FFFFFF" w:themeFill="background1"/>
            <w:vAlign w:val="center"/>
          </w:tcPr>
          <w:p w:rsidR="001317B5" w:rsidRDefault="001317B5" w:rsidP="00830085"/>
        </w:tc>
        <w:tc>
          <w:tcPr>
            <w:tcW w:w="2620" w:type="dxa"/>
            <w:shd w:val="clear" w:color="auto" w:fill="FFFFFF" w:themeFill="background1"/>
          </w:tcPr>
          <w:p w:rsidR="001317B5" w:rsidRDefault="001317B5" w:rsidP="00830085">
            <w:pPr>
              <w:rPr>
                <w:bCs/>
              </w:rPr>
            </w:pPr>
            <w:r>
              <w:rPr>
                <w:rFonts w:hint="eastAsia"/>
                <w:bCs/>
              </w:rPr>
              <w:t>updatetime</w:t>
            </w:r>
          </w:p>
        </w:tc>
        <w:tc>
          <w:tcPr>
            <w:tcW w:w="2762" w:type="dxa"/>
            <w:gridSpan w:val="2"/>
            <w:shd w:val="clear" w:color="auto" w:fill="FFFFFF" w:themeFill="background1"/>
            <w:vAlign w:val="center"/>
          </w:tcPr>
          <w:p w:rsidR="001317B5" w:rsidRPr="00830085" w:rsidRDefault="001317B5" w:rsidP="00830085">
            <w:pPr>
              <w:rPr>
                <w:bCs/>
              </w:rPr>
            </w:pPr>
          </w:p>
        </w:tc>
        <w:tc>
          <w:tcPr>
            <w:tcW w:w="1847" w:type="dxa"/>
            <w:shd w:val="clear" w:color="auto" w:fill="FFFFFF" w:themeFill="background1"/>
            <w:vAlign w:val="center"/>
          </w:tcPr>
          <w:p w:rsidR="001317B5" w:rsidRPr="00830085" w:rsidRDefault="001317B5" w:rsidP="00830085"/>
        </w:tc>
      </w:tr>
      <w:tr w:rsidR="001317B5" w:rsidRPr="00830085" w:rsidTr="00877FF2">
        <w:tc>
          <w:tcPr>
            <w:tcW w:w="1838" w:type="dxa"/>
            <w:vMerge/>
            <w:shd w:val="clear" w:color="auto" w:fill="FFFFFF" w:themeFill="background1"/>
            <w:vAlign w:val="center"/>
          </w:tcPr>
          <w:p w:rsidR="001317B5" w:rsidRDefault="001317B5" w:rsidP="00830085"/>
        </w:tc>
        <w:tc>
          <w:tcPr>
            <w:tcW w:w="2620" w:type="dxa"/>
            <w:shd w:val="clear" w:color="auto" w:fill="FFFFFF" w:themeFill="background1"/>
          </w:tcPr>
          <w:p w:rsidR="001317B5" w:rsidRDefault="001317B5" w:rsidP="00830085">
            <w:pPr>
              <w:rPr>
                <w:bCs/>
              </w:rPr>
            </w:pPr>
            <w:r>
              <w:rPr>
                <w:rFonts w:hint="eastAsia"/>
                <w:bCs/>
              </w:rPr>
              <w:t>receiver</w:t>
            </w:r>
          </w:p>
        </w:tc>
        <w:tc>
          <w:tcPr>
            <w:tcW w:w="2762" w:type="dxa"/>
            <w:gridSpan w:val="2"/>
            <w:shd w:val="clear" w:color="auto" w:fill="FFFFFF" w:themeFill="background1"/>
            <w:vAlign w:val="center"/>
          </w:tcPr>
          <w:p w:rsidR="001317B5" w:rsidRPr="00830085" w:rsidRDefault="001317B5" w:rsidP="00830085">
            <w:pPr>
              <w:rPr>
                <w:bCs/>
              </w:rPr>
            </w:pPr>
          </w:p>
        </w:tc>
        <w:tc>
          <w:tcPr>
            <w:tcW w:w="1847" w:type="dxa"/>
            <w:shd w:val="clear" w:color="auto" w:fill="FFFFFF" w:themeFill="background1"/>
            <w:vAlign w:val="center"/>
          </w:tcPr>
          <w:p w:rsidR="001317B5" w:rsidRPr="00830085" w:rsidRDefault="001317B5" w:rsidP="00830085"/>
        </w:tc>
      </w:tr>
      <w:tr w:rsidR="001317B5" w:rsidRPr="00830085" w:rsidTr="00877FF2">
        <w:tc>
          <w:tcPr>
            <w:tcW w:w="1838" w:type="dxa"/>
            <w:vMerge/>
            <w:shd w:val="clear" w:color="auto" w:fill="FFFFFF" w:themeFill="background1"/>
            <w:vAlign w:val="center"/>
          </w:tcPr>
          <w:p w:rsidR="001317B5" w:rsidRDefault="001317B5" w:rsidP="00830085"/>
        </w:tc>
        <w:tc>
          <w:tcPr>
            <w:tcW w:w="2620" w:type="dxa"/>
            <w:shd w:val="clear" w:color="auto" w:fill="FFFFFF" w:themeFill="background1"/>
          </w:tcPr>
          <w:p w:rsidR="001317B5" w:rsidRDefault="001317B5" w:rsidP="00830085">
            <w:pPr>
              <w:rPr>
                <w:bCs/>
              </w:rPr>
            </w:pPr>
            <w:r>
              <w:rPr>
                <w:rFonts w:hint="eastAsia"/>
                <w:bCs/>
              </w:rPr>
              <w:t>mobile</w:t>
            </w:r>
          </w:p>
        </w:tc>
        <w:tc>
          <w:tcPr>
            <w:tcW w:w="2762" w:type="dxa"/>
            <w:gridSpan w:val="2"/>
            <w:shd w:val="clear" w:color="auto" w:fill="FFFFFF" w:themeFill="background1"/>
            <w:vAlign w:val="center"/>
          </w:tcPr>
          <w:p w:rsidR="001317B5" w:rsidRPr="00830085" w:rsidRDefault="001317B5" w:rsidP="00830085">
            <w:pPr>
              <w:rPr>
                <w:bCs/>
              </w:rPr>
            </w:pPr>
          </w:p>
        </w:tc>
        <w:tc>
          <w:tcPr>
            <w:tcW w:w="1847" w:type="dxa"/>
            <w:shd w:val="clear" w:color="auto" w:fill="FFFFFF" w:themeFill="background1"/>
            <w:vAlign w:val="center"/>
          </w:tcPr>
          <w:p w:rsidR="001317B5" w:rsidRPr="00830085" w:rsidRDefault="001317B5" w:rsidP="00830085"/>
        </w:tc>
      </w:tr>
      <w:tr w:rsidR="00830085" w:rsidRPr="00830085" w:rsidTr="00877FF2">
        <w:tc>
          <w:tcPr>
            <w:tcW w:w="1838" w:type="dxa"/>
            <w:shd w:val="clear" w:color="auto" w:fill="A6A6A6" w:themeFill="background1" w:themeFillShade="A6"/>
            <w:vAlign w:val="center"/>
          </w:tcPr>
          <w:p w:rsidR="00830085" w:rsidRPr="00830085" w:rsidRDefault="00830085" w:rsidP="00830085">
            <w:pPr>
              <w:rPr>
                <w:kern w:val="2"/>
                <w:sz w:val="21"/>
                <w:szCs w:val="22"/>
              </w:rPr>
            </w:pPr>
            <w:r w:rsidRPr="00830085">
              <w:rPr>
                <w:kern w:val="2"/>
                <w:sz w:val="21"/>
                <w:szCs w:val="22"/>
              </w:rPr>
              <w:t>返回码示例：</w:t>
            </w:r>
          </w:p>
        </w:tc>
        <w:tc>
          <w:tcPr>
            <w:tcW w:w="7229" w:type="dxa"/>
            <w:gridSpan w:val="4"/>
            <w:shd w:val="clear" w:color="auto" w:fill="FFFFFF" w:themeFill="background1"/>
            <w:vAlign w:val="center"/>
          </w:tcPr>
          <w:p w:rsidR="00830085" w:rsidRPr="00830085" w:rsidRDefault="00830085" w:rsidP="00830085">
            <w:pPr>
              <w:rPr>
                <w:bCs/>
                <w:kern w:val="2"/>
                <w:sz w:val="21"/>
                <w:szCs w:val="22"/>
              </w:rPr>
            </w:pPr>
          </w:p>
        </w:tc>
      </w:tr>
      <w:tr w:rsidR="00830085" w:rsidRPr="00830085" w:rsidTr="00877FF2">
        <w:tc>
          <w:tcPr>
            <w:tcW w:w="1838" w:type="dxa"/>
            <w:shd w:val="clear" w:color="auto" w:fill="A6A6A6" w:themeFill="background1" w:themeFillShade="A6"/>
            <w:vAlign w:val="center"/>
          </w:tcPr>
          <w:p w:rsidR="00830085" w:rsidRPr="00830085" w:rsidRDefault="00830085" w:rsidP="00830085">
            <w:pPr>
              <w:rPr>
                <w:kern w:val="2"/>
                <w:sz w:val="21"/>
                <w:szCs w:val="22"/>
              </w:rPr>
            </w:pPr>
          </w:p>
        </w:tc>
        <w:tc>
          <w:tcPr>
            <w:tcW w:w="7229" w:type="dxa"/>
            <w:gridSpan w:val="4"/>
            <w:shd w:val="clear" w:color="auto" w:fill="FFFFFF" w:themeFill="background1"/>
            <w:vAlign w:val="center"/>
          </w:tcPr>
          <w:p w:rsidR="00830085" w:rsidRPr="00830085" w:rsidRDefault="00830085" w:rsidP="00830085">
            <w:pPr>
              <w:rPr>
                <w:bCs/>
                <w:kern w:val="2"/>
                <w:sz w:val="21"/>
                <w:szCs w:val="22"/>
              </w:rPr>
            </w:pPr>
          </w:p>
        </w:tc>
      </w:tr>
    </w:tbl>
    <w:p w:rsidR="001317B5" w:rsidRDefault="00555A56" w:rsidP="001317B5">
      <w:pPr>
        <w:pStyle w:val="5"/>
      </w:pPr>
      <w:r>
        <w:t>2.2.1.2</w:t>
      </w:r>
      <w:r w:rsidR="001317B5">
        <w:t xml:space="preserve"> </w:t>
      </w:r>
      <w:r w:rsidR="001317B5">
        <w:rPr>
          <w:rFonts w:hint="eastAsia"/>
        </w:rPr>
        <w:t>确认申请</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1317B5" w:rsidTr="00877FF2">
        <w:tc>
          <w:tcPr>
            <w:tcW w:w="1838" w:type="dxa"/>
            <w:vAlign w:val="center"/>
          </w:tcPr>
          <w:p w:rsidR="001317B5" w:rsidRDefault="001317B5" w:rsidP="00877FF2">
            <w:pPr>
              <w:jc w:val="center"/>
              <w:rPr>
                <w:bCs/>
                <w:szCs w:val="21"/>
              </w:rPr>
            </w:pPr>
            <w:r>
              <w:rPr>
                <w:bCs/>
                <w:szCs w:val="21"/>
              </w:rPr>
              <w:t>接口标识：</w:t>
            </w:r>
          </w:p>
        </w:tc>
        <w:tc>
          <w:tcPr>
            <w:tcW w:w="2655" w:type="dxa"/>
            <w:gridSpan w:val="2"/>
            <w:vAlign w:val="center"/>
          </w:tcPr>
          <w:p w:rsidR="001317B5" w:rsidRDefault="001317B5" w:rsidP="00877FF2">
            <w:pPr>
              <w:jc w:val="center"/>
              <w:rPr>
                <w:bCs/>
                <w:szCs w:val="21"/>
              </w:rPr>
            </w:pPr>
            <w:r w:rsidRPr="0099692E">
              <w:rPr>
                <w:bCs/>
                <w:szCs w:val="21"/>
              </w:rPr>
              <w:t>addApplyHelp</w:t>
            </w:r>
          </w:p>
        </w:tc>
        <w:tc>
          <w:tcPr>
            <w:tcW w:w="2727" w:type="dxa"/>
          </w:tcPr>
          <w:p w:rsidR="001317B5" w:rsidRDefault="001317B5" w:rsidP="00877FF2">
            <w:pPr>
              <w:jc w:val="left"/>
            </w:pPr>
          </w:p>
        </w:tc>
        <w:tc>
          <w:tcPr>
            <w:tcW w:w="1847" w:type="dxa"/>
          </w:tcPr>
          <w:p w:rsidR="001317B5" w:rsidRDefault="001317B5" w:rsidP="00877FF2">
            <w:pPr>
              <w:jc w:val="left"/>
            </w:pPr>
          </w:p>
        </w:tc>
      </w:tr>
      <w:tr w:rsidR="001317B5" w:rsidTr="00877FF2">
        <w:tc>
          <w:tcPr>
            <w:tcW w:w="1838" w:type="dxa"/>
            <w:shd w:val="clear" w:color="auto" w:fill="A6A6A6" w:themeFill="background1" w:themeFillShade="A6"/>
            <w:vAlign w:val="center"/>
          </w:tcPr>
          <w:p w:rsidR="001317B5" w:rsidRDefault="001317B5" w:rsidP="00877FF2">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1317B5" w:rsidRDefault="001317B5" w:rsidP="00877FF2">
            <w:pPr>
              <w:jc w:val="center"/>
              <w:rPr>
                <w:bCs/>
                <w:szCs w:val="21"/>
              </w:rPr>
            </w:pPr>
            <w:r w:rsidRPr="0099692E">
              <w:rPr>
                <w:bCs/>
                <w:szCs w:val="21"/>
              </w:rPr>
              <w:t>addApplyHelp</w:t>
            </w:r>
          </w:p>
        </w:tc>
        <w:tc>
          <w:tcPr>
            <w:tcW w:w="2727" w:type="dxa"/>
          </w:tcPr>
          <w:p w:rsidR="001317B5" w:rsidRDefault="001317B5" w:rsidP="00877FF2">
            <w:pPr>
              <w:jc w:val="center"/>
              <w:rPr>
                <w:bCs/>
                <w:szCs w:val="21"/>
              </w:rPr>
            </w:pPr>
          </w:p>
        </w:tc>
        <w:tc>
          <w:tcPr>
            <w:tcW w:w="1847" w:type="dxa"/>
          </w:tcPr>
          <w:p w:rsidR="001317B5" w:rsidRDefault="001317B5" w:rsidP="00877FF2">
            <w:pPr>
              <w:jc w:val="center"/>
              <w:rPr>
                <w:bCs/>
                <w:szCs w:val="21"/>
              </w:rPr>
            </w:pPr>
          </w:p>
        </w:tc>
      </w:tr>
      <w:tr w:rsidR="001317B5" w:rsidTr="00877FF2">
        <w:tc>
          <w:tcPr>
            <w:tcW w:w="1838" w:type="dxa"/>
            <w:shd w:val="clear" w:color="auto" w:fill="A6A6A6" w:themeFill="background1" w:themeFillShade="A6"/>
            <w:vAlign w:val="center"/>
          </w:tcPr>
          <w:p w:rsidR="001317B5" w:rsidRDefault="001317B5" w:rsidP="00877FF2">
            <w:pPr>
              <w:jc w:val="center"/>
              <w:rPr>
                <w:bCs/>
                <w:szCs w:val="21"/>
              </w:rPr>
            </w:pPr>
            <w:r>
              <w:rPr>
                <w:bCs/>
                <w:szCs w:val="21"/>
              </w:rPr>
              <w:t>字段名</w:t>
            </w:r>
          </w:p>
        </w:tc>
        <w:tc>
          <w:tcPr>
            <w:tcW w:w="2655" w:type="dxa"/>
            <w:gridSpan w:val="2"/>
            <w:shd w:val="clear" w:color="auto" w:fill="A6A6A6" w:themeFill="background1" w:themeFillShade="A6"/>
            <w:vAlign w:val="center"/>
          </w:tcPr>
          <w:p w:rsidR="001317B5" w:rsidRDefault="001317B5" w:rsidP="00877FF2">
            <w:pPr>
              <w:jc w:val="center"/>
              <w:rPr>
                <w:bCs/>
                <w:szCs w:val="21"/>
              </w:rPr>
            </w:pPr>
            <w:r>
              <w:rPr>
                <w:bCs/>
                <w:szCs w:val="21"/>
              </w:rPr>
              <w:t>说明</w:t>
            </w:r>
          </w:p>
        </w:tc>
        <w:tc>
          <w:tcPr>
            <w:tcW w:w="2727" w:type="dxa"/>
            <w:shd w:val="clear" w:color="auto" w:fill="A6A6A6" w:themeFill="background1" w:themeFillShade="A6"/>
          </w:tcPr>
          <w:p w:rsidR="001317B5" w:rsidRDefault="001317B5" w:rsidP="00877FF2">
            <w:pPr>
              <w:jc w:val="center"/>
              <w:rPr>
                <w:bCs/>
                <w:szCs w:val="21"/>
              </w:rPr>
            </w:pPr>
            <w:r>
              <w:rPr>
                <w:bCs/>
                <w:szCs w:val="21"/>
              </w:rPr>
              <w:t>备注</w:t>
            </w:r>
          </w:p>
        </w:tc>
        <w:tc>
          <w:tcPr>
            <w:tcW w:w="1847" w:type="dxa"/>
            <w:shd w:val="clear" w:color="auto" w:fill="A6A6A6" w:themeFill="background1" w:themeFillShade="A6"/>
          </w:tcPr>
          <w:p w:rsidR="001317B5" w:rsidRDefault="001317B5" w:rsidP="00877FF2">
            <w:pPr>
              <w:jc w:val="center"/>
              <w:rPr>
                <w:bCs/>
                <w:szCs w:val="21"/>
              </w:rPr>
            </w:pPr>
            <w:r>
              <w:rPr>
                <w:rFonts w:hint="eastAsia"/>
                <w:bCs/>
                <w:szCs w:val="21"/>
              </w:rPr>
              <w:t>是否必填项</w:t>
            </w:r>
          </w:p>
        </w:tc>
      </w:tr>
      <w:tr w:rsidR="001317B5" w:rsidTr="00877FF2">
        <w:trPr>
          <w:trHeight w:val="405"/>
        </w:trPr>
        <w:tc>
          <w:tcPr>
            <w:tcW w:w="1838" w:type="dxa"/>
            <w:vAlign w:val="center"/>
          </w:tcPr>
          <w:p w:rsidR="001317B5" w:rsidRPr="00CF52EF" w:rsidRDefault="001317B5" w:rsidP="00877FF2">
            <w:pPr>
              <w:jc w:val="center"/>
              <w:rPr>
                <w:bCs/>
                <w:szCs w:val="21"/>
              </w:rPr>
            </w:pPr>
            <w:r w:rsidRPr="00410922">
              <w:rPr>
                <w:bCs/>
                <w:szCs w:val="21"/>
              </w:rPr>
              <w:t>recipientId</w:t>
            </w:r>
          </w:p>
        </w:tc>
        <w:tc>
          <w:tcPr>
            <w:tcW w:w="2655" w:type="dxa"/>
            <w:gridSpan w:val="2"/>
          </w:tcPr>
          <w:p w:rsidR="001317B5" w:rsidRDefault="001317B5" w:rsidP="00877FF2">
            <w:pPr>
              <w:ind w:firstLine="210"/>
              <w:jc w:val="center"/>
              <w:rPr>
                <w:rFonts w:ascii="宋体" w:hAnsi="宋体"/>
                <w:bCs/>
                <w:szCs w:val="21"/>
              </w:rPr>
            </w:pPr>
            <w:r>
              <w:rPr>
                <w:rFonts w:ascii="宋体" w:hAnsi="宋体" w:hint="eastAsia"/>
                <w:bCs/>
                <w:szCs w:val="21"/>
              </w:rPr>
              <w:t>用户id</w:t>
            </w:r>
          </w:p>
        </w:tc>
        <w:tc>
          <w:tcPr>
            <w:tcW w:w="2727" w:type="dxa"/>
            <w:vAlign w:val="center"/>
          </w:tcPr>
          <w:p w:rsidR="001317B5" w:rsidRPr="00FE77C3" w:rsidRDefault="001317B5" w:rsidP="00877FF2">
            <w:pPr>
              <w:jc w:val="left"/>
              <w:rPr>
                <w:rFonts w:ascii="微软雅黑" w:eastAsia="微软雅黑" w:hAnsi="微软雅黑"/>
                <w:color w:val="333333"/>
              </w:rPr>
            </w:pPr>
          </w:p>
        </w:tc>
        <w:tc>
          <w:tcPr>
            <w:tcW w:w="1847" w:type="dxa"/>
            <w:vAlign w:val="center"/>
          </w:tcPr>
          <w:p w:rsidR="001317B5" w:rsidRDefault="001317B5" w:rsidP="00877FF2">
            <w:pPr>
              <w:jc w:val="center"/>
              <w:rPr>
                <w:bCs/>
                <w:szCs w:val="21"/>
              </w:rPr>
            </w:pPr>
            <w:r>
              <w:rPr>
                <w:rFonts w:hint="eastAsia"/>
                <w:bCs/>
                <w:szCs w:val="21"/>
              </w:rPr>
              <w:t>是</w:t>
            </w:r>
          </w:p>
        </w:tc>
      </w:tr>
      <w:tr w:rsidR="001317B5" w:rsidTr="00877FF2">
        <w:trPr>
          <w:trHeight w:val="405"/>
        </w:trPr>
        <w:tc>
          <w:tcPr>
            <w:tcW w:w="1838" w:type="dxa"/>
            <w:vAlign w:val="center"/>
          </w:tcPr>
          <w:p w:rsidR="001317B5" w:rsidRPr="00CF52EF" w:rsidRDefault="001317B5" w:rsidP="00877FF2">
            <w:pPr>
              <w:jc w:val="center"/>
              <w:rPr>
                <w:bCs/>
                <w:szCs w:val="21"/>
              </w:rPr>
            </w:pPr>
            <w:r w:rsidRPr="006C43C6">
              <w:rPr>
                <w:bCs/>
                <w:szCs w:val="21"/>
              </w:rPr>
              <w:t>applyReason</w:t>
            </w:r>
          </w:p>
        </w:tc>
        <w:tc>
          <w:tcPr>
            <w:tcW w:w="2655" w:type="dxa"/>
            <w:gridSpan w:val="2"/>
          </w:tcPr>
          <w:p w:rsidR="001317B5" w:rsidRDefault="001317B5" w:rsidP="00877FF2">
            <w:pPr>
              <w:ind w:firstLine="210"/>
              <w:jc w:val="center"/>
              <w:rPr>
                <w:rFonts w:ascii="宋体" w:hAnsi="宋体"/>
                <w:bCs/>
                <w:szCs w:val="21"/>
              </w:rPr>
            </w:pPr>
            <w:r>
              <w:rPr>
                <w:rFonts w:ascii="宋体" w:hAnsi="宋体" w:hint="eastAsia"/>
                <w:bCs/>
                <w:szCs w:val="21"/>
              </w:rPr>
              <w:t>申请原因</w:t>
            </w:r>
          </w:p>
        </w:tc>
        <w:tc>
          <w:tcPr>
            <w:tcW w:w="2727" w:type="dxa"/>
          </w:tcPr>
          <w:p w:rsidR="001317B5" w:rsidRDefault="001317B5" w:rsidP="00877FF2">
            <w:pPr>
              <w:ind w:firstLine="210"/>
              <w:jc w:val="center"/>
              <w:rPr>
                <w:rFonts w:ascii="宋体" w:hAnsi="宋体"/>
                <w:bCs/>
                <w:szCs w:val="21"/>
              </w:rPr>
            </w:pPr>
          </w:p>
        </w:tc>
        <w:tc>
          <w:tcPr>
            <w:tcW w:w="1847" w:type="dxa"/>
            <w:vAlign w:val="center"/>
          </w:tcPr>
          <w:p w:rsidR="001317B5" w:rsidRDefault="001317B5" w:rsidP="00877FF2">
            <w:pPr>
              <w:jc w:val="center"/>
              <w:rPr>
                <w:bCs/>
                <w:szCs w:val="21"/>
              </w:rPr>
            </w:pPr>
            <w:r>
              <w:rPr>
                <w:rFonts w:hint="eastAsia"/>
                <w:bCs/>
                <w:szCs w:val="21"/>
              </w:rPr>
              <w:t>是</w:t>
            </w:r>
          </w:p>
        </w:tc>
      </w:tr>
      <w:tr w:rsidR="001317B5" w:rsidTr="00877FF2">
        <w:trPr>
          <w:trHeight w:val="405"/>
        </w:trPr>
        <w:tc>
          <w:tcPr>
            <w:tcW w:w="1838" w:type="dxa"/>
            <w:vAlign w:val="center"/>
          </w:tcPr>
          <w:p w:rsidR="001317B5" w:rsidRPr="001E0354" w:rsidRDefault="001317B5" w:rsidP="00877FF2">
            <w:pPr>
              <w:jc w:val="center"/>
              <w:rPr>
                <w:bCs/>
                <w:szCs w:val="21"/>
              </w:rPr>
            </w:pPr>
            <w:r w:rsidRPr="001E0354">
              <w:rPr>
                <w:bCs/>
                <w:szCs w:val="21"/>
              </w:rPr>
              <w:t>loveNo</w:t>
            </w:r>
          </w:p>
        </w:tc>
        <w:tc>
          <w:tcPr>
            <w:tcW w:w="2655" w:type="dxa"/>
            <w:gridSpan w:val="2"/>
          </w:tcPr>
          <w:p w:rsidR="001317B5" w:rsidRDefault="001317B5" w:rsidP="00877FF2">
            <w:pPr>
              <w:ind w:firstLine="210"/>
              <w:jc w:val="center"/>
              <w:rPr>
                <w:rFonts w:ascii="宋体" w:hAnsi="宋体"/>
                <w:bCs/>
                <w:szCs w:val="21"/>
              </w:rPr>
            </w:pPr>
            <w:r>
              <w:rPr>
                <w:rFonts w:ascii="宋体" w:hAnsi="宋体" w:hint="eastAsia"/>
                <w:bCs/>
                <w:szCs w:val="21"/>
              </w:rPr>
              <w:t>爱心单号</w:t>
            </w:r>
          </w:p>
        </w:tc>
        <w:tc>
          <w:tcPr>
            <w:tcW w:w="2727" w:type="dxa"/>
          </w:tcPr>
          <w:p w:rsidR="001317B5" w:rsidRDefault="001317B5" w:rsidP="00877FF2">
            <w:pPr>
              <w:ind w:firstLine="210"/>
              <w:jc w:val="center"/>
              <w:rPr>
                <w:rFonts w:ascii="宋体" w:hAnsi="宋体"/>
                <w:bCs/>
                <w:szCs w:val="21"/>
              </w:rPr>
            </w:pPr>
          </w:p>
        </w:tc>
        <w:tc>
          <w:tcPr>
            <w:tcW w:w="1847" w:type="dxa"/>
            <w:vAlign w:val="center"/>
          </w:tcPr>
          <w:p w:rsidR="001317B5" w:rsidRDefault="001317B5" w:rsidP="00877FF2">
            <w:pPr>
              <w:jc w:val="center"/>
              <w:rPr>
                <w:bCs/>
                <w:szCs w:val="21"/>
              </w:rPr>
            </w:pPr>
            <w:r>
              <w:rPr>
                <w:rFonts w:hint="eastAsia"/>
                <w:bCs/>
                <w:szCs w:val="21"/>
              </w:rPr>
              <w:t>是</w:t>
            </w:r>
          </w:p>
        </w:tc>
      </w:tr>
      <w:tr w:rsidR="001317B5" w:rsidTr="00877FF2">
        <w:trPr>
          <w:trHeight w:val="405"/>
        </w:trPr>
        <w:tc>
          <w:tcPr>
            <w:tcW w:w="1838" w:type="dxa"/>
            <w:vAlign w:val="center"/>
          </w:tcPr>
          <w:p w:rsidR="001317B5" w:rsidRPr="00CF52EF" w:rsidRDefault="001317B5" w:rsidP="00877FF2">
            <w:pPr>
              <w:jc w:val="center"/>
              <w:rPr>
                <w:bCs/>
                <w:szCs w:val="21"/>
              </w:rPr>
            </w:pPr>
            <w:r w:rsidRPr="00A025B7">
              <w:rPr>
                <w:bCs/>
                <w:szCs w:val="21"/>
              </w:rPr>
              <w:t>picUrl</w:t>
            </w:r>
          </w:p>
        </w:tc>
        <w:tc>
          <w:tcPr>
            <w:tcW w:w="2655" w:type="dxa"/>
            <w:gridSpan w:val="2"/>
          </w:tcPr>
          <w:p w:rsidR="001317B5" w:rsidRDefault="001317B5" w:rsidP="00877FF2">
            <w:pPr>
              <w:ind w:firstLine="210"/>
              <w:jc w:val="center"/>
              <w:rPr>
                <w:rFonts w:ascii="宋体" w:hAnsi="宋体"/>
                <w:bCs/>
                <w:szCs w:val="21"/>
              </w:rPr>
            </w:pPr>
            <w:r>
              <w:rPr>
                <w:rFonts w:ascii="宋体" w:hAnsi="宋体" w:hint="eastAsia"/>
                <w:bCs/>
                <w:szCs w:val="21"/>
              </w:rPr>
              <w:t>图片地址</w:t>
            </w:r>
          </w:p>
        </w:tc>
        <w:tc>
          <w:tcPr>
            <w:tcW w:w="2727" w:type="dxa"/>
          </w:tcPr>
          <w:p w:rsidR="001317B5" w:rsidRDefault="001317B5" w:rsidP="00877FF2">
            <w:pPr>
              <w:ind w:firstLine="210"/>
              <w:jc w:val="center"/>
              <w:rPr>
                <w:rFonts w:ascii="宋体" w:hAnsi="宋体"/>
                <w:bCs/>
                <w:szCs w:val="21"/>
              </w:rPr>
            </w:pPr>
          </w:p>
        </w:tc>
        <w:tc>
          <w:tcPr>
            <w:tcW w:w="1847" w:type="dxa"/>
            <w:vAlign w:val="center"/>
          </w:tcPr>
          <w:p w:rsidR="001317B5" w:rsidRDefault="001317B5" w:rsidP="00877FF2">
            <w:pPr>
              <w:jc w:val="center"/>
              <w:rPr>
                <w:bCs/>
                <w:szCs w:val="21"/>
              </w:rPr>
            </w:pPr>
            <w:r>
              <w:rPr>
                <w:bCs/>
                <w:szCs w:val="21"/>
              </w:rPr>
              <w:t>否</w:t>
            </w:r>
          </w:p>
        </w:tc>
      </w:tr>
      <w:tr w:rsidR="001317B5" w:rsidTr="00877FF2">
        <w:trPr>
          <w:trHeight w:val="405"/>
        </w:trPr>
        <w:tc>
          <w:tcPr>
            <w:tcW w:w="1838" w:type="dxa"/>
            <w:vAlign w:val="center"/>
          </w:tcPr>
          <w:p w:rsidR="001317B5" w:rsidRPr="008C5A5B" w:rsidRDefault="001317B5" w:rsidP="00877FF2">
            <w:pPr>
              <w:jc w:val="center"/>
              <w:rPr>
                <w:bCs/>
                <w:szCs w:val="21"/>
              </w:rPr>
            </w:pPr>
            <w:r w:rsidRPr="005715D6">
              <w:rPr>
                <w:bCs/>
                <w:szCs w:val="21"/>
              </w:rPr>
              <w:t>address</w:t>
            </w:r>
          </w:p>
        </w:tc>
        <w:tc>
          <w:tcPr>
            <w:tcW w:w="2655" w:type="dxa"/>
            <w:gridSpan w:val="2"/>
          </w:tcPr>
          <w:p w:rsidR="001317B5" w:rsidRDefault="001317B5" w:rsidP="00877FF2">
            <w:pPr>
              <w:ind w:firstLine="210"/>
              <w:jc w:val="center"/>
              <w:rPr>
                <w:rFonts w:ascii="宋体" w:hAnsi="宋体"/>
                <w:bCs/>
                <w:szCs w:val="21"/>
              </w:rPr>
            </w:pPr>
            <w:r>
              <w:rPr>
                <w:rFonts w:ascii="宋体" w:hAnsi="宋体" w:hint="eastAsia"/>
                <w:bCs/>
                <w:szCs w:val="21"/>
              </w:rPr>
              <w:t>邮寄地址</w:t>
            </w:r>
          </w:p>
        </w:tc>
        <w:tc>
          <w:tcPr>
            <w:tcW w:w="2727" w:type="dxa"/>
          </w:tcPr>
          <w:p w:rsidR="001317B5" w:rsidRDefault="001317B5" w:rsidP="00877FF2">
            <w:pPr>
              <w:ind w:firstLine="210"/>
              <w:jc w:val="center"/>
              <w:rPr>
                <w:rFonts w:ascii="宋体" w:hAnsi="宋体"/>
                <w:bCs/>
                <w:szCs w:val="21"/>
              </w:rPr>
            </w:pPr>
          </w:p>
        </w:tc>
        <w:tc>
          <w:tcPr>
            <w:tcW w:w="1847" w:type="dxa"/>
            <w:vAlign w:val="center"/>
          </w:tcPr>
          <w:p w:rsidR="001317B5" w:rsidRDefault="001317B5" w:rsidP="00877FF2">
            <w:pPr>
              <w:jc w:val="center"/>
              <w:rPr>
                <w:bCs/>
                <w:szCs w:val="21"/>
              </w:rPr>
            </w:pPr>
            <w:r>
              <w:rPr>
                <w:rFonts w:hint="eastAsia"/>
                <w:bCs/>
                <w:szCs w:val="21"/>
              </w:rPr>
              <w:t>是</w:t>
            </w:r>
          </w:p>
        </w:tc>
      </w:tr>
      <w:tr w:rsidR="001317B5" w:rsidTr="00877FF2">
        <w:trPr>
          <w:trHeight w:val="405"/>
        </w:trPr>
        <w:tc>
          <w:tcPr>
            <w:tcW w:w="1838" w:type="dxa"/>
            <w:vAlign w:val="center"/>
          </w:tcPr>
          <w:p w:rsidR="001317B5" w:rsidRPr="005715D6" w:rsidRDefault="001317B5" w:rsidP="00877FF2">
            <w:pPr>
              <w:jc w:val="center"/>
              <w:rPr>
                <w:bCs/>
                <w:szCs w:val="21"/>
              </w:rPr>
            </w:pPr>
            <w:r>
              <w:rPr>
                <w:bCs/>
                <w:szCs w:val="21"/>
              </w:rPr>
              <w:t>m</w:t>
            </w:r>
            <w:r>
              <w:rPr>
                <w:rFonts w:hint="eastAsia"/>
                <w:bCs/>
                <w:szCs w:val="21"/>
              </w:rPr>
              <w:t>obile</w:t>
            </w:r>
          </w:p>
        </w:tc>
        <w:tc>
          <w:tcPr>
            <w:tcW w:w="2655" w:type="dxa"/>
            <w:gridSpan w:val="2"/>
          </w:tcPr>
          <w:p w:rsidR="001317B5" w:rsidRDefault="001317B5" w:rsidP="00877FF2">
            <w:pPr>
              <w:ind w:firstLine="210"/>
              <w:jc w:val="center"/>
              <w:rPr>
                <w:rFonts w:ascii="宋体" w:hAnsi="宋体"/>
                <w:bCs/>
                <w:szCs w:val="21"/>
              </w:rPr>
            </w:pPr>
            <w:r>
              <w:rPr>
                <w:rFonts w:ascii="宋体" w:hAnsi="宋体" w:hint="eastAsia"/>
                <w:bCs/>
                <w:szCs w:val="21"/>
              </w:rPr>
              <w:t>申请电话</w:t>
            </w:r>
          </w:p>
        </w:tc>
        <w:tc>
          <w:tcPr>
            <w:tcW w:w="2727" w:type="dxa"/>
          </w:tcPr>
          <w:p w:rsidR="001317B5" w:rsidRDefault="001317B5" w:rsidP="00877FF2">
            <w:pPr>
              <w:ind w:firstLine="210"/>
              <w:jc w:val="center"/>
              <w:rPr>
                <w:rFonts w:ascii="宋体" w:hAnsi="宋体"/>
                <w:bCs/>
                <w:szCs w:val="21"/>
              </w:rPr>
            </w:pPr>
          </w:p>
        </w:tc>
        <w:tc>
          <w:tcPr>
            <w:tcW w:w="1847" w:type="dxa"/>
            <w:vAlign w:val="center"/>
          </w:tcPr>
          <w:p w:rsidR="001317B5" w:rsidRDefault="001317B5" w:rsidP="00877FF2">
            <w:pPr>
              <w:jc w:val="center"/>
              <w:rPr>
                <w:bCs/>
                <w:szCs w:val="21"/>
              </w:rPr>
            </w:pPr>
          </w:p>
        </w:tc>
      </w:tr>
      <w:tr w:rsidR="001317B5" w:rsidTr="00877FF2">
        <w:tc>
          <w:tcPr>
            <w:tcW w:w="1838" w:type="dxa"/>
            <w:shd w:val="clear" w:color="auto" w:fill="A6A6A6" w:themeFill="background1" w:themeFillShade="A6"/>
            <w:vAlign w:val="center"/>
          </w:tcPr>
          <w:p w:rsidR="001317B5" w:rsidRDefault="001317B5" w:rsidP="00877FF2">
            <w:pPr>
              <w:jc w:val="center"/>
              <w:rPr>
                <w:bCs/>
                <w:szCs w:val="21"/>
              </w:rPr>
            </w:pPr>
            <w:r>
              <w:rPr>
                <w:rFonts w:hint="eastAsia"/>
              </w:rPr>
              <w:t>参数</w:t>
            </w:r>
            <w:r>
              <w:t>jsonStr</w:t>
            </w:r>
            <w:r>
              <w:rPr>
                <w:rFonts w:hint="eastAsia"/>
              </w:rPr>
              <w:t>：</w:t>
            </w:r>
          </w:p>
        </w:tc>
        <w:tc>
          <w:tcPr>
            <w:tcW w:w="7229" w:type="dxa"/>
            <w:gridSpan w:val="4"/>
            <w:vAlign w:val="center"/>
          </w:tcPr>
          <w:p w:rsidR="001317B5" w:rsidRPr="007856FB" w:rsidRDefault="001317B5" w:rsidP="00877FF2">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rsidRPr="00410922">
              <w:rPr>
                <w:bCs/>
                <w:szCs w:val="21"/>
              </w:rPr>
              <w:t xml:space="preserve"> recipientId</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用户Id</w:t>
            </w:r>
            <w:r w:rsidRPr="007856FB">
              <w:rPr>
                <w:rFonts w:ascii="Consolas" w:eastAsia="Consolas" w:hAnsi="Consolas" w:hint="eastAsia"/>
                <w:b/>
                <w:color w:val="0070C0"/>
                <w:sz w:val="24"/>
                <w:highlight w:val="white"/>
              </w:rPr>
              <w:t>"</w:t>
            </w:r>
            <w:r>
              <w:rPr>
                <w:rFonts w:ascii="Consolas" w:eastAsiaTheme="minorEastAsia" w:hAnsi="Consolas" w:hint="eastAsia"/>
                <w:b/>
                <w:color w:val="0070C0"/>
                <w:sz w:val="24"/>
              </w:rPr>
              <w:t>,"</w:t>
            </w:r>
            <w:r w:rsidRPr="006C43C6">
              <w:rPr>
                <w:bCs/>
                <w:szCs w:val="21"/>
              </w:rPr>
              <w:t>applyReason</w:t>
            </w:r>
            <w:r>
              <w:rPr>
                <w:rFonts w:ascii="Consolas" w:eastAsiaTheme="minorEastAsia" w:hAnsi="Consolas" w:hint="eastAsia"/>
                <w:b/>
                <w:color w:val="0070C0"/>
                <w:sz w:val="24"/>
              </w:rPr>
              <w:t>":"</w:t>
            </w:r>
            <w:r>
              <w:rPr>
                <w:rFonts w:ascii="宋体" w:hAnsi="宋体" w:hint="eastAsia"/>
                <w:bCs/>
                <w:szCs w:val="21"/>
              </w:rPr>
              <w:t>申请原因</w:t>
            </w:r>
            <w:r>
              <w:rPr>
                <w:rFonts w:ascii="Consolas" w:eastAsiaTheme="minorEastAsia" w:hAnsi="Consolas" w:hint="eastAsia"/>
                <w:b/>
                <w:color w:val="0070C0"/>
                <w:sz w:val="24"/>
              </w:rPr>
              <w:t>","</w:t>
            </w:r>
            <w:r>
              <w:rPr>
                <w:bCs/>
                <w:szCs w:val="21"/>
              </w:rPr>
              <w:t>loveNo</w:t>
            </w:r>
            <w:r>
              <w:rPr>
                <w:rFonts w:ascii="Consolas" w:eastAsiaTheme="minorEastAsia" w:hAnsi="Consolas" w:hint="eastAsia"/>
                <w:b/>
                <w:color w:val="0070C0"/>
                <w:sz w:val="24"/>
              </w:rPr>
              <w:t>":"</w:t>
            </w:r>
            <w:r>
              <w:rPr>
                <w:rFonts w:ascii="宋体" w:hAnsi="宋体" w:hint="eastAsia"/>
                <w:bCs/>
                <w:szCs w:val="21"/>
              </w:rPr>
              <w:t>爱心单号</w:t>
            </w:r>
            <w:r>
              <w:rPr>
                <w:rFonts w:ascii="Consolas" w:eastAsiaTheme="minorEastAsia" w:hAnsi="Consolas" w:hint="eastAsia"/>
                <w:b/>
                <w:color w:val="0070C0"/>
                <w:sz w:val="24"/>
              </w:rPr>
              <w:t>","</w:t>
            </w:r>
            <w:r w:rsidRPr="00A025B7">
              <w:rPr>
                <w:bCs/>
                <w:szCs w:val="21"/>
              </w:rPr>
              <w:t>picUrl</w:t>
            </w:r>
            <w:r>
              <w:rPr>
                <w:rFonts w:ascii="Consolas" w:eastAsiaTheme="minorEastAsia" w:hAnsi="Consolas" w:hint="eastAsia"/>
                <w:b/>
                <w:color w:val="0070C0"/>
                <w:sz w:val="24"/>
              </w:rPr>
              <w:t>":"</w:t>
            </w:r>
            <w:r>
              <w:rPr>
                <w:rFonts w:ascii="宋体" w:hAnsi="宋体" w:hint="eastAsia"/>
                <w:bCs/>
                <w:szCs w:val="21"/>
              </w:rPr>
              <w:t>图片地址</w:t>
            </w:r>
            <w:r>
              <w:rPr>
                <w:rFonts w:ascii="Consolas" w:eastAsiaTheme="minorEastAsia" w:hAnsi="Consolas" w:hint="eastAsia"/>
                <w:b/>
                <w:color w:val="0070C0"/>
                <w:sz w:val="24"/>
              </w:rPr>
              <w:t>","</w:t>
            </w:r>
            <w:r w:rsidRPr="005715D6">
              <w:rPr>
                <w:bCs/>
                <w:szCs w:val="21"/>
              </w:rPr>
              <w:t xml:space="preserve"> address</w:t>
            </w:r>
            <w:r>
              <w:rPr>
                <w:rFonts w:ascii="Consolas" w:eastAsiaTheme="minorEastAsia" w:hAnsi="Consolas" w:hint="eastAsia"/>
                <w:b/>
                <w:color w:val="0070C0"/>
                <w:sz w:val="24"/>
              </w:rPr>
              <w:t>":"</w:t>
            </w:r>
            <w:r>
              <w:rPr>
                <w:rFonts w:ascii="宋体" w:hAnsi="宋体" w:hint="eastAsia"/>
                <w:bCs/>
                <w:szCs w:val="21"/>
              </w:rPr>
              <w:t>邮寄地址</w:t>
            </w:r>
            <w:r>
              <w:rPr>
                <w:rFonts w:ascii="Consolas" w:eastAsiaTheme="minorEastAsia" w:hAnsi="Consolas" w:hint="eastAsia"/>
                <w:b/>
                <w:color w:val="0070C0"/>
                <w:sz w:val="24"/>
              </w:rPr>
              <w:t>"</w:t>
            </w:r>
            <w:r w:rsidR="00877FF2">
              <w:rPr>
                <w:rFonts w:ascii="Consolas" w:eastAsiaTheme="minorEastAsia" w:hAnsi="Consolas" w:hint="eastAsia"/>
                <w:b/>
                <w:color w:val="0070C0"/>
                <w:sz w:val="24"/>
              </w:rPr>
              <w:t>，</w:t>
            </w:r>
            <w:r w:rsidR="00877FF2">
              <w:rPr>
                <w:rFonts w:ascii="Consolas" w:eastAsiaTheme="minorEastAsia" w:hAnsi="Consolas"/>
                <w:b/>
                <w:color w:val="0070C0"/>
                <w:sz w:val="24"/>
              </w:rPr>
              <w:t>”mobile”:”</w:t>
            </w:r>
            <w:r w:rsidR="00877FF2">
              <w:rPr>
                <w:rFonts w:ascii="Consolas" w:eastAsiaTheme="minorEastAsia" w:hAnsi="Consolas" w:hint="eastAsia"/>
                <w:b/>
                <w:color w:val="0070C0"/>
                <w:sz w:val="24"/>
              </w:rPr>
              <w:t>电话号码</w:t>
            </w:r>
            <w:r w:rsidR="00877FF2">
              <w:rPr>
                <w:rFonts w:ascii="Consolas" w:eastAsiaTheme="minorEastAsia" w:hAnsi="Consolas"/>
                <w:b/>
                <w:color w:val="0070C0"/>
                <w:sz w:val="24"/>
              </w:rPr>
              <w:t>”</w:t>
            </w:r>
            <w:r w:rsidRPr="007856FB">
              <w:rPr>
                <w:rFonts w:ascii="Consolas" w:eastAsia="Consolas" w:hAnsi="Consolas"/>
                <w:b/>
                <w:color w:val="0070C0"/>
                <w:sz w:val="24"/>
              </w:rPr>
              <w:t>}</w:t>
            </w:r>
          </w:p>
        </w:tc>
      </w:tr>
      <w:tr w:rsidR="001317B5" w:rsidTr="00877FF2">
        <w:tc>
          <w:tcPr>
            <w:tcW w:w="1838" w:type="dxa"/>
            <w:shd w:val="clear" w:color="auto" w:fill="A6A6A6" w:themeFill="background1" w:themeFillShade="A6"/>
            <w:vAlign w:val="center"/>
          </w:tcPr>
          <w:p w:rsidR="001317B5" w:rsidRDefault="001317B5" w:rsidP="00877FF2">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1317B5" w:rsidRDefault="001317B5" w:rsidP="00877FF2">
            <w:pPr>
              <w:ind w:firstLine="210"/>
              <w:jc w:val="center"/>
              <w:rPr>
                <w:rFonts w:ascii="宋体" w:hAnsi="宋体"/>
                <w:bCs/>
                <w:szCs w:val="21"/>
              </w:rPr>
            </w:pPr>
          </w:p>
        </w:tc>
        <w:tc>
          <w:tcPr>
            <w:tcW w:w="2762" w:type="dxa"/>
            <w:gridSpan w:val="2"/>
            <w:shd w:val="clear" w:color="auto" w:fill="A6A6A6" w:themeFill="background1" w:themeFillShade="A6"/>
          </w:tcPr>
          <w:p w:rsidR="001317B5" w:rsidRDefault="001317B5" w:rsidP="00877FF2">
            <w:pPr>
              <w:ind w:firstLine="210"/>
              <w:jc w:val="center"/>
              <w:rPr>
                <w:rFonts w:ascii="宋体" w:hAnsi="宋体"/>
                <w:bCs/>
                <w:szCs w:val="21"/>
              </w:rPr>
            </w:pPr>
          </w:p>
        </w:tc>
        <w:tc>
          <w:tcPr>
            <w:tcW w:w="1847" w:type="dxa"/>
            <w:shd w:val="clear" w:color="auto" w:fill="A6A6A6" w:themeFill="background1" w:themeFillShade="A6"/>
          </w:tcPr>
          <w:p w:rsidR="001317B5" w:rsidRDefault="001317B5" w:rsidP="00877FF2">
            <w:pPr>
              <w:ind w:firstLine="210"/>
              <w:jc w:val="center"/>
              <w:rPr>
                <w:rFonts w:ascii="宋体" w:hAnsi="宋体"/>
                <w:bCs/>
                <w:szCs w:val="21"/>
              </w:rPr>
            </w:pPr>
          </w:p>
        </w:tc>
      </w:tr>
      <w:tr w:rsidR="001317B5" w:rsidRPr="00F64465" w:rsidTr="00877FF2">
        <w:tc>
          <w:tcPr>
            <w:tcW w:w="1838" w:type="dxa"/>
            <w:shd w:val="clear" w:color="auto" w:fill="FFFFFF" w:themeFill="background1"/>
            <w:vAlign w:val="center"/>
          </w:tcPr>
          <w:p w:rsidR="001317B5" w:rsidRPr="00F64465" w:rsidRDefault="001317B5" w:rsidP="00877FF2">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1317B5" w:rsidRPr="00F64465" w:rsidRDefault="001317B5" w:rsidP="00877FF2">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1317B5" w:rsidRPr="00F64465" w:rsidRDefault="001317B5" w:rsidP="00877FF2">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1317B5" w:rsidRPr="00F64465" w:rsidRDefault="001317B5" w:rsidP="00877FF2">
            <w:pPr>
              <w:widowControl/>
              <w:jc w:val="center"/>
              <w:rPr>
                <w:rFonts w:ascii="Consolas" w:hAnsi="Consolas" w:cs="Consolas"/>
                <w:szCs w:val="21"/>
              </w:rPr>
            </w:pPr>
          </w:p>
        </w:tc>
      </w:tr>
      <w:tr w:rsidR="001317B5" w:rsidRPr="00F64465" w:rsidTr="00877FF2">
        <w:tc>
          <w:tcPr>
            <w:tcW w:w="1838" w:type="dxa"/>
            <w:shd w:val="clear" w:color="auto" w:fill="FFFFFF" w:themeFill="background1"/>
            <w:vAlign w:val="center"/>
          </w:tcPr>
          <w:p w:rsidR="001317B5" w:rsidRPr="00F64465" w:rsidRDefault="001317B5" w:rsidP="00877FF2">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1317B5" w:rsidRPr="00F64465" w:rsidRDefault="001317B5" w:rsidP="00877FF2">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1317B5" w:rsidRPr="00F64465" w:rsidRDefault="001317B5" w:rsidP="00877FF2">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1317B5" w:rsidRPr="00F64465" w:rsidRDefault="001317B5" w:rsidP="00877FF2">
            <w:pPr>
              <w:widowControl/>
              <w:jc w:val="center"/>
              <w:rPr>
                <w:rFonts w:ascii="Consolas" w:hAnsi="Consolas" w:cs="Consolas"/>
                <w:szCs w:val="21"/>
              </w:rPr>
            </w:pPr>
          </w:p>
        </w:tc>
      </w:tr>
      <w:tr w:rsidR="001317B5" w:rsidRPr="00F64465" w:rsidTr="00877FF2">
        <w:tc>
          <w:tcPr>
            <w:tcW w:w="1838" w:type="dxa"/>
            <w:shd w:val="clear" w:color="auto" w:fill="FFFFFF" w:themeFill="background1"/>
            <w:vAlign w:val="center"/>
          </w:tcPr>
          <w:p w:rsidR="001317B5" w:rsidRPr="00F64465" w:rsidRDefault="001317B5" w:rsidP="00877FF2">
            <w:pPr>
              <w:widowControl/>
              <w:jc w:val="center"/>
              <w:rPr>
                <w:rFonts w:ascii="Consolas" w:hAnsi="Consolas" w:cs="Consolas"/>
                <w:szCs w:val="21"/>
              </w:rPr>
            </w:pPr>
            <w:r w:rsidRPr="00B92BAD">
              <w:rPr>
                <w:rFonts w:ascii="Consolas" w:hAnsi="Consolas" w:cs="Consolas"/>
                <w:szCs w:val="21"/>
              </w:rPr>
              <w:t>ahId</w:t>
            </w:r>
          </w:p>
        </w:tc>
        <w:tc>
          <w:tcPr>
            <w:tcW w:w="2620" w:type="dxa"/>
            <w:shd w:val="clear" w:color="auto" w:fill="FFFFFF" w:themeFill="background1"/>
          </w:tcPr>
          <w:p w:rsidR="001317B5" w:rsidRPr="00F64465" w:rsidRDefault="001317B5" w:rsidP="00877FF2">
            <w:pPr>
              <w:pStyle w:val="a8"/>
              <w:jc w:val="center"/>
              <w:rPr>
                <w:rFonts w:ascii="Consolas" w:hAnsi="Consolas" w:cs="Consolas"/>
                <w:bCs/>
              </w:rPr>
            </w:pPr>
            <w:r>
              <w:rPr>
                <w:rFonts w:ascii="Consolas" w:hAnsi="Consolas" w:cs="Consolas" w:hint="eastAsia"/>
                <w:bCs/>
              </w:rPr>
              <w:t>申请</w:t>
            </w:r>
            <w:r>
              <w:rPr>
                <w:rFonts w:ascii="Consolas" w:hAnsi="Consolas" w:cs="Consolas" w:hint="eastAsia"/>
                <w:bCs/>
              </w:rPr>
              <w:t>Id</w:t>
            </w:r>
          </w:p>
        </w:tc>
        <w:tc>
          <w:tcPr>
            <w:tcW w:w="2762" w:type="dxa"/>
            <w:gridSpan w:val="2"/>
            <w:shd w:val="clear" w:color="auto" w:fill="FFFFFF" w:themeFill="background1"/>
            <w:vAlign w:val="center"/>
          </w:tcPr>
          <w:p w:rsidR="001317B5" w:rsidRPr="00F64465" w:rsidRDefault="001317B5" w:rsidP="00877FF2">
            <w:pPr>
              <w:jc w:val="center"/>
              <w:rPr>
                <w:rFonts w:ascii="Consolas" w:hAnsi="Consolas" w:cs="Consolas"/>
                <w:bCs/>
                <w:szCs w:val="21"/>
              </w:rPr>
            </w:pPr>
          </w:p>
        </w:tc>
        <w:tc>
          <w:tcPr>
            <w:tcW w:w="1847" w:type="dxa"/>
            <w:shd w:val="clear" w:color="auto" w:fill="FFFFFF" w:themeFill="background1"/>
            <w:vAlign w:val="center"/>
          </w:tcPr>
          <w:p w:rsidR="001317B5" w:rsidRPr="00F64465" w:rsidRDefault="001317B5" w:rsidP="00877FF2">
            <w:pPr>
              <w:widowControl/>
              <w:jc w:val="center"/>
              <w:rPr>
                <w:rFonts w:ascii="Consolas" w:hAnsi="Consolas" w:cs="Consolas"/>
                <w:szCs w:val="21"/>
              </w:rPr>
            </w:pPr>
          </w:p>
        </w:tc>
      </w:tr>
      <w:tr w:rsidR="001317B5" w:rsidRPr="00F64465" w:rsidTr="00877FF2">
        <w:tc>
          <w:tcPr>
            <w:tcW w:w="1838" w:type="dxa"/>
            <w:shd w:val="clear" w:color="auto" w:fill="FFFFFF" w:themeFill="background1"/>
            <w:vAlign w:val="center"/>
          </w:tcPr>
          <w:p w:rsidR="001317B5" w:rsidRPr="00F64465" w:rsidRDefault="001317B5" w:rsidP="00877FF2">
            <w:pPr>
              <w:widowControl/>
              <w:jc w:val="center"/>
              <w:rPr>
                <w:rFonts w:ascii="Consolas" w:hAnsi="Consolas" w:cs="Consolas"/>
                <w:szCs w:val="21"/>
              </w:rPr>
            </w:pPr>
            <w:r>
              <w:rPr>
                <w:rFonts w:ascii="Consolas" w:hAnsi="Consolas" w:cs="Consolas" w:hint="eastAsia"/>
                <w:szCs w:val="21"/>
              </w:rPr>
              <w:t>userName</w:t>
            </w:r>
          </w:p>
        </w:tc>
        <w:tc>
          <w:tcPr>
            <w:tcW w:w="2620" w:type="dxa"/>
            <w:shd w:val="clear" w:color="auto" w:fill="FFFFFF" w:themeFill="background1"/>
          </w:tcPr>
          <w:p w:rsidR="001317B5" w:rsidRPr="00F64465" w:rsidRDefault="001317B5" w:rsidP="00877FF2">
            <w:pPr>
              <w:pStyle w:val="a8"/>
              <w:jc w:val="center"/>
              <w:rPr>
                <w:rFonts w:ascii="Consolas" w:hAnsi="Consolas" w:cs="Consolas"/>
                <w:bCs/>
              </w:rPr>
            </w:pPr>
            <w:r>
              <w:rPr>
                <w:rFonts w:ascii="Consolas" w:hAnsi="Consolas" w:cs="Consolas" w:hint="eastAsia"/>
                <w:bCs/>
              </w:rPr>
              <w:t>申请者姓名</w:t>
            </w:r>
          </w:p>
        </w:tc>
        <w:tc>
          <w:tcPr>
            <w:tcW w:w="2762" w:type="dxa"/>
            <w:gridSpan w:val="2"/>
            <w:shd w:val="clear" w:color="auto" w:fill="FFFFFF" w:themeFill="background1"/>
            <w:vAlign w:val="center"/>
          </w:tcPr>
          <w:p w:rsidR="001317B5" w:rsidRPr="00F64465" w:rsidRDefault="001317B5" w:rsidP="00877FF2">
            <w:pPr>
              <w:jc w:val="center"/>
              <w:rPr>
                <w:rFonts w:ascii="Consolas" w:hAnsi="Consolas" w:cs="Consolas"/>
                <w:bCs/>
                <w:szCs w:val="21"/>
              </w:rPr>
            </w:pPr>
          </w:p>
        </w:tc>
        <w:tc>
          <w:tcPr>
            <w:tcW w:w="1847" w:type="dxa"/>
            <w:shd w:val="clear" w:color="auto" w:fill="FFFFFF" w:themeFill="background1"/>
            <w:vAlign w:val="center"/>
          </w:tcPr>
          <w:p w:rsidR="001317B5" w:rsidRPr="00F64465" w:rsidRDefault="001317B5" w:rsidP="00877FF2">
            <w:pPr>
              <w:widowControl/>
              <w:jc w:val="center"/>
              <w:rPr>
                <w:rFonts w:ascii="Consolas" w:hAnsi="Consolas" w:cs="Consolas"/>
                <w:szCs w:val="21"/>
              </w:rPr>
            </w:pPr>
          </w:p>
        </w:tc>
      </w:tr>
      <w:tr w:rsidR="001317B5" w:rsidRPr="00F64465" w:rsidTr="00877FF2">
        <w:tc>
          <w:tcPr>
            <w:tcW w:w="1838" w:type="dxa"/>
            <w:shd w:val="clear" w:color="auto" w:fill="FFFFFF" w:themeFill="background1"/>
            <w:vAlign w:val="center"/>
          </w:tcPr>
          <w:p w:rsidR="001317B5" w:rsidRPr="00F64465" w:rsidRDefault="001317B5" w:rsidP="00877FF2">
            <w:pPr>
              <w:widowControl/>
              <w:jc w:val="center"/>
              <w:rPr>
                <w:rFonts w:ascii="Consolas" w:hAnsi="Consolas" w:cs="Consolas"/>
                <w:szCs w:val="21"/>
              </w:rPr>
            </w:pPr>
            <w:r w:rsidRPr="00CF52EF">
              <w:rPr>
                <w:bCs/>
                <w:szCs w:val="21"/>
              </w:rPr>
              <w:t>reason</w:t>
            </w:r>
          </w:p>
        </w:tc>
        <w:tc>
          <w:tcPr>
            <w:tcW w:w="2620" w:type="dxa"/>
            <w:shd w:val="clear" w:color="auto" w:fill="FFFFFF" w:themeFill="background1"/>
          </w:tcPr>
          <w:p w:rsidR="001317B5" w:rsidRPr="00F64465" w:rsidRDefault="001317B5" w:rsidP="00877FF2">
            <w:pPr>
              <w:pStyle w:val="a8"/>
              <w:jc w:val="center"/>
              <w:rPr>
                <w:rFonts w:ascii="Consolas" w:hAnsi="Consolas" w:cs="Consolas"/>
                <w:bCs/>
              </w:rPr>
            </w:pPr>
            <w:r>
              <w:rPr>
                <w:rFonts w:ascii="Consolas" w:hAnsi="Consolas" w:cs="Consolas" w:hint="eastAsia"/>
                <w:bCs/>
              </w:rPr>
              <w:t>申请原因</w:t>
            </w:r>
          </w:p>
        </w:tc>
        <w:tc>
          <w:tcPr>
            <w:tcW w:w="2762" w:type="dxa"/>
            <w:gridSpan w:val="2"/>
            <w:shd w:val="clear" w:color="auto" w:fill="FFFFFF" w:themeFill="background1"/>
            <w:vAlign w:val="center"/>
          </w:tcPr>
          <w:p w:rsidR="001317B5" w:rsidRPr="00F64465" w:rsidRDefault="001317B5" w:rsidP="00877FF2">
            <w:pPr>
              <w:jc w:val="center"/>
              <w:rPr>
                <w:rFonts w:ascii="Consolas" w:hAnsi="Consolas" w:cs="Consolas"/>
                <w:bCs/>
                <w:szCs w:val="21"/>
              </w:rPr>
            </w:pPr>
          </w:p>
        </w:tc>
        <w:tc>
          <w:tcPr>
            <w:tcW w:w="1847" w:type="dxa"/>
            <w:shd w:val="clear" w:color="auto" w:fill="FFFFFF" w:themeFill="background1"/>
            <w:vAlign w:val="center"/>
          </w:tcPr>
          <w:p w:rsidR="001317B5" w:rsidRPr="00F64465" w:rsidRDefault="001317B5" w:rsidP="00877FF2">
            <w:pPr>
              <w:widowControl/>
              <w:jc w:val="center"/>
              <w:rPr>
                <w:rFonts w:ascii="Consolas" w:hAnsi="Consolas" w:cs="Consolas"/>
                <w:szCs w:val="21"/>
              </w:rPr>
            </w:pPr>
          </w:p>
        </w:tc>
      </w:tr>
      <w:tr w:rsidR="001317B5" w:rsidRPr="00F64465" w:rsidTr="00877FF2">
        <w:tc>
          <w:tcPr>
            <w:tcW w:w="1838" w:type="dxa"/>
            <w:shd w:val="clear" w:color="auto" w:fill="FFFFFF" w:themeFill="background1"/>
            <w:vAlign w:val="center"/>
          </w:tcPr>
          <w:p w:rsidR="001317B5" w:rsidRPr="00FC06FA" w:rsidRDefault="001317B5" w:rsidP="00877FF2">
            <w:pPr>
              <w:widowControl/>
              <w:jc w:val="center"/>
              <w:rPr>
                <w:rFonts w:ascii="Consolas" w:hAnsi="Consolas" w:cs="Consolas"/>
                <w:strike/>
                <w:color w:val="FF0000"/>
                <w:szCs w:val="21"/>
              </w:rPr>
            </w:pPr>
            <w:r w:rsidRPr="00FC06FA">
              <w:rPr>
                <w:bCs/>
                <w:strike/>
                <w:color w:val="FF0000"/>
                <w:szCs w:val="21"/>
              </w:rPr>
              <w:t>itemsDesc</w:t>
            </w:r>
          </w:p>
        </w:tc>
        <w:tc>
          <w:tcPr>
            <w:tcW w:w="2620" w:type="dxa"/>
            <w:shd w:val="clear" w:color="auto" w:fill="FFFFFF" w:themeFill="background1"/>
          </w:tcPr>
          <w:p w:rsidR="001317B5" w:rsidRPr="00FC06FA" w:rsidRDefault="001317B5" w:rsidP="00877FF2">
            <w:pPr>
              <w:pStyle w:val="a8"/>
              <w:jc w:val="center"/>
              <w:rPr>
                <w:rFonts w:ascii="Consolas" w:hAnsi="Consolas" w:cs="Consolas"/>
                <w:bCs/>
                <w:strike/>
                <w:color w:val="FF0000"/>
              </w:rPr>
            </w:pPr>
            <w:r w:rsidRPr="00FC06FA">
              <w:rPr>
                <w:rFonts w:ascii="Consolas" w:hAnsi="Consolas" w:cs="Consolas" w:hint="eastAsia"/>
                <w:bCs/>
                <w:strike/>
                <w:color w:val="FF0000"/>
              </w:rPr>
              <w:t>物品描述</w:t>
            </w:r>
          </w:p>
        </w:tc>
        <w:tc>
          <w:tcPr>
            <w:tcW w:w="2762" w:type="dxa"/>
            <w:gridSpan w:val="2"/>
            <w:shd w:val="clear" w:color="auto" w:fill="FFFFFF" w:themeFill="background1"/>
            <w:vAlign w:val="center"/>
          </w:tcPr>
          <w:p w:rsidR="001317B5" w:rsidRPr="00F64465" w:rsidRDefault="001317B5" w:rsidP="00877FF2">
            <w:pPr>
              <w:jc w:val="center"/>
              <w:rPr>
                <w:rFonts w:ascii="Consolas" w:hAnsi="Consolas" w:cs="Consolas"/>
                <w:bCs/>
                <w:szCs w:val="21"/>
              </w:rPr>
            </w:pPr>
          </w:p>
        </w:tc>
        <w:tc>
          <w:tcPr>
            <w:tcW w:w="1847" w:type="dxa"/>
            <w:shd w:val="clear" w:color="auto" w:fill="FFFFFF" w:themeFill="background1"/>
            <w:vAlign w:val="center"/>
          </w:tcPr>
          <w:p w:rsidR="001317B5" w:rsidRPr="00F64465" w:rsidRDefault="001317B5" w:rsidP="00877FF2">
            <w:pPr>
              <w:widowControl/>
              <w:jc w:val="center"/>
              <w:rPr>
                <w:rFonts w:ascii="Consolas" w:hAnsi="Consolas" w:cs="Consolas"/>
                <w:szCs w:val="21"/>
              </w:rPr>
            </w:pPr>
          </w:p>
        </w:tc>
      </w:tr>
      <w:tr w:rsidR="001317B5" w:rsidRPr="00F64465" w:rsidTr="00877FF2">
        <w:tc>
          <w:tcPr>
            <w:tcW w:w="1838" w:type="dxa"/>
            <w:shd w:val="clear" w:color="auto" w:fill="FFFFFF" w:themeFill="background1"/>
            <w:vAlign w:val="center"/>
          </w:tcPr>
          <w:p w:rsidR="001317B5" w:rsidRPr="00F64465" w:rsidRDefault="001317B5" w:rsidP="00877FF2">
            <w:pPr>
              <w:widowControl/>
              <w:jc w:val="center"/>
              <w:rPr>
                <w:rFonts w:ascii="Consolas" w:hAnsi="Consolas" w:cs="Consolas"/>
                <w:szCs w:val="21"/>
              </w:rPr>
            </w:pPr>
            <w:r w:rsidRPr="00256E3C">
              <w:rPr>
                <w:bCs/>
                <w:szCs w:val="21"/>
              </w:rPr>
              <w:t>homePicUrl</w:t>
            </w:r>
          </w:p>
        </w:tc>
        <w:tc>
          <w:tcPr>
            <w:tcW w:w="2620" w:type="dxa"/>
            <w:shd w:val="clear" w:color="auto" w:fill="FFFFFF" w:themeFill="background1"/>
          </w:tcPr>
          <w:p w:rsidR="001317B5" w:rsidRPr="00F64465" w:rsidRDefault="001317B5" w:rsidP="00877FF2">
            <w:pPr>
              <w:pStyle w:val="a8"/>
              <w:jc w:val="center"/>
              <w:rPr>
                <w:rFonts w:ascii="Consolas" w:hAnsi="Consolas" w:cs="Consolas"/>
                <w:bCs/>
              </w:rPr>
            </w:pPr>
            <w:r>
              <w:rPr>
                <w:rFonts w:ascii="Consolas" w:hAnsi="Consolas" w:cs="Consolas" w:hint="eastAsia"/>
                <w:bCs/>
              </w:rPr>
              <w:t>图片地址</w:t>
            </w:r>
          </w:p>
        </w:tc>
        <w:tc>
          <w:tcPr>
            <w:tcW w:w="2762" w:type="dxa"/>
            <w:gridSpan w:val="2"/>
            <w:shd w:val="clear" w:color="auto" w:fill="FFFFFF" w:themeFill="background1"/>
            <w:vAlign w:val="center"/>
          </w:tcPr>
          <w:p w:rsidR="001317B5" w:rsidRPr="00F64465" w:rsidRDefault="001317B5" w:rsidP="00877FF2">
            <w:pPr>
              <w:jc w:val="center"/>
              <w:rPr>
                <w:rFonts w:ascii="Consolas" w:hAnsi="Consolas" w:cs="Consolas"/>
                <w:bCs/>
                <w:szCs w:val="21"/>
              </w:rPr>
            </w:pPr>
          </w:p>
        </w:tc>
        <w:tc>
          <w:tcPr>
            <w:tcW w:w="1847" w:type="dxa"/>
            <w:shd w:val="clear" w:color="auto" w:fill="FFFFFF" w:themeFill="background1"/>
            <w:vAlign w:val="center"/>
          </w:tcPr>
          <w:p w:rsidR="001317B5" w:rsidRPr="00F64465" w:rsidRDefault="001317B5" w:rsidP="00877FF2">
            <w:pPr>
              <w:widowControl/>
              <w:jc w:val="center"/>
              <w:rPr>
                <w:rFonts w:ascii="Consolas" w:hAnsi="Consolas" w:cs="Consolas"/>
                <w:szCs w:val="21"/>
              </w:rPr>
            </w:pPr>
          </w:p>
        </w:tc>
      </w:tr>
      <w:tr w:rsidR="001317B5" w:rsidTr="00877FF2">
        <w:tc>
          <w:tcPr>
            <w:tcW w:w="1838" w:type="dxa"/>
            <w:shd w:val="clear" w:color="auto" w:fill="A6A6A6" w:themeFill="background1" w:themeFillShade="A6"/>
            <w:vAlign w:val="center"/>
          </w:tcPr>
          <w:p w:rsidR="001317B5" w:rsidRDefault="001317B5" w:rsidP="00877FF2">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1317B5" w:rsidRPr="00CB5781" w:rsidRDefault="001317B5" w:rsidP="00877FF2">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Consolas" w:eastAsia="Consolas" w:hAnsi="Consolas" w:hint="eastAsia"/>
                <w:color w:val="5B9BD5" w:themeColor="accent1"/>
                <w:sz w:val="24"/>
                <w:highlight w:val="white"/>
              </w:rPr>
              <w:t>申请成功</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rPr>
              <w:t>,"</w:t>
            </w:r>
            <w:r w:rsidRPr="00B92BAD">
              <w:rPr>
                <w:rFonts w:ascii="Consolas" w:hAnsi="Consolas" w:cs="Consolas"/>
                <w:szCs w:val="21"/>
              </w:rPr>
              <w:t xml:space="preserve"> ahId</w:t>
            </w:r>
            <w:r>
              <w:rPr>
                <w:rFonts w:ascii="Consolas" w:eastAsiaTheme="minorEastAsia" w:hAnsi="Consolas" w:hint="eastAsia"/>
                <w:color w:val="5B9BD5" w:themeColor="accent1"/>
                <w:sz w:val="24"/>
              </w:rPr>
              <w:t xml:space="preserve"> ":"</w:t>
            </w:r>
            <w:r>
              <w:rPr>
                <w:rFonts w:ascii="Consolas" w:hAnsi="Consolas" w:cs="Consolas" w:hint="eastAsia"/>
                <w:bCs/>
              </w:rPr>
              <w:t>申请</w:t>
            </w:r>
            <w:r>
              <w:rPr>
                <w:rFonts w:ascii="Consolas" w:hAnsi="Consolas" w:cs="Consolas" w:hint="eastAsia"/>
                <w:bCs/>
              </w:rPr>
              <w:t>Id</w:t>
            </w:r>
            <w:r>
              <w:rPr>
                <w:rFonts w:ascii="Consolas" w:eastAsiaTheme="minorEastAsia" w:hAnsi="Consolas" w:hint="eastAsia"/>
                <w:color w:val="5B9BD5" w:themeColor="accent1"/>
                <w:sz w:val="24"/>
              </w:rPr>
              <w:t xml:space="preserve"> ","userName":"</w:t>
            </w:r>
            <w:r>
              <w:rPr>
                <w:rFonts w:ascii="Consolas" w:hAnsi="Consolas" w:cs="Consolas" w:hint="eastAsia"/>
                <w:bCs/>
              </w:rPr>
              <w:t>申请者姓名</w:t>
            </w:r>
            <w:r>
              <w:rPr>
                <w:rFonts w:ascii="Consolas" w:eastAsiaTheme="minorEastAsia" w:hAnsi="Consolas" w:hint="eastAsia"/>
                <w:color w:val="5B9BD5" w:themeColor="accent1"/>
                <w:sz w:val="24"/>
              </w:rPr>
              <w:t>","</w:t>
            </w:r>
            <w:r w:rsidRPr="00CF52EF">
              <w:rPr>
                <w:bCs/>
                <w:szCs w:val="21"/>
              </w:rPr>
              <w:t xml:space="preserve"> reason</w:t>
            </w:r>
            <w:r>
              <w:rPr>
                <w:rFonts w:ascii="Consolas" w:eastAsiaTheme="minorEastAsia" w:hAnsi="Consolas" w:hint="eastAsia"/>
                <w:color w:val="5B9BD5" w:themeColor="accent1"/>
                <w:sz w:val="24"/>
              </w:rPr>
              <w:t>":"</w:t>
            </w:r>
            <w:r>
              <w:rPr>
                <w:rFonts w:ascii="Consolas" w:hAnsi="Consolas" w:cs="Consolas" w:hint="eastAsia"/>
                <w:bCs/>
              </w:rPr>
              <w:t>申请原因</w:t>
            </w:r>
            <w:r>
              <w:rPr>
                <w:rFonts w:ascii="Consolas" w:eastAsiaTheme="minorEastAsia" w:hAnsi="Consolas" w:hint="eastAsia"/>
                <w:color w:val="5B9BD5" w:themeColor="accent1"/>
                <w:sz w:val="24"/>
              </w:rPr>
              <w:t>","</w:t>
            </w:r>
            <w:r w:rsidRPr="00256E3C">
              <w:rPr>
                <w:bCs/>
                <w:szCs w:val="21"/>
              </w:rPr>
              <w:t xml:space="preserve"> homePicUrl</w:t>
            </w:r>
            <w:r>
              <w:rPr>
                <w:rFonts w:ascii="Consolas" w:eastAsiaTheme="minorEastAsia" w:hAnsi="Consolas" w:hint="eastAsia"/>
                <w:color w:val="5B9BD5" w:themeColor="accent1"/>
                <w:sz w:val="24"/>
              </w:rPr>
              <w:t>":"</w:t>
            </w:r>
            <w:r>
              <w:rPr>
                <w:rFonts w:ascii="Consolas" w:hAnsi="Consolas" w:cs="Consolas" w:hint="eastAsia"/>
                <w:bCs/>
              </w:rPr>
              <w:t>图片地址</w:t>
            </w:r>
            <w:r>
              <w:rPr>
                <w:rFonts w:ascii="Consolas" w:eastAsiaTheme="minorEastAsia" w:hAnsi="Consolas" w:hint="eastAsia"/>
                <w:color w:val="5B9BD5" w:themeColor="accent1"/>
                <w:sz w:val="24"/>
              </w:rPr>
              <w:t>"</w:t>
            </w:r>
            <w:r w:rsidRPr="00FC06FA">
              <w:rPr>
                <w:rFonts w:ascii="Consolas" w:eastAsiaTheme="minorEastAsia" w:hAnsi="Consolas" w:hint="eastAsia"/>
                <w:strike/>
                <w:color w:val="FF0000"/>
                <w:sz w:val="24"/>
              </w:rPr>
              <w:t>,"</w:t>
            </w:r>
            <w:r w:rsidRPr="00FC06FA">
              <w:rPr>
                <w:bCs/>
                <w:strike/>
                <w:color w:val="FF0000"/>
                <w:szCs w:val="21"/>
              </w:rPr>
              <w:t xml:space="preserve"> itemsDesc</w:t>
            </w:r>
            <w:r w:rsidRPr="00FC06FA">
              <w:rPr>
                <w:rFonts w:ascii="Consolas" w:eastAsiaTheme="minorEastAsia" w:hAnsi="Consolas" w:hint="eastAsia"/>
                <w:strike/>
                <w:color w:val="FF0000"/>
                <w:sz w:val="24"/>
              </w:rPr>
              <w:t>":"</w:t>
            </w:r>
            <w:r w:rsidRPr="00FC06FA">
              <w:rPr>
                <w:rFonts w:ascii="Consolas" w:hAnsi="Consolas" w:cs="Consolas" w:hint="eastAsia"/>
                <w:bCs/>
                <w:strike/>
                <w:color w:val="FF0000"/>
              </w:rPr>
              <w:t>物品描述</w:t>
            </w:r>
            <w:r w:rsidRPr="00FC06FA">
              <w:rPr>
                <w:rFonts w:ascii="Consolas" w:eastAsiaTheme="minorEastAsia" w:hAnsi="Consolas" w:hint="eastAsia"/>
                <w:strike/>
                <w:color w:val="FF0000"/>
                <w:sz w:val="24"/>
              </w:rPr>
              <w:t>"</w:t>
            </w:r>
            <w:r w:rsidRPr="00CB5781">
              <w:rPr>
                <w:rFonts w:ascii="Consolas" w:eastAsia="Consolas" w:hAnsi="Consolas"/>
                <w:color w:val="5B9BD5" w:themeColor="accent1"/>
                <w:sz w:val="24"/>
              </w:rPr>
              <w:t>}</w:t>
            </w:r>
          </w:p>
        </w:tc>
      </w:tr>
      <w:tr w:rsidR="001317B5" w:rsidTr="00877FF2">
        <w:tc>
          <w:tcPr>
            <w:tcW w:w="1838" w:type="dxa"/>
            <w:shd w:val="clear" w:color="auto" w:fill="A6A6A6" w:themeFill="background1" w:themeFillShade="A6"/>
            <w:vAlign w:val="center"/>
          </w:tcPr>
          <w:p w:rsidR="001317B5" w:rsidRDefault="001317B5" w:rsidP="00877FF2">
            <w:pPr>
              <w:jc w:val="center"/>
              <w:rPr>
                <w:rFonts w:ascii="Consolas" w:hAnsi="Consolas" w:cs="Consolas"/>
                <w:color w:val="111111"/>
                <w:szCs w:val="21"/>
                <w:shd w:val="clear" w:color="auto" w:fill="FFFFFF"/>
              </w:rPr>
            </w:pPr>
          </w:p>
        </w:tc>
        <w:tc>
          <w:tcPr>
            <w:tcW w:w="7229" w:type="dxa"/>
            <w:gridSpan w:val="4"/>
            <w:shd w:val="clear" w:color="auto" w:fill="FFFFFF" w:themeFill="background1"/>
            <w:vAlign w:val="center"/>
          </w:tcPr>
          <w:p w:rsidR="001317B5" w:rsidRPr="00CB5781" w:rsidRDefault="001317B5" w:rsidP="00877FF2">
            <w:pPr>
              <w:jc w:val="left"/>
              <w:rPr>
                <w:rFonts w:ascii="Consolas" w:hAnsi="Consolas" w:cs="Consolas"/>
                <w:bCs/>
                <w:color w:val="5B9BD5" w:themeColor="accent1"/>
                <w:sz w:val="24"/>
                <w:szCs w:val="24"/>
              </w:rPr>
            </w:pPr>
          </w:p>
        </w:tc>
      </w:tr>
    </w:tbl>
    <w:p w:rsidR="00877FF2" w:rsidRDefault="00555A56" w:rsidP="00877FF2">
      <w:pPr>
        <w:pStyle w:val="5"/>
      </w:pPr>
      <w:r>
        <w:t>2.2.1.3</w:t>
      </w:r>
      <w:r w:rsidR="00877FF2">
        <w:rPr>
          <w:rFonts w:hint="eastAsia"/>
        </w:rPr>
        <w:t xml:space="preserve"> </w:t>
      </w:r>
      <w:r w:rsidR="00665E3D">
        <w:rPr>
          <w:rFonts w:hint="eastAsia"/>
        </w:rPr>
        <w:t>更新收货</w:t>
      </w:r>
      <w:r w:rsidR="00877FF2">
        <w:rPr>
          <w:rFonts w:hint="eastAsia"/>
        </w:rPr>
        <w:t>住址</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877FF2" w:rsidTr="00877FF2">
        <w:tc>
          <w:tcPr>
            <w:tcW w:w="1838" w:type="dxa"/>
            <w:vAlign w:val="center"/>
          </w:tcPr>
          <w:p w:rsidR="00877FF2" w:rsidRDefault="00877FF2" w:rsidP="00877FF2">
            <w:pPr>
              <w:jc w:val="center"/>
              <w:rPr>
                <w:bCs/>
                <w:szCs w:val="21"/>
              </w:rPr>
            </w:pPr>
            <w:r>
              <w:rPr>
                <w:bCs/>
                <w:szCs w:val="21"/>
              </w:rPr>
              <w:t>接口标识：</w:t>
            </w:r>
          </w:p>
        </w:tc>
        <w:tc>
          <w:tcPr>
            <w:tcW w:w="2655" w:type="dxa"/>
            <w:gridSpan w:val="2"/>
            <w:vAlign w:val="center"/>
          </w:tcPr>
          <w:p w:rsidR="00877FF2" w:rsidRDefault="003422B8" w:rsidP="00877FF2">
            <w:pPr>
              <w:jc w:val="center"/>
              <w:rPr>
                <w:bCs/>
                <w:szCs w:val="21"/>
              </w:rPr>
            </w:pPr>
            <w:r w:rsidRPr="003422B8">
              <w:rPr>
                <w:bCs/>
                <w:szCs w:val="21"/>
              </w:rPr>
              <w:t>updateHarvestAddress</w:t>
            </w:r>
          </w:p>
        </w:tc>
        <w:tc>
          <w:tcPr>
            <w:tcW w:w="2727" w:type="dxa"/>
          </w:tcPr>
          <w:p w:rsidR="00877FF2" w:rsidRDefault="00877FF2" w:rsidP="00877FF2">
            <w:pPr>
              <w:jc w:val="left"/>
            </w:pPr>
          </w:p>
        </w:tc>
        <w:tc>
          <w:tcPr>
            <w:tcW w:w="1847" w:type="dxa"/>
          </w:tcPr>
          <w:p w:rsidR="00877FF2" w:rsidRDefault="00877FF2" w:rsidP="00877FF2">
            <w:pPr>
              <w:jc w:val="left"/>
            </w:pPr>
          </w:p>
        </w:tc>
      </w:tr>
      <w:tr w:rsidR="00877FF2" w:rsidTr="00877FF2">
        <w:tc>
          <w:tcPr>
            <w:tcW w:w="1838" w:type="dxa"/>
            <w:shd w:val="clear" w:color="auto" w:fill="A6A6A6" w:themeFill="background1" w:themeFillShade="A6"/>
            <w:vAlign w:val="center"/>
          </w:tcPr>
          <w:p w:rsidR="00877FF2" w:rsidRDefault="00877FF2" w:rsidP="00877FF2">
            <w:pPr>
              <w:jc w:val="center"/>
              <w:rPr>
                <w:bCs/>
                <w:szCs w:val="21"/>
              </w:rPr>
            </w:pPr>
            <w:r>
              <w:rPr>
                <w:bCs/>
                <w:szCs w:val="21"/>
              </w:rPr>
              <w:lastRenderedPageBreak/>
              <w:t>参数</w:t>
            </w:r>
            <w:r>
              <w:rPr>
                <w:rFonts w:hint="eastAsia"/>
                <w:bCs/>
                <w:szCs w:val="21"/>
              </w:rPr>
              <w:t>marked</w:t>
            </w:r>
            <w:r>
              <w:rPr>
                <w:rFonts w:hint="eastAsia"/>
                <w:bCs/>
                <w:szCs w:val="21"/>
              </w:rPr>
              <w:t>：</w:t>
            </w:r>
          </w:p>
        </w:tc>
        <w:tc>
          <w:tcPr>
            <w:tcW w:w="2655" w:type="dxa"/>
            <w:gridSpan w:val="2"/>
            <w:vAlign w:val="center"/>
          </w:tcPr>
          <w:p w:rsidR="00877FF2" w:rsidRDefault="003422B8" w:rsidP="00877FF2">
            <w:pPr>
              <w:jc w:val="center"/>
              <w:rPr>
                <w:bCs/>
                <w:szCs w:val="21"/>
              </w:rPr>
            </w:pPr>
            <w:r w:rsidRPr="003422B8">
              <w:rPr>
                <w:bCs/>
                <w:szCs w:val="21"/>
              </w:rPr>
              <w:t>updateHarvestAddress</w:t>
            </w:r>
          </w:p>
        </w:tc>
        <w:tc>
          <w:tcPr>
            <w:tcW w:w="2727" w:type="dxa"/>
          </w:tcPr>
          <w:p w:rsidR="00877FF2" w:rsidRDefault="00877FF2" w:rsidP="00877FF2">
            <w:pPr>
              <w:jc w:val="center"/>
              <w:rPr>
                <w:bCs/>
                <w:szCs w:val="21"/>
              </w:rPr>
            </w:pPr>
          </w:p>
        </w:tc>
        <w:tc>
          <w:tcPr>
            <w:tcW w:w="1847" w:type="dxa"/>
          </w:tcPr>
          <w:p w:rsidR="00877FF2" w:rsidRDefault="00877FF2" w:rsidP="00877FF2">
            <w:pPr>
              <w:jc w:val="center"/>
              <w:rPr>
                <w:bCs/>
                <w:szCs w:val="21"/>
              </w:rPr>
            </w:pPr>
          </w:p>
        </w:tc>
      </w:tr>
      <w:tr w:rsidR="00877FF2" w:rsidTr="00877FF2">
        <w:tc>
          <w:tcPr>
            <w:tcW w:w="1838" w:type="dxa"/>
            <w:shd w:val="clear" w:color="auto" w:fill="A6A6A6" w:themeFill="background1" w:themeFillShade="A6"/>
            <w:vAlign w:val="center"/>
          </w:tcPr>
          <w:p w:rsidR="00877FF2" w:rsidRDefault="00877FF2" w:rsidP="00877FF2">
            <w:pPr>
              <w:jc w:val="center"/>
              <w:rPr>
                <w:bCs/>
                <w:szCs w:val="21"/>
              </w:rPr>
            </w:pPr>
            <w:r>
              <w:rPr>
                <w:bCs/>
                <w:szCs w:val="21"/>
              </w:rPr>
              <w:t>字段名</w:t>
            </w:r>
          </w:p>
        </w:tc>
        <w:tc>
          <w:tcPr>
            <w:tcW w:w="2655" w:type="dxa"/>
            <w:gridSpan w:val="2"/>
            <w:shd w:val="clear" w:color="auto" w:fill="A6A6A6" w:themeFill="background1" w:themeFillShade="A6"/>
            <w:vAlign w:val="center"/>
          </w:tcPr>
          <w:p w:rsidR="00877FF2" w:rsidRDefault="00877FF2" w:rsidP="00877FF2">
            <w:pPr>
              <w:jc w:val="center"/>
              <w:rPr>
                <w:bCs/>
                <w:szCs w:val="21"/>
              </w:rPr>
            </w:pPr>
            <w:r>
              <w:rPr>
                <w:bCs/>
                <w:szCs w:val="21"/>
              </w:rPr>
              <w:t>说明</w:t>
            </w:r>
          </w:p>
        </w:tc>
        <w:tc>
          <w:tcPr>
            <w:tcW w:w="2727" w:type="dxa"/>
            <w:shd w:val="clear" w:color="auto" w:fill="A6A6A6" w:themeFill="background1" w:themeFillShade="A6"/>
          </w:tcPr>
          <w:p w:rsidR="00877FF2" w:rsidRDefault="00877FF2" w:rsidP="00877FF2">
            <w:pPr>
              <w:jc w:val="center"/>
              <w:rPr>
                <w:bCs/>
                <w:szCs w:val="21"/>
              </w:rPr>
            </w:pPr>
            <w:r>
              <w:rPr>
                <w:bCs/>
                <w:szCs w:val="21"/>
              </w:rPr>
              <w:t>备注</w:t>
            </w:r>
          </w:p>
        </w:tc>
        <w:tc>
          <w:tcPr>
            <w:tcW w:w="1847" w:type="dxa"/>
            <w:shd w:val="clear" w:color="auto" w:fill="A6A6A6" w:themeFill="background1" w:themeFillShade="A6"/>
          </w:tcPr>
          <w:p w:rsidR="00877FF2" w:rsidRDefault="00877FF2" w:rsidP="00877FF2">
            <w:pPr>
              <w:jc w:val="center"/>
              <w:rPr>
                <w:bCs/>
                <w:szCs w:val="21"/>
              </w:rPr>
            </w:pPr>
            <w:r>
              <w:rPr>
                <w:rFonts w:hint="eastAsia"/>
                <w:bCs/>
                <w:szCs w:val="21"/>
              </w:rPr>
              <w:t>是否必填项</w:t>
            </w:r>
          </w:p>
        </w:tc>
      </w:tr>
      <w:tr w:rsidR="00877FF2" w:rsidTr="00877FF2">
        <w:trPr>
          <w:trHeight w:val="405"/>
        </w:trPr>
        <w:tc>
          <w:tcPr>
            <w:tcW w:w="1838" w:type="dxa"/>
            <w:vAlign w:val="center"/>
          </w:tcPr>
          <w:p w:rsidR="00877FF2" w:rsidRPr="00CF52EF" w:rsidRDefault="003422B8" w:rsidP="00877FF2">
            <w:pPr>
              <w:jc w:val="center"/>
              <w:rPr>
                <w:bCs/>
                <w:szCs w:val="21"/>
              </w:rPr>
            </w:pPr>
            <w:r>
              <w:rPr>
                <w:bCs/>
                <w:szCs w:val="21"/>
              </w:rPr>
              <w:t>I</w:t>
            </w:r>
            <w:r>
              <w:rPr>
                <w:rFonts w:hint="eastAsia"/>
                <w:bCs/>
                <w:szCs w:val="21"/>
              </w:rPr>
              <w:t>d</w:t>
            </w:r>
          </w:p>
        </w:tc>
        <w:tc>
          <w:tcPr>
            <w:tcW w:w="2655" w:type="dxa"/>
            <w:gridSpan w:val="2"/>
          </w:tcPr>
          <w:p w:rsidR="00877FF2" w:rsidRDefault="00877FF2" w:rsidP="003422B8">
            <w:pPr>
              <w:ind w:firstLine="210"/>
              <w:rPr>
                <w:rFonts w:ascii="宋体" w:hAnsi="宋体"/>
                <w:bCs/>
                <w:szCs w:val="21"/>
              </w:rPr>
            </w:pPr>
          </w:p>
        </w:tc>
        <w:tc>
          <w:tcPr>
            <w:tcW w:w="2727" w:type="dxa"/>
            <w:vAlign w:val="center"/>
          </w:tcPr>
          <w:p w:rsidR="00877FF2" w:rsidRPr="00FE77C3" w:rsidRDefault="00877FF2" w:rsidP="00877FF2">
            <w:pPr>
              <w:jc w:val="left"/>
              <w:rPr>
                <w:rFonts w:ascii="微软雅黑" w:eastAsia="微软雅黑" w:hAnsi="微软雅黑"/>
                <w:color w:val="333333"/>
              </w:rPr>
            </w:pPr>
          </w:p>
        </w:tc>
        <w:tc>
          <w:tcPr>
            <w:tcW w:w="1847" w:type="dxa"/>
            <w:vAlign w:val="center"/>
          </w:tcPr>
          <w:p w:rsidR="00877FF2" w:rsidRDefault="00877FF2" w:rsidP="00877FF2">
            <w:pPr>
              <w:jc w:val="center"/>
              <w:rPr>
                <w:bCs/>
                <w:szCs w:val="21"/>
              </w:rPr>
            </w:pPr>
            <w:r>
              <w:rPr>
                <w:rFonts w:hint="eastAsia"/>
                <w:bCs/>
                <w:szCs w:val="21"/>
              </w:rPr>
              <w:t>是</w:t>
            </w:r>
          </w:p>
        </w:tc>
      </w:tr>
      <w:tr w:rsidR="00877FF2" w:rsidTr="00877FF2">
        <w:trPr>
          <w:trHeight w:val="405"/>
        </w:trPr>
        <w:tc>
          <w:tcPr>
            <w:tcW w:w="1838" w:type="dxa"/>
            <w:vAlign w:val="center"/>
          </w:tcPr>
          <w:p w:rsidR="00877FF2" w:rsidRPr="00CF52EF" w:rsidRDefault="003422B8" w:rsidP="00877FF2">
            <w:pPr>
              <w:jc w:val="center"/>
              <w:rPr>
                <w:bCs/>
                <w:szCs w:val="21"/>
              </w:rPr>
            </w:pPr>
            <w:r>
              <w:rPr>
                <w:bCs/>
                <w:szCs w:val="21"/>
              </w:rPr>
              <w:t>userId</w:t>
            </w:r>
          </w:p>
        </w:tc>
        <w:tc>
          <w:tcPr>
            <w:tcW w:w="2655" w:type="dxa"/>
            <w:gridSpan w:val="2"/>
          </w:tcPr>
          <w:p w:rsidR="00877FF2" w:rsidRDefault="00877FF2" w:rsidP="003422B8">
            <w:pPr>
              <w:rPr>
                <w:rFonts w:ascii="宋体" w:hAnsi="宋体"/>
                <w:bCs/>
                <w:szCs w:val="21"/>
              </w:rPr>
            </w:pPr>
          </w:p>
        </w:tc>
        <w:tc>
          <w:tcPr>
            <w:tcW w:w="2727" w:type="dxa"/>
          </w:tcPr>
          <w:p w:rsidR="00877FF2" w:rsidRDefault="00877FF2" w:rsidP="00877FF2">
            <w:pPr>
              <w:ind w:firstLine="210"/>
              <w:jc w:val="center"/>
              <w:rPr>
                <w:rFonts w:ascii="宋体" w:hAnsi="宋体"/>
                <w:bCs/>
                <w:szCs w:val="21"/>
              </w:rPr>
            </w:pPr>
          </w:p>
        </w:tc>
        <w:tc>
          <w:tcPr>
            <w:tcW w:w="1847" w:type="dxa"/>
            <w:vAlign w:val="center"/>
          </w:tcPr>
          <w:p w:rsidR="00877FF2" w:rsidRDefault="00877FF2" w:rsidP="00877FF2">
            <w:pPr>
              <w:jc w:val="center"/>
              <w:rPr>
                <w:bCs/>
                <w:szCs w:val="21"/>
              </w:rPr>
            </w:pPr>
            <w:r>
              <w:rPr>
                <w:rFonts w:hint="eastAsia"/>
                <w:bCs/>
                <w:szCs w:val="21"/>
              </w:rPr>
              <w:t>是</w:t>
            </w:r>
          </w:p>
        </w:tc>
      </w:tr>
      <w:tr w:rsidR="00877FF2" w:rsidTr="00877FF2">
        <w:trPr>
          <w:trHeight w:val="405"/>
        </w:trPr>
        <w:tc>
          <w:tcPr>
            <w:tcW w:w="1838" w:type="dxa"/>
            <w:vAlign w:val="center"/>
          </w:tcPr>
          <w:p w:rsidR="00877FF2" w:rsidRPr="001E0354" w:rsidRDefault="003422B8" w:rsidP="00877FF2">
            <w:pPr>
              <w:jc w:val="center"/>
              <w:rPr>
                <w:bCs/>
                <w:szCs w:val="21"/>
              </w:rPr>
            </w:pPr>
            <w:r>
              <w:rPr>
                <w:bCs/>
                <w:szCs w:val="21"/>
              </w:rPr>
              <w:t>isdefault</w:t>
            </w:r>
          </w:p>
        </w:tc>
        <w:tc>
          <w:tcPr>
            <w:tcW w:w="2655" w:type="dxa"/>
            <w:gridSpan w:val="2"/>
          </w:tcPr>
          <w:p w:rsidR="00877FF2" w:rsidRDefault="00877FF2" w:rsidP="003422B8">
            <w:pPr>
              <w:rPr>
                <w:rFonts w:ascii="宋体" w:hAnsi="宋体"/>
                <w:bCs/>
                <w:szCs w:val="21"/>
              </w:rPr>
            </w:pPr>
          </w:p>
        </w:tc>
        <w:tc>
          <w:tcPr>
            <w:tcW w:w="2727" w:type="dxa"/>
          </w:tcPr>
          <w:p w:rsidR="00877FF2" w:rsidRDefault="00877FF2" w:rsidP="00877FF2">
            <w:pPr>
              <w:ind w:firstLine="210"/>
              <w:jc w:val="center"/>
              <w:rPr>
                <w:rFonts w:ascii="宋体" w:hAnsi="宋体"/>
                <w:bCs/>
                <w:szCs w:val="21"/>
              </w:rPr>
            </w:pPr>
          </w:p>
        </w:tc>
        <w:tc>
          <w:tcPr>
            <w:tcW w:w="1847" w:type="dxa"/>
            <w:vAlign w:val="center"/>
          </w:tcPr>
          <w:p w:rsidR="00877FF2" w:rsidRDefault="00877FF2" w:rsidP="00877FF2">
            <w:pPr>
              <w:jc w:val="center"/>
              <w:rPr>
                <w:bCs/>
                <w:szCs w:val="21"/>
              </w:rPr>
            </w:pPr>
            <w:r>
              <w:rPr>
                <w:rFonts w:hint="eastAsia"/>
                <w:bCs/>
                <w:szCs w:val="21"/>
              </w:rPr>
              <w:t>是</w:t>
            </w:r>
          </w:p>
        </w:tc>
      </w:tr>
      <w:tr w:rsidR="00877FF2" w:rsidTr="00877FF2">
        <w:trPr>
          <w:trHeight w:val="405"/>
        </w:trPr>
        <w:tc>
          <w:tcPr>
            <w:tcW w:w="1838" w:type="dxa"/>
            <w:vAlign w:val="center"/>
          </w:tcPr>
          <w:p w:rsidR="00877FF2" w:rsidRPr="00CF52EF" w:rsidRDefault="003422B8" w:rsidP="00877FF2">
            <w:pPr>
              <w:jc w:val="center"/>
              <w:rPr>
                <w:bCs/>
                <w:szCs w:val="21"/>
              </w:rPr>
            </w:pPr>
            <w:r>
              <w:rPr>
                <w:bCs/>
                <w:szCs w:val="21"/>
              </w:rPr>
              <w:t>receiver</w:t>
            </w:r>
          </w:p>
        </w:tc>
        <w:tc>
          <w:tcPr>
            <w:tcW w:w="2655" w:type="dxa"/>
            <w:gridSpan w:val="2"/>
          </w:tcPr>
          <w:p w:rsidR="00877FF2" w:rsidRDefault="00877FF2" w:rsidP="003422B8">
            <w:pPr>
              <w:rPr>
                <w:rFonts w:ascii="宋体" w:hAnsi="宋体"/>
                <w:bCs/>
                <w:szCs w:val="21"/>
              </w:rPr>
            </w:pPr>
          </w:p>
        </w:tc>
        <w:tc>
          <w:tcPr>
            <w:tcW w:w="2727" w:type="dxa"/>
          </w:tcPr>
          <w:p w:rsidR="00877FF2" w:rsidRDefault="00877FF2" w:rsidP="00877FF2">
            <w:pPr>
              <w:ind w:firstLine="210"/>
              <w:jc w:val="center"/>
              <w:rPr>
                <w:rFonts w:ascii="宋体" w:hAnsi="宋体"/>
                <w:bCs/>
                <w:szCs w:val="21"/>
              </w:rPr>
            </w:pPr>
          </w:p>
        </w:tc>
        <w:tc>
          <w:tcPr>
            <w:tcW w:w="1847" w:type="dxa"/>
            <w:vAlign w:val="center"/>
          </w:tcPr>
          <w:p w:rsidR="00877FF2" w:rsidRDefault="003422B8" w:rsidP="00877FF2">
            <w:pPr>
              <w:jc w:val="center"/>
              <w:rPr>
                <w:bCs/>
                <w:szCs w:val="21"/>
              </w:rPr>
            </w:pPr>
            <w:r>
              <w:rPr>
                <w:rFonts w:hint="eastAsia"/>
                <w:bCs/>
                <w:szCs w:val="21"/>
              </w:rPr>
              <w:t>是</w:t>
            </w:r>
          </w:p>
        </w:tc>
      </w:tr>
      <w:tr w:rsidR="00877FF2" w:rsidTr="00877FF2">
        <w:trPr>
          <w:trHeight w:val="405"/>
        </w:trPr>
        <w:tc>
          <w:tcPr>
            <w:tcW w:w="1838" w:type="dxa"/>
            <w:vAlign w:val="center"/>
          </w:tcPr>
          <w:p w:rsidR="00877FF2" w:rsidRPr="008C5A5B" w:rsidRDefault="003422B8" w:rsidP="00877FF2">
            <w:pPr>
              <w:jc w:val="center"/>
              <w:rPr>
                <w:bCs/>
                <w:szCs w:val="21"/>
              </w:rPr>
            </w:pPr>
            <w:r>
              <w:rPr>
                <w:bCs/>
                <w:szCs w:val="21"/>
              </w:rPr>
              <w:t>mobile</w:t>
            </w:r>
          </w:p>
        </w:tc>
        <w:tc>
          <w:tcPr>
            <w:tcW w:w="2655" w:type="dxa"/>
            <w:gridSpan w:val="2"/>
          </w:tcPr>
          <w:p w:rsidR="00877FF2" w:rsidRDefault="00877FF2" w:rsidP="003422B8">
            <w:pPr>
              <w:rPr>
                <w:rFonts w:ascii="宋体" w:hAnsi="宋体"/>
                <w:bCs/>
                <w:szCs w:val="21"/>
              </w:rPr>
            </w:pPr>
          </w:p>
        </w:tc>
        <w:tc>
          <w:tcPr>
            <w:tcW w:w="2727" w:type="dxa"/>
          </w:tcPr>
          <w:p w:rsidR="00877FF2" w:rsidRDefault="00877FF2" w:rsidP="00877FF2">
            <w:pPr>
              <w:ind w:firstLine="210"/>
              <w:jc w:val="center"/>
              <w:rPr>
                <w:rFonts w:ascii="宋体" w:hAnsi="宋体"/>
                <w:bCs/>
                <w:szCs w:val="21"/>
              </w:rPr>
            </w:pPr>
          </w:p>
        </w:tc>
        <w:tc>
          <w:tcPr>
            <w:tcW w:w="1847" w:type="dxa"/>
            <w:vAlign w:val="center"/>
          </w:tcPr>
          <w:p w:rsidR="00877FF2" w:rsidRDefault="00877FF2" w:rsidP="00877FF2">
            <w:pPr>
              <w:jc w:val="center"/>
              <w:rPr>
                <w:bCs/>
                <w:szCs w:val="21"/>
              </w:rPr>
            </w:pPr>
            <w:r>
              <w:rPr>
                <w:rFonts w:hint="eastAsia"/>
                <w:bCs/>
                <w:szCs w:val="21"/>
              </w:rPr>
              <w:t>是</w:t>
            </w:r>
          </w:p>
        </w:tc>
      </w:tr>
      <w:tr w:rsidR="00877FF2" w:rsidTr="00877FF2">
        <w:tc>
          <w:tcPr>
            <w:tcW w:w="1838" w:type="dxa"/>
            <w:shd w:val="clear" w:color="auto" w:fill="A6A6A6" w:themeFill="background1" w:themeFillShade="A6"/>
            <w:vAlign w:val="center"/>
          </w:tcPr>
          <w:p w:rsidR="00877FF2" w:rsidRDefault="00877FF2" w:rsidP="00877FF2">
            <w:pPr>
              <w:jc w:val="center"/>
              <w:rPr>
                <w:bCs/>
                <w:szCs w:val="21"/>
              </w:rPr>
            </w:pPr>
            <w:r>
              <w:rPr>
                <w:rFonts w:hint="eastAsia"/>
              </w:rPr>
              <w:t>参数</w:t>
            </w:r>
            <w:r>
              <w:t>jsonStr</w:t>
            </w:r>
            <w:r>
              <w:rPr>
                <w:rFonts w:hint="eastAsia"/>
              </w:rPr>
              <w:t>：</w:t>
            </w:r>
          </w:p>
        </w:tc>
        <w:tc>
          <w:tcPr>
            <w:tcW w:w="7229" w:type="dxa"/>
            <w:gridSpan w:val="4"/>
            <w:vAlign w:val="center"/>
          </w:tcPr>
          <w:p w:rsidR="003422B8" w:rsidRPr="003422B8" w:rsidRDefault="003422B8" w:rsidP="003422B8">
            <w:pPr>
              <w:ind w:left="120" w:hangingChars="50" w:hanging="120"/>
              <w:jc w:val="left"/>
              <w:rPr>
                <w:rFonts w:ascii="Consolas" w:hAnsi="Consolas" w:cs="Consolas"/>
                <w:b/>
                <w:bCs/>
                <w:color w:val="0070C0"/>
                <w:sz w:val="24"/>
                <w:szCs w:val="24"/>
              </w:rPr>
            </w:pPr>
            <w:r w:rsidRPr="003422B8">
              <w:rPr>
                <w:rFonts w:ascii="Consolas" w:hAnsi="Consolas" w:cs="Consolas"/>
                <w:b/>
                <w:bCs/>
                <w:color w:val="0070C0"/>
                <w:sz w:val="24"/>
                <w:szCs w:val="24"/>
              </w:rPr>
              <w:t>{</w:t>
            </w:r>
          </w:p>
          <w:p w:rsidR="003422B8" w:rsidRPr="003422B8" w:rsidRDefault="003422B8" w:rsidP="003422B8">
            <w:pPr>
              <w:ind w:left="120" w:hangingChars="50" w:hanging="120"/>
              <w:jc w:val="left"/>
              <w:rPr>
                <w:rFonts w:ascii="Consolas" w:hAnsi="Consolas" w:cs="Consolas"/>
                <w:b/>
                <w:bCs/>
                <w:color w:val="0070C0"/>
                <w:sz w:val="24"/>
                <w:szCs w:val="24"/>
              </w:rPr>
            </w:pPr>
            <w:r w:rsidRPr="003422B8">
              <w:rPr>
                <w:rFonts w:ascii="Consolas" w:hAnsi="Consolas" w:cs="Consolas"/>
                <w:b/>
                <w:bCs/>
                <w:color w:val="0070C0"/>
                <w:sz w:val="24"/>
                <w:szCs w:val="24"/>
              </w:rPr>
              <w:t xml:space="preserve">            "id"        :  adrid ,</w:t>
            </w:r>
          </w:p>
          <w:p w:rsidR="003422B8" w:rsidRPr="003422B8" w:rsidRDefault="003422B8" w:rsidP="003422B8">
            <w:pPr>
              <w:ind w:left="120" w:hangingChars="50" w:hanging="120"/>
              <w:jc w:val="left"/>
              <w:rPr>
                <w:rFonts w:ascii="Consolas" w:hAnsi="Consolas" w:cs="Consolas"/>
                <w:b/>
                <w:bCs/>
                <w:color w:val="0070C0"/>
                <w:sz w:val="24"/>
                <w:szCs w:val="24"/>
              </w:rPr>
            </w:pPr>
            <w:r w:rsidRPr="003422B8">
              <w:rPr>
                <w:rFonts w:ascii="Consolas" w:hAnsi="Consolas" w:cs="Consolas"/>
                <w:b/>
                <w:bCs/>
                <w:color w:val="0070C0"/>
                <w:sz w:val="24"/>
                <w:szCs w:val="24"/>
              </w:rPr>
              <w:t xml:space="preserve">            "userId"    :  userid ,</w:t>
            </w:r>
          </w:p>
          <w:p w:rsidR="003422B8" w:rsidRPr="003422B8" w:rsidRDefault="003422B8" w:rsidP="003422B8">
            <w:pPr>
              <w:ind w:left="120" w:hangingChars="50" w:hanging="120"/>
              <w:jc w:val="left"/>
              <w:rPr>
                <w:rFonts w:ascii="Consolas" w:hAnsi="Consolas" w:cs="Consolas"/>
                <w:b/>
                <w:bCs/>
                <w:color w:val="0070C0"/>
                <w:sz w:val="24"/>
                <w:szCs w:val="24"/>
              </w:rPr>
            </w:pPr>
            <w:r w:rsidRPr="003422B8">
              <w:rPr>
                <w:rFonts w:ascii="Consolas" w:hAnsi="Consolas" w:cs="Consolas"/>
                <w:b/>
                <w:bCs/>
                <w:color w:val="0070C0"/>
                <w:sz w:val="24"/>
                <w:szCs w:val="24"/>
              </w:rPr>
              <w:t xml:space="preserve">            "isdefault" :  0 ,</w:t>
            </w:r>
          </w:p>
          <w:p w:rsidR="003422B8" w:rsidRPr="003422B8" w:rsidRDefault="003422B8" w:rsidP="003422B8">
            <w:pPr>
              <w:ind w:left="120" w:hangingChars="50" w:hanging="120"/>
              <w:jc w:val="left"/>
              <w:rPr>
                <w:rFonts w:ascii="Consolas" w:hAnsi="Consolas" w:cs="Consolas"/>
                <w:b/>
                <w:bCs/>
                <w:color w:val="0070C0"/>
                <w:sz w:val="24"/>
                <w:szCs w:val="24"/>
              </w:rPr>
            </w:pPr>
            <w:r w:rsidRPr="003422B8">
              <w:rPr>
                <w:rFonts w:ascii="Consolas" w:hAnsi="Consolas" w:cs="Consolas"/>
                <w:b/>
                <w:bCs/>
                <w:color w:val="0070C0"/>
                <w:sz w:val="24"/>
                <w:szCs w:val="24"/>
              </w:rPr>
              <w:t xml:space="preserve">            "address"   :  subaddress ,</w:t>
            </w:r>
          </w:p>
          <w:p w:rsidR="003422B8" w:rsidRPr="003422B8" w:rsidRDefault="003422B8" w:rsidP="003422B8">
            <w:pPr>
              <w:ind w:left="120" w:hangingChars="50" w:hanging="120"/>
              <w:jc w:val="left"/>
              <w:rPr>
                <w:rFonts w:ascii="Consolas" w:hAnsi="Consolas" w:cs="Consolas"/>
                <w:b/>
                <w:bCs/>
                <w:color w:val="0070C0"/>
                <w:sz w:val="24"/>
                <w:szCs w:val="24"/>
              </w:rPr>
            </w:pPr>
            <w:r w:rsidRPr="003422B8">
              <w:rPr>
                <w:rFonts w:ascii="Consolas" w:hAnsi="Consolas" w:cs="Consolas"/>
                <w:b/>
                <w:bCs/>
                <w:color w:val="0070C0"/>
                <w:sz w:val="24"/>
                <w:szCs w:val="24"/>
              </w:rPr>
              <w:t xml:space="preserve">            "receiver"  :  subreceiver ,</w:t>
            </w:r>
          </w:p>
          <w:p w:rsidR="003422B8" w:rsidRPr="003422B8" w:rsidRDefault="003422B8" w:rsidP="003422B8">
            <w:pPr>
              <w:ind w:left="120" w:hangingChars="50" w:hanging="120"/>
              <w:jc w:val="left"/>
              <w:rPr>
                <w:rFonts w:ascii="Consolas" w:hAnsi="Consolas" w:cs="Consolas"/>
                <w:b/>
                <w:bCs/>
                <w:color w:val="0070C0"/>
                <w:sz w:val="24"/>
                <w:szCs w:val="24"/>
              </w:rPr>
            </w:pPr>
            <w:r w:rsidRPr="003422B8">
              <w:rPr>
                <w:rFonts w:ascii="Consolas" w:hAnsi="Consolas" w:cs="Consolas"/>
                <w:b/>
                <w:bCs/>
                <w:color w:val="0070C0"/>
                <w:sz w:val="24"/>
                <w:szCs w:val="24"/>
              </w:rPr>
              <w:t xml:space="preserve">            "mobile"    :  submobile          </w:t>
            </w:r>
          </w:p>
          <w:p w:rsidR="00877FF2" w:rsidRPr="007856FB" w:rsidRDefault="003422B8" w:rsidP="003422B8">
            <w:pPr>
              <w:ind w:left="120" w:hangingChars="50" w:hanging="120"/>
              <w:jc w:val="left"/>
              <w:rPr>
                <w:rFonts w:ascii="Consolas" w:hAnsi="Consolas" w:cs="Consolas"/>
                <w:b/>
                <w:color w:val="0070C0"/>
                <w:szCs w:val="21"/>
              </w:rPr>
            </w:pPr>
            <w:r w:rsidRPr="003422B8">
              <w:rPr>
                <w:rFonts w:ascii="Consolas" w:hAnsi="Consolas" w:cs="Consolas"/>
                <w:b/>
                <w:bCs/>
                <w:color w:val="0070C0"/>
                <w:sz w:val="24"/>
                <w:szCs w:val="24"/>
              </w:rPr>
              <w:t xml:space="preserve">        }</w:t>
            </w:r>
          </w:p>
        </w:tc>
      </w:tr>
      <w:tr w:rsidR="00877FF2" w:rsidTr="00877FF2">
        <w:tc>
          <w:tcPr>
            <w:tcW w:w="1838" w:type="dxa"/>
            <w:shd w:val="clear" w:color="auto" w:fill="A6A6A6" w:themeFill="background1" w:themeFillShade="A6"/>
            <w:vAlign w:val="center"/>
          </w:tcPr>
          <w:p w:rsidR="00877FF2" w:rsidRDefault="00877FF2" w:rsidP="00877FF2">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877FF2" w:rsidRDefault="00877FF2" w:rsidP="00877FF2">
            <w:pPr>
              <w:ind w:firstLine="210"/>
              <w:jc w:val="center"/>
              <w:rPr>
                <w:rFonts w:ascii="宋体" w:hAnsi="宋体"/>
                <w:bCs/>
                <w:szCs w:val="21"/>
              </w:rPr>
            </w:pPr>
          </w:p>
        </w:tc>
        <w:tc>
          <w:tcPr>
            <w:tcW w:w="2762" w:type="dxa"/>
            <w:gridSpan w:val="2"/>
            <w:shd w:val="clear" w:color="auto" w:fill="A6A6A6" w:themeFill="background1" w:themeFillShade="A6"/>
          </w:tcPr>
          <w:p w:rsidR="00877FF2" w:rsidRDefault="00877FF2" w:rsidP="00877FF2">
            <w:pPr>
              <w:ind w:firstLine="210"/>
              <w:jc w:val="center"/>
              <w:rPr>
                <w:rFonts w:ascii="宋体" w:hAnsi="宋体"/>
                <w:bCs/>
                <w:szCs w:val="21"/>
              </w:rPr>
            </w:pPr>
          </w:p>
        </w:tc>
        <w:tc>
          <w:tcPr>
            <w:tcW w:w="1847" w:type="dxa"/>
            <w:shd w:val="clear" w:color="auto" w:fill="A6A6A6" w:themeFill="background1" w:themeFillShade="A6"/>
          </w:tcPr>
          <w:p w:rsidR="00877FF2" w:rsidRDefault="00877FF2" w:rsidP="00877FF2">
            <w:pPr>
              <w:ind w:firstLine="210"/>
              <w:jc w:val="center"/>
              <w:rPr>
                <w:rFonts w:ascii="宋体" w:hAnsi="宋体"/>
                <w:bCs/>
                <w:szCs w:val="21"/>
              </w:rPr>
            </w:pPr>
          </w:p>
        </w:tc>
      </w:tr>
      <w:tr w:rsidR="00877FF2" w:rsidRPr="00F64465" w:rsidTr="00877FF2">
        <w:tc>
          <w:tcPr>
            <w:tcW w:w="1838" w:type="dxa"/>
            <w:shd w:val="clear" w:color="auto" w:fill="FFFFFF" w:themeFill="background1"/>
            <w:vAlign w:val="center"/>
          </w:tcPr>
          <w:p w:rsidR="00877FF2" w:rsidRPr="00F64465" w:rsidRDefault="00877FF2" w:rsidP="00877FF2">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877FF2" w:rsidRPr="00F64465" w:rsidRDefault="00877FF2" w:rsidP="00877FF2">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877FF2" w:rsidRPr="00F64465" w:rsidRDefault="00877FF2" w:rsidP="00877FF2">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0081351C">
              <w:rPr>
                <w:rFonts w:ascii="Consolas" w:hAnsi="Consolas" w:cs="Consolas" w:hint="eastAsia"/>
                <w:bCs/>
                <w:szCs w:val="21"/>
              </w:rPr>
              <w:t>修改成功</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877FF2" w:rsidRPr="00F64465" w:rsidRDefault="00877FF2" w:rsidP="00877FF2">
            <w:pPr>
              <w:widowControl/>
              <w:jc w:val="center"/>
              <w:rPr>
                <w:rFonts w:ascii="Consolas" w:hAnsi="Consolas" w:cs="Consolas"/>
                <w:szCs w:val="21"/>
              </w:rPr>
            </w:pPr>
          </w:p>
        </w:tc>
      </w:tr>
      <w:tr w:rsidR="00877FF2" w:rsidRPr="00F64465" w:rsidTr="00877FF2">
        <w:tc>
          <w:tcPr>
            <w:tcW w:w="1838" w:type="dxa"/>
            <w:shd w:val="clear" w:color="auto" w:fill="FFFFFF" w:themeFill="background1"/>
            <w:vAlign w:val="center"/>
          </w:tcPr>
          <w:p w:rsidR="00877FF2" w:rsidRPr="00F64465" w:rsidRDefault="00877FF2" w:rsidP="00877FF2">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877FF2" w:rsidRPr="00F64465" w:rsidRDefault="00877FF2" w:rsidP="00877FF2">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877FF2" w:rsidRPr="00F64465" w:rsidRDefault="00877FF2" w:rsidP="00877FF2">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877FF2" w:rsidRPr="00F64465" w:rsidRDefault="00877FF2" w:rsidP="00877FF2">
            <w:pPr>
              <w:widowControl/>
              <w:jc w:val="center"/>
              <w:rPr>
                <w:rFonts w:ascii="Consolas" w:hAnsi="Consolas" w:cs="Consolas"/>
                <w:szCs w:val="21"/>
              </w:rPr>
            </w:pPr>
          </w:p>
        </w:tc>
      </w:tr>
      <w:tr w:rsidR="00877FF2" w:rsidTr="00877FF2">
        <w:tc>
          <w:tcPr>
            <w:tcW w:w="1838" w:type="dxa"/>
            <w:shd w:val="clear" w:color="auto" w:fill="A6A6A6" w:themeFill="background1" w:themeFillShade="A6"/>
            <w:vAlign w:val="center"/>
          </w:tcPr>
          <w:p w:rsidR="00877FF2" w:rsidRDefault="00877FF2" w:rsidP="00877FF2">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877FF2" w:rsidRPr="00CB5781" w:rsidRDefault="00877FF2" w:rsidP="002B6EBC">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00261615">
              <w:rPr>
                <w:rFonts w:ascii="微软雅黑" w:eastAsia="微软雅黑" w:hAnsi="微软雅黑" w:cs="微软雅黑" w:hint="eastAsia"/>
                <w:color w:val="5B9BD5" w:themeColor="accent1"/>
                <w:sz w:val="24"/>
                <w:highlight w:val="white"/>
              </w:rPr>
              <w:t>修改成功</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r w:rsidR="00877FF2" w:rsidTr="00877FF2">
        <w:tc>
          <w:tcPr>
            <w:tcW w:w="1838" w:type="dxa"/>
            <w:shd w:val="clear" w:color="auto" w:fill="A6A6A6" w:themeFill="background1" w:themeFillShade="A6"/>
            <w:vAlign w:val="center"/>
          </w:tcPr>
          <w:p w:rsidR="00877FF2" w:rsidRDefault="00877FF2" w:rsidP="00877FF2">
            <w:pPr>
              <w:jc w:val="center"/>
              <w:rPr>
                <w:rFonts w:ascii="Consolas" w:hAnsi="Consolas" w:cs="Consolas"/>
                <w:color w:val="111111"/>
                <w:szCs w:val="21"/>
                <w:shd w:val="clear" w:color="auto" w:fill="FFFFFF"/>
              </w:rPr>
            </w:pPr>
          </w:p>
        </w:tc>
        <w:tc>
          <w:tcPr>
            <w:tcW w:w="7229" w:type="dxa"/>
            <w:gridSpan w:val="4"/>
            <w:shd w:val="clear" w:color="auto" w:fill="FFFFFF" w:themeFill="background1"/>
            <w:vAlign w:val="center"/>
          </w:tcPr>
          <w:p w:rsidR="00877FF2" w:rsidRPr="00CB5781" w:rsidRDefault="00877FF2" w:rsidP="00877FF2">
            <w:pPr>
              <w:jc w:val="left"/>
              <w:rPr>
                <w:rFonts w:ascii="Consolas" w:hAnsi="Consolas" w:cs="Consolas"/>
                <w:bCs/>
                <w:color w:val="5B9BD5" w:themeColor="accent1"/>
                <w:sz w:val="24"/>
                <w:szCs w:val="24"/>
              </w:rPr>
            </w:pPr>
          </w:p>
        </w:tc>
      </w:tr>
    </w:tbl>
    <w:p w:rsidR="00830085" w:rsidRDefault="00555A56" w:rsidP="00A72EF6">
      <w:pPr>
        <w:pStyle w:val="5"/>
      </w:pPr>
      <w:r>
        <w:t>2.2.1.4</w:t>
      </w:r>
      <w:r w:rsidR="00A72EF6">
        <w:rPr>
          <w:rFonts w:hint="eastAsia"/>
        </w:rPr>
        <w:t>查询申请者申请编号</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A72EF6" w:rsidRPr="00A72EF6" w:rsidTr="00374E50">
        <w:tc>
          <w:tcPr>
            <w:tcW w:w="1838" w:type="dxa"/>
            <w:vAlign w:val="center"/>
          </w:tcPr>
          <w:p w:rsidR="00A72EF6" w:rsidRPr="00A72EF6" w:rsidRDefault="00A72EF6" w:rsidP="00A72EF6">
            <w:pPr>
              <w:rPr>
                <w:bCs/>
                <w:kern w:val="2"/>
                <w:sz w:val="21"/>
                <w:szCs w:val="22"/>
              </w:rPr>
            </w:pPr>
            <w:r w:rsidRPr="00A72EF6">
              <w:rPr>
                <w:bCs/>
                <w:kern w:val="2"/>
                <w:sz w:val="21"/>
                <w:szCs w:val="22"/>
              </w:rPr>
              <w:t>接口标识：</w:t>
            </w:r>
          </w:p>
        </w:tc>
        <w:tc>
          <w:tcPr>
            <w:tcW w:w="2655" w:type="dxa"/>
            <w:gridSpan w:val="2"/>
            <w:vAlign w:val="center"/>
          </w:tcPr>
          <w:p w:rsidR="00A72EF6" w:rsidRPr="00A72EF6" w:rsidRDefault="00E37B60" w:rsidP="00A72EF6">
            <w:pPr>
              <w:rPr>
                <w:bCs/>
                <w:kern w:val="2"/>
                <w:sz w:val="21"/>
                <w:szCs w:val="22"/>
              </w:rPr>
            </w:pPr>
            <w:r w:rsidRPr="00E37B60">
              <w:rPr>
                <w:bCs/>
                <w:kern w:val="2"/>
                <w:sz w:val="21"/>
                <w:szCs w:val="22"/>
              </w:rPr>
              <w:t>getAhid</w:t>
            </w:r>
          </w:p>
        </w:tc>
        <w:tc>
          <w:tcPr>
            <w:tcW w:w="2727" w:type="dxa"/>
          </w:tcPr>
          <w:p w:rsidR="00A72EF6" w:rsidRPr="00A72EF6" w:rsidRDefault="00A72EF6" w:rsidP="00A72EF6">
            <w:pPr>
              <w:rPr>
                <w:kern w:val="2"/>
                <w:sz w:val="21"/>
                <w:szCs w:val="22"/>
              </w:rPr>
            </w:pPr>
          </w:p>
        </w:tc>
        <w:tc>
          <w:tcPr>
            <w:tcW w:w="1847" w:type="dxa"/>
          </w:tcPr>
          <w:p w:rsidR="00A72EF6" w:rsidRPr="00A72EF6" w:rsidRDefault="00A72EF6" w:rsidP="00A72EF6">
            <w:pPr>
              <w:rPr>
                <w:kern w:val="2"/>
                <w:sz w:val="21"/>
                <w:szCs w:val="22"/>
              </w:rPr>
            </w:pPr>
          </w:p>
        </w:tc>
      </w:tr>
      <w:tr w:rsidR="00A72EF6" w:rsidRPr="00A72EF6" w:rsidTr="00374E50">
        <w:tc>
          <w:tcPr>
            <w:tcW w:w="1838" w:type="dxa"/>
            <w:shd w:val="clear" w:color="auto" w:fill="A6A6A6" w:themeFill="background1" w:themeFillShade="A6"/>
            <w:vAlign w:val="center"/>
          </w:tcPr>
          <w:p w:rsidR="00A72EF6" w:rsidRPr="00A72EF6" w:rsidRDefault="00A72EF6" w:rsidP="00A72EF6">
            <w:pPr>
              <w:rPr>
                <w:bCs/>
                <w:kern w:val="2"/>
                <w:sz w:val="21"/>
                <w:szCs w:val="22"/>
              </w:rPr>
            </w:pPr>
            <w:r w:rsidRPr="00A72EF6">
              <w:rPr>
                <w:bCs/>
                <w:kern w:val="2"/>
                <w:sz w:val="21"/>
                <w:szCs w:val="22"/>
              </w:rPr>
              <w:t>参数</w:t>
            </w:r>
            <w:r w:rsidRPr="00A72EF6">
              <w:rPr>
                <w:rFonts w:hint="eastAsia"/>
                <w:bCs/>
                <w:kern w:val="2"/>
                <w:sz w:val="21"/>
                <w:szCs w:val="22"/>
              </w:rPr>
              <w:t>marked</w:t>
            </w:r>
            <w:r w:rsidRPr="00A72EF6">
              <w:rPr>
                <w:rFonts w:hint="eastAsia"/>
                <w:bCs/>
                <w:kern w:val="2"/>
                <w:sz w:val="21"/>
                <w:szCs w:val="22"/>
              </w:rPr>
              <w:t>：</w:t>
            </w:r>
          </w:p>
        </w:tc>
        <w:tc>
          <w:tcPr>
            <w:tcW w:w="2655" w:type="dxa"/>
            <w:gridSpan w:val="2"/>
            <w:vAlign w:val="center"/>
          </w:tcPr>
          <w:p w:rsidR="00A72EF6" w:rsidRPr="00A72EF6" w:rsidRDefault="00E37B60" w:rsidP="00A72EF6">
            <w:pPr>
              <w:rPr>
                <w:bCs/>
                <w:kern w:val="2"/>
                <w:sz w:val="21"/>
                <w:szCs w:val="22"/>
              </w:rPr>
            </w:pPr>
            <w:r w:rsidRPr="00E37B60">
              <w:rPr>
                <w:bCs/>
                <w:kern w:val="2"/>
                <w:sz w:val="21"/>
                <w:szCs w:val="22"/>
              </w:rPr>
              <w:t>getAhid</w:t>
            </w:r>
          </w:p>
        </w:tc>
        <w:tc>
          <w:tcPr>
            <w:tcW w:w="2727" w:type="dxa"/>
          </w:tcPr>
          <w:p w:rsidR="00A72EF6" w:rsidRPr="00A72EF6" w:rsidRDefault="00A72EF6" w:rsidP="00A72EF6">
            <w:pPr>
              <w:rPr>
                <w:bCs/>
                <w:kern w:val="2"/>
                <w:sz w:val="21"/>
                <w:szCs w:val="22"/>
              </w:rPr>
            </w:pPr>
          </w:p>
        </w:tc>
        <w:tc>
          <w:tcPr>
            <w:tcW w:w="1847" w:type="dxa"/>
          </w:tcPr>
          <w:p w:rsidR="00A72EF6" w:rsidRPr="00A72EF6" w:rsidRDefault="00A72EF6" w:rsidP="00A72EF6">
            <w:pPr>
              <w:rPr>
                <w:bCs/>
                <w:kern w:val="2"/>
                <w:sz w:val="21"/>
                <w:szCs w:val="22"/>
              </w:rPr>
            </w:pPr>
          </w:p>
        </w:tc>
      </w:tr>
      <w:tr w:rsidR="00A72EF6" w:rsidRPr="00A72EF6" w:rsidTr="00374E50">
        <w:tc>
          <w:tcPr>
            <w:tcW w:w="1838" w:type="dxa"/>
            <w:shd w:val="clear" w:color="auto" w:fill="A6A6A6" w:themeFill="background1" w:themeFillShade="A6"/>
            <w:vAlign w:val="center"/>
          </w:tcPr>
          <w:p w:rsidR="00A72EF6" w:rsidRPr="00A72EF6" w:rsidRDefault="00A72EF6" w:rsidP="00A72EF6">
            <w:pPr>
              <w:rPr>
                <w:bCs/>
                <w:kern w:val="2"/>
                <w:sz w:val="21"/>
                <w:szCs w:val="22"/>
              </w:rPr>
            </w:pPr>
            <w:r w:rsidRPr="00A72EF6">
              <w:rPr>
                <w:bCs/>
                <w:kern w:val="2"/>
                <w:sz w:val="21"/>
                <w:szCs w:val="22"/>
              </w:rPr>
              <w:t>字段名</w:t>
            </w:r>
          </w:p>
        </w:tc>
        <w:tc>
          <w:tcPr>
            <w:tcW w:w="2655" w:type="dxa"/>
            <w:gridSpan w:val="2"/>
            <w:shd w:val="clear" w:color="auto" w:fill="A6A6A6" w:themeFill="background1" w:themeFillShade="A6"/>
            <w:vAlign w:val="center"/>
          </w:tcPr>
          <w:p w:rsidR="00A72EF6" w:rsidRPr="00A72EF6" w:rsidRDefault="00A72EF6" w:rsidP="00A72EF6">
            <w:pPr>
              <w:rPr>
                <w:bCs/>
                <w:kern w:val="2"/>
                <w:sz w:val="21"/>
                <w:szCs w:val="22"/>
              </w:rPr>
            </w:pPr>
            <w:r w:rsidRPr="00A72EF6">
              <w:rPr>
                <w:bCs/>
                <w:kern w:val="2"/>
                <w:sz w:val="21"/>
                <w:szCs w:val="22"/>
              </w:rPr>
              <w:t>说明</w:t>
            </w:r>
          </w:p>
        </w:tc>
        <w:tc>
          <w:tcPr>
            <w:tcW w:w="2727" w:type="dxa"/>
            <w:shd w:val="clear" w:color="auto" w:fill="A6A6A6" w:themeFill="background1" w:themeFillShade="A6"/>
          </w:tcPr>
          <w:p w:rsidR="00A72EF6" w:rsidRPr="00A72EF6" w:rsidRDefault="00A72EF6" w:rsidP="00A72EF6">
            <w:pPr>
              <w:rPr>
                <w:bCs/>
                <w:kern w:val="2"/>
                <w:sz w:val="21"/>
                <w:szCs w:val="22"/>
              </w:rPr>
            </w:pPr>
            <w:r w:rsidRPr="00A72EF6">
              <w:rPr>
                <w:bCs/>
                <w:kern w:val="2"/>
                <w:sz w:val="21"/>
                <w:szCs w:val="22"/>
              </w:rPr>
              <w:t>备注</w:t>
            </w:r>
          </w:p>
        </w:tc>
        <w:tc>
          <w:tcPr>
            <w:tcW w:w="1847" w:type="dxa"/>
            <w:shd w:val="clear" w:color="auto" w:fill="A6A6A6" w:themeFill="background1" w:themeFillShade="A6"/>
          </w:tcPr>
          <w:p w:rsidR="00A72EF6" w:rsidRPr="00A72EF6" w:rsidRDefault="00A72EF6" w:rsidP="00A72EF6">
            <w:pPr>
              <w:rPr>
                <w:bCs/>
                <w:kern w:val="2"/>
                <w:sz w:val="21"/>
                <w:szCs w:val="22"/>
              </w:rPr>
            </w:pPr>
            <w:r w:rsidRPr="00A72EF6">
              <w:rPr>
                <w:rFonts w:hint="eastAsia"/>
                <w:bCs/>
                <w:kern w:val="2"/>
                <w:sz w:val="21"/>
                <w:szCs w:val="22"/>
              </w:rPr>
              <w:t>是否必填项</w:t>
            </w:r>
          </w:p>
        </w:tc>
      </w:tr>
      <w:tr w:rsidR="00A72EF6" w:rsidRPr="00A72EF6" w:rsidTr="00374E50">
        <w:trPr>
          <w:trHeight w:val="405"/>
        </w:trPr>
        <w:tc>
          <w:tcPr>
            <w:tcW w:w="1838" w:type="dxa"/>
            <w:vAlign w:val="center"/>
          </w:tcPr>
          <w:p w:rsidR="00A72EF6" w:rsidRPr="00A72EF6" w:rsidRDefault="00A72EF6" w:rsidP="00A72EF6">
            <w:pPr>
              <w:rPr>
                <w:bCs/>
                <w:kern w:val="2"/>
                <w:sz w:val="21"/>
                <w:szCs w:val="22"/>
              </w:rPr>
            </w:pPr>
            <w:r>
              <w:rPr>
                <w:bCs/>
                <w:kern w:val="2"/>
                <w:sz w:val="21"/>
                <w:szCs w:val="22"/>
              </w:rPr>
              <w:t>L</w:t>
            </w:r>
            <w:r>
              <w:rPr>
                <w:rFonts w:hint="eastAsia"/>
                <w:bCs/>
                <w:kern w:val="2"/>
                <w:sz w:val="21"/>
                <w:szCs w:val="22"/>
              </w:rPr>
              <w:t>oveNo</w:t>
            </w:r>
          </w:p>
        </w:tc>
        <w:tc>
          <w:tcPr>
            <w:tcW w:w="2655" w:type="dxa"/>
            <w:gridSpan w:val="2"/>
          </w:tcPr>
          <w:p w:rsidR="00A72EF6" w:rsidRPr="00A72EF6" w:rsidRDefault="00D61E03" w:rsidP="00A72EF6">
            <w:pPr>
              <w:rPr>
                <w:bCs/>
                <w:kern w:val="2"/>
                <w:sz w:val="21"/>
                <w:szCs w:val="22"/>
              </w:rPr>
            </w:pPr>
            <w:r>
              <w:rPr>
                <w:rFonts w:hint="eastAsia"/>
                <w:bCs/>
                <w:kern w:val="2"/>
                <w:sz w:val="21"/>
                <w:szCs w:val="22"/>
              </w:rPr>
              <w:t>爱心单号</w:t>
            </w:r>
          </w:p>
        </w:tc>
        <w:tc>
          <w:tcPr>
            <w:tcW w:w="2727" w:type="dxa"/>
            <w:vAlign w:val="center"/>
          </w:tcPr>
          <w:p w:rsidR="00A72EF6" w:rsidRPr="00A72EF6" w:rsidRDefault="00A72EF6" w:rsidP="00A72EF6">
            <w:pPr>
              <w:rPr>
                <w:kern w:val="2"/>
                <w:sz w:val="21"/>
                <w:szCs w:val="22"/>
              </w:rPr>
            </w:pPr>
          </w:p>
        </w:tc>
        <w:tc>
          <w:tcPr>
            <w:tcW w:w="1847" w:type="dxa"/>
            <w:vAlign w:val="center"/>
          </w:tcPr>
          <w:p w:rsidR="00A72EF6" w:rsidRPr="00A72EF6" w:rsidRDefault="00A72EF6" w:rsidP="00A72EF6">
            <w:pPr>
              <w:rPr>
                <w:bCs/>
                <w:kern w:val="2"/>
                <w:sz w:val="21"/>
                <w:szCs w:val="22"/>
              </w:rPr>
            </w:pPr>
            <w:r w:rsidRPr="00A72EF6">
              <w:rPr>
                <w:rFonts w:hint="eastAsia"/>
                <w:bCs/>
                <w:kern w:val="2"/>
                <w:sz w:val="21"/>
                <w:szCs w:val="22"/>
              </w:rPr>
              <w:t>是</w:t>
            </w:r>
          </w:p>
        </w:tc>
      </w:tr>
      <w:tr w:rsidR="00A72EF6" w:rsidRPr="00A72EF6" w:rsidTr="00374E50">
        <w:trPr>
          <w:trHeight w:val="405"/>
        </w:trPr>
        <w:tc>
          <w:tcPr>
            <w:tcW w:w="1838" w:type="dxa"/>
            <w:vAlign w:val="center"/>
          </w:tcPr>
          <w:p w:rsidR="00A72EF6" w:rsidRPr="00A72EF6" w:rsidRDefault="00A72EF6" w:rsidP="00A72EF6">
            <w:pPr>
              <w:rPr>
                <w:bCs/>
                <w:kern w:val="2"/>
                <w:sz w:val="21"/>
                <w:szCs w:val="22"/>
              </w:rPr>
            </w:pPr>
            <w:r w:rsidRPr="00A72EF6">
              <w:rPr>
                <w:bCs/>
                <w:kern w:val="2"/>
                <w:sz w:val="21"/>
                <w:szCs w:val="22"/>
              </w:rPr>
              <w:t>userId</w:t>
            </w:r>
          </w:p>
        </w:tc>
        <w:tc>
          <w:tcPr>
            <w:tcW w:w="2655" w:type="dxa"/>
            <w:gridSpan w:val="2"/>
          </w:tcPr>
          <w:p w:rsidR="00A72EF6" w:rsidRPr="00A72EF6" w:rsidRDefault="00D61E03" w:rsidP="00A72EF6">
            <w:pPr>
              <w:rPr>
                <w:bCs/>
                <w:kern w:val="2"/>
                <w:sz w:val="21"/>
                <w:szCs w:val="22"/>
              </w:rPr>
            </w:pPr>
            <w:r>
              <w:rPr>
                <w:rFonts w:hint="eastAsia"/>
                <w:bCs/>
                <w:kern w:val="2"/>
                <w:sz w:val="21"/>
                <w:szCs w:val="22"/>
              </w:rPr>
              <w:t>用户</w:t>
            </w:r>
            <w:r>
              <w:rPr>
                <w:rFonts w:hint="eastAsia"/>
                <w:bCs/>
                <w:kern w:val="2"/>
                <w:sz w:val="21"/>
                <w:szCs w:val="22"/>
              </w:rPr>
              <w:t>id</w:t>
            </w:r>
          </w:p>
        </w:tc>
        <w:tc>
          <w:tcPr>
            <w:tcW w:w="2727" w:type="dxa"/>
          </w:tcPr>
          <w:p w:rsidR="00A72EF6" w:rsidRPr="00A72EF6" w:rsidRDefault="00A72EF6" w:rsidP="00A72EF6">
            <w:pPr>
              <w:rPr>
                <w:bCs/>
                <w:kern w:val="2"/>
                <w:sz w:val="21"/>
                <w:szCs w:val="22"/>
              </w:rPr>
            </w:pPr>
          </w:p>
        </w:tc>
        <w:tc>
          <w:tcPr>
            <w:tcW w:w="1847" w:type="dxa"/>
            <w:vAlign w:val="center"/>
          </w:tcPr>
          <w:p w:rsidR="00A72EF6" w:rsidRPr="00A72EF6" w:rsidRDefault="00A72EF6" w:rsidP="00A72EF6">
            <w:pPr>
              <w:rPr>
                <w:bCs/>
                <w:kern w:val="2"/>
                <w:sz w:val="21"/>
                <w:szCs w:val="22"/>
              </w:rPr>
            </w:pPr>
            <w:r w:rsidRPr="00A72EF6">
              <w:rPr>
                <w:rFonts w:hint="eastAsia"/>
                <w:bCs/>
                <w:kern w:val="2"/>
                <w:sz w:val="21"/>
                <w:szCs w:val="22"/>
              </w:rPr>
              <w:t>是</w:t>
            </w:r>
          </w:p>
        </w:tc>
      </w:tr>
      <w:tr w:rsidR="00A72EF6" w:rsidRPr="00A72EF6" w:rsidTr="00374E50">
        <w:tc>
          <w:tcPr>
            <w:tcW w:w="1838" w:type="dxa"/>
            <w:shd w:val="clear" w:color="auto" w:fill="A6A6A6" w:themeFill="background1" w:themeFillShade="A6"/>
            <w:vAlign w:val="center"/>
          </w:tcPr>
          <w:p w:rsidR="00A72EF6" w:rsidRPr="00A72EF6" w:rsidRDefault="00A72EF6" w:rsidP="00A72EF6">
            <w:pPr>
              <w:rPr>
                <w:bCs/>
                <w:kern w:val="2"/>
                <w:sz w:val="21"/>
                <w:szCs w:val="22"/>
              </w:rPr>
            </w:pPr>
            <w:r w:rsidRPr="00A72EF6">
              <w:rPr>
                <w:rFonts w:hint="eastAsia"/>
                <w:kern w:val="2"/>
                <w:sz w:val="21"/>
                <w:szCs w:val="22"/>
              </w:rPr>
              <w:t>参数</w:t>
            </w:r>
            <w:r w:rsidRPr="00A72EF6">
              <w:rPr>
                <w:kern w:val="2"/>
                <w:sz w:val="21"/>
                <w:szCs w:val="22"/>
              </w:rPr>
              <w:t>jsonStr</w:t>
            </w:r>
            <w:r w:rsidRPr="00A72EF6">
              <w:rPr>
                <w:rFonts w:hint="eastAsia"/>
                <w:kern w:val="2"/>
                <w:sz w:val="21"/>
                <w:szCs w:val="22"/>
              </w:rPr>
              <w:t>：</w:t>
            </w:r>
          </w:p>
        </w:tc>
        <w:tc>
          <w:tcPr>
            <w:tcW w:w="7229" w:type="dxa"/>
            <w:gridSpan w:val="4"/>
            <w:vAlign w:val="center"/>
          </w:tcPr>
          <w:p w:rsidR="00A72EF6" w:rsidRPr="00A72EF6" w:rsidRDefault="00A72EF6" w:rsidP="00A72EF6">
            <w:pPr>
              <w:rPr>
                <w:b/>
                <w:bCs/>
                <w:kern w:val="2"/>
                <w:sz w:val="21"/>
                <w:szCs w:val="22"/>
              </w:rPr>
            </w:pPr>
            <w:r w:rsidRPr="00A72EF6">
              <w:rPr>
                <w:b/>
                <w:bCs/>
                <w:kern w:val="2"/>
                <w:sz w:val="21"/>
                <w:szCs w:val="22"/>
              </w:rPr>
              <w:t xml:space="preserve">{           </w:t>
            </w:r>
          </w:p>
          <w:p w:rsidR="00A72EF6" w:rsidRPr="00A72EF6" w:rsidRDefault="00A72EF6" w:rsidP="00A72EF6">
            <w:pPr>
              <w:rPr>
                <w:b/>
                <w:bCs/>
                <w:kern w:val="2"/>
                <w:sz w:val="21"/>
                <w:szCs w:val="22"/>
              </w:rPr>
            </w:pPr>
            <w:r w:rsidRPr="00A72EF6">
              <w:rPr>
                <w:b/>
                <w:bCs/>
                <w:kern w:val="2"/>
                <w:sz w:val="21"/>
                <w:szCs w:val="22"/>
              </w:rPr>
              <w:t xml:space="preserve">            "userId"    :  userid ,</w:t>
            </w:r>
          </w:p>
          <w:p w:rsidR="00A72EF6" w:rsidRPr="00A72EF6" w:rsidRDefault="00A72EF6" w:rsidP="00A72EF6">
            <w:pPr>
              <w:rPr>
                <w:b/>
                <w:bCs/>
                <w:kern w:val="2"/>
                <w:sz w:val="21"/>
                <w:szCs w:val="22"/>
              </w:rPr>
            </w:pPr>
            <w:r w:rsidRPr="00A72EF6">
              <w:rPr>
                <w:b/>
                <w:bCs/>
                <w:kern w:val="2"/>
                <w:sz w:val="21"/>
                <w:szCs w:val="22"/>
              </w:rPr>
              <w:t xml:space="preserve">            "loveNo"    :  loveno       </w:t>
            </w:r>
          </w:p>
          <w:p w:rsidR="00A72EF6" w:rsidRPr="00A72EF6" w:rsidRDefault="00A72EF6" w:rsidP="00A72EF6">
            <w:pPr>
              <w:rPr>
                <w:b/>
                <w:kern w:val="2"/>
                <w:sz w:val="21"/>
                <w:szCs w:val="22"/>
              </w:rPr>
            </w:pPr>
            <w:r w:rsidRPr="00A72EF6">
              <w:rPr>
                <w:b/>
                <w:bCs/>
                <w:kern w:val="2"/>
                <w:sz w:val="21"/>
                <w:szCs w:val="22"/>
              </w:rPr>
              <w:t xml:space="preserve">        }</w:t>
            </w:r>
          </w:p>
        </w:tc>
      </w:tr>
      <w:tr w:rsidR="00A72EF6" w:rsidRPr="00A72EF6" w:rsidTr="00374E50">
        <w:tc>
          <w:tcPr>
            <w:tcW w:w="1838" w:type="dxa"/>
            <w:shd w:val="clear" w:color="auto" w:fill="A6A6A6" w:themeFill="background1" w:themeFillShade="A6"/>
            <w:vAlign w:val="center"/>
          </w:tcPr>
          <w:p w:rsidR="00A72EF6" w:rsidRPr="00A72EF6" w:rsidRDefault="00A72EF6" w:rsidP="00A72EF6">
            <w:pPr>
              <w:rPr>
                <w:kern w:val="2"/>
                <w:sz w:val="21"/>
                <w:szCs w:val="22"/>
                <w:u w:val="single"/>
              </w:rPr>
            </w:pPr>
            <w:r w:rsidRPr="00A72EF6">
              <w:rPr>
                <w:rFonts w:hint="eastAsia"/>
                <w:kern w:val="2"/>
                <w:sz w:val="21"/>
                <w:szCs w:val="22"/>
                <w:u w:val="single"/>
              </w:rPr>
              <w:t>后台返回码</w:t>
            </w:r>
          </w:p>
        </w:tc>
        <w:tc>
          <w:tcPr>
            <w:tcW w:w="2620" w:type="dxa"/>
            <w:shd w:val="clear" w:color="auto" w:fill="A6A6A6" w:themeFill="background1" w:themeFillShade="A6"/>
            <w:vAlign w:val="center"/>
          </w:tcPr>
          <w:p w:rsidR="00A72EF6" w:rsidRPr="00A72EF6" w:rsidRDefault="00A72EF6" w:rsidP="00A72EF6">
            <w:pPr>
              <w:rPr>
                <w:bCs/>
                <w:kern w:val="2"/>
                <w:sz w:val="21"/>
                <w:szCs w:val="22"/>
              </w:rPr>
            </w:pPr>
          </w:p>
        </w:tc>
        <w:tc>
          <w:tcPr>
            <w:tcW w:w="2762" w:type="dxa"/>
            <w:gridSpan w:val="2"/>
            <w:shd w:val="clear" w:color="auto" w:fill="A6A6A6" w:themeFill="background1" w:themeFillShade="A6"/>
          </w:tcPr>
          <w:p w:rsidR="00A72EF6" w:rsidRPr="00A72EF6" w:rsidRDefault="00A72EF6" w:rsidP="00A72EF6">
            <w:pPr>
              <w:rPr>
                <w:bCs/>
                <w:kern w:val="2"/>
                <w:sz w:val="21"/>
                <w:szCs w:val="22"/>
              </w:rPr>
            </w:pPr>
          </w:p>
        </w:tc>
        <w:tc>
          <w:tcPr>
            <w:tcW w:w="1847" w:type="dxa"/>
            <w:shd w:val="clear" w:color="auto" w:fill="A6A6A6" w:themeFill="background1" w:themeFillShade="A6"/>
          </w:tcPr>
          <w:p w:rsidR="00A72EF6" w:rsidRPr="00A72EF6" w:rsidRDefault="00A72EF6" w:rsidP="00A72EF6">
            <w:pPr>
              <w:rPr>
                <w:bCs/>
                <w:kern w:val="2"/>
                <w:sz w:val="21"/>
                <w:szCs w:val="22"/>
              </w:rPr>
            </w:pPr>
          </w:p>
        </w:tc>
      </w:tr>
      <w:tr w:rsidR="00A72EF6" w:rsidRPr="00A72EF6" w:rsidTr="00374E50">
        <w:tc>
          <w:tcPr>
            <w:tcW w:w="1838" w:type="dxa"/>
            <w:shd w:val="clear" w:color="auto" w:fill="FFFFFF" w:themeFill="background1"/>
            <w:vAlign w:val="center"/>
          </w:tcPr>
          <w:p w:rsidR="00A72EF6" w:rsidRPr="00A72EF6" w:rsidRDefault="00A72EF6" w:rsidP="00A72EF6">
            <w:pPr>
              <w:rPr>
                <w:kern w:val="2"/>
                <w:sz w:val="21"/>
                <w:szCs w:val="22"/>
              </w:rPr>
            </w:pPr>
            <w:r w:rsidRPr="00A72EF6">
              <w:rPr>
                <w:rFonts w:hint="eastAsia"/>
                <w:kern w:val="2"/>
                <w:sz w:val="21"/>
                <w:szCs w:val="22"/>
              </w:rPr>
              <w:t>rspCode</w:t>
            </w:r>
          </w:p>
        </w:tc>
        <w:tc>
          <w:tcPr>
            <w:tcW w:w="2620" w:type="dxa"/>
            <w:shd w:val="clear" w:color="auto" w:fill="FFFFFF" w:themeFill="background1"/>
          </w:tcPr>
          <w:p w:rsidR="00A72EF6" w:rsidRPr="00A72EF6" w:rsidRDefault="00A72EF6" w:rsidP="00A72EF6">
            <w:pPr>
              <w:rPr>
                <w:kern w:val="2"/>
                <w:sz w:val="21"/>
                <w:szCs w:val="22"/>
              </w:rPr>
            </w:pPr>
            <w:r w:rsidRPr="00A72EF6">
              <w:rPr>
                <w:rFonts w:hint="eastAsia"/>
                <w:bCs/>
                <w:kern w:val="2"/>
                <w:sz w:val="21"/>
                <w:szCs w:val="22"/>
              </w:rPr>
              <w:t>返回的状态码</w:t>
            </w:r>
          </w:p>
        </w:tc>
        <w:tc>
          <w:tcPr>
            <w:tcW w:w="2762" w:type="dxa"/>
            <w:gridSpan w:val="2"/>
            <w:shd w:val="clear" w:color="auto" w:fill="FFFFFF" w:themeFill="background1"/>
            <w:vAlign w:val="center"/>
          </w:tcPr>
          <w:p w:rsidR="00A72EF6" w:rsidRPr="00A72EF6" w:rsidRDefault="00A72EF6" w:rsidP="00A72EF6">
            <w:pPr>
              <w:rPr>
                <w:bCs/>
                <w:kern w:val="2"/>
                <w:sz w:val="21"/>
                <w:szCs w:val="22"/>
              </w:rPr>
            </w:pPr>
            <w:r w:rsidRPr="00A72EF6">
              <w:rPr>
                <w:rFonts w:hint="eastAsia"/>
                <w:bCs/>
                <w:kern w:val="2"/>
                <w:sz w:val="21"/>
                <w:szCs w:val="22"/>
              </w:rPr>
              <w:t xml:space="preserve">000 </w:t>
            </w:r>
            <w:r w:rsidRPr="00A72EF6">
              <w:rPr>
                <w:rFonts w:hint="eastAsia"/>
                <w:bCs/>
                <w:kern w:val="2"/>
                <w:sz w:val="21"/>
                <w:szCs w:val="22"/>
              </w:rPr>
              <w:t>为正常返回修改成功</w:t>
            </w:r>
            <w:r w:rsidRPr="00A72EF6">
              <w:rPr>
                <w:rFonts w:hint="eastAsia"/>
                <w:bCs/>
                <w:kern w:val="2"/>
                <w:sz w:val="21"/>
                <w:szCs w:val="22"/>
              </w:rPr>
              <w:t>,</w:t>
            </w:r>
            <w:r w:rsidRPr="00A72EF6">
              <w:rPr>
                <w:rFonts w:hint="eastAsia"/>
                <w:bCs/>
                <w:kern w:val="2"/>
                <w:sz w:val="21"/>
                <w:szCs w:val="22"/>
              </w:rPr>
              <w:t>其他为异常返回</w:t>
            </w:r>
          </w:p>
        </w:tc>
        <w:tc>
          <w:tcPr>
            <w:tcW w:w="1847" w:type="dxa"/>
            <w:shd w:val="clear" w:color="auto" w:fill="FFFFFF" w:themeFill="background1"/>
            <w:vAlign w:val="center"/>
          </w:tcPr>
          <w:p w:rsidR="00A72EF6" w:rsidRPr="00A72EF6" w:rsidRDefault="00A72EF6" w:rsidP="00A72EF6">
            <w:pPr>
              <w:rPr>
                <w:kern w:val="2"/>
                <w:sz w:val="21"/>
                <w:szCs w:val="22"/>
              </w:rPr>
            </w:pPr>
          </w:p>
        </w:tc>
      </w:tr>
      <w:tr w:rsidR="00A72EF6" w:rsidRPr="00A72EF6" w:rsidTr="00374E50">
        <w:tc>
          <w:tcPr>
            <w:tcW w:w="1838" w:type="dxa"/>
            <w:shd w:val="clear" w:color="auto" w:fill="FFFFFF" w:themeFill="background1"/>
            <w:vAlign w:val="center"/>
          </w:tcPr>
          <w:p w:rsidR="00A72EF6" w:rsidRPr="00A72EF6" w:rsidRDefault="00A72EF6" w:rsidP="00A72EF6">
            <w:pPr>
              <w:rPr>
                <w:kern w:val="2"/>
                <w:sz w:val="21"/>
                <w:szCs w:val="22"/>
              </w:rPr>
            </w:pPr>
            <w:r w:rsidRPr="00A72EF6">
              <w:rPr>
                <w:rFonts w:hint="eastAsia"/>
                <w:kern w:val="2"/>
                <w:sz w:val="21"/>
                <w:szCs w:val="22"/>
              </w:rPr>
              <w:t>rspDesc</w:t>
            </w:r>
          </w:p>
        </w:tc>
        <w:tc>
          <w:tcPr>
            <w:tcW w:w="2620" w:type="dxa"/>
            <w:shd w:val="clear" w:color="auto" w:fill="FFFFFF" w:themeFill="background1"/>
          </w:tcPr>
          <w:p w:rsidR="00A72EF6" w:rsidRPr="00A72EF6" w:rsidRDefault="00A72EF6" w:rsidP="00A72EF6">
            <w:pPr>
              <w:rPr>
                <w:kern w:val="2"/>
                <w:sz w:val="21"/>
                <w:szCs w:val="22"/>
              </w:rPr>
            </w:pPr>
            <w:r w:rsidRPr="00A72EF6">
              <w:rPr>
                <w:rFonts w:hint="eastAsia"/>
                <w:bCs/>
                <w:kern w:val="2"/>
                <w:sz w:val="21"/>
                <w:szCs w:val="22"/>
              </w:rPr>
              <w:t>返回的状态码</w:t>
            </w:r>
            <w:r w:rsidRPr="00A72EF6">
              <w:rPr>
                <w:rFonts w:hint="eastAsia"/>
                <w:kern w:val="2"/>
                <w:sz w:val="21"/>
                <w:szCs w:val="22"/>
              </w:rPr>
              <w:t>描述</w:t>
            </w:r>
          </w:p>
        </w:tc>
        <w:tc>
          <w:tcPr>
            <w:tcW w:w="2762" w:type="dxa"/>
            <w:gridSpan w:val="2"/>
            <w:shd w:val="clear" w:color="auto" w:fill="FFFFFF" w:themeFill="background1"/>
            <w:vAlign w:val="center"/>
          </w:tcPr>
          <w:p w:rsidR="00A72EF6" w:rsidRPr="00A72EF6" w:rsidRDefault="00A72EF6" w:rsidP="00A72EF6">
            <w:pPr>
              <w:rPr>
                <w:bCs/>
                <w:kern w:val="2"/>
                <w:sz w:val="21"/>
                <w:szCs w:val="22"/>
              </w:rPr>
            </w:pPr>
            <w:r w:rsidRPr="00A72EF6">
              <w:rPr>
                <w:rFonts w:hint="eastAsia"/>
                <w:bCs/>
                <w:kern w:val="2"/>
                <w:sz w:val="21"/>
                <w:szCs w:val="22"/>
              </w:rPr>
              <w:t>异常返回时的异常说明</w:t>
            </w:r>
          </w:p>
        </w:tc>
        <w:tc>
          <w:tcPr>
            <w:tcW w:w="1847" w:type="dxa"/>
            <w:shd w:val="clear" w:color="auto" w:fill="FFFFFF" w:themeFill="background1"/>
            <w:vAlign w:val="center"/>
          </w:tcPr>
          <w:p w:rsidR="00A72EF6" w:rsidRPr="00A72EF6" w:rsidRDefault="00A72EF6" w:rsidP="00A72EF6">
            <w:pPr>
              <w:rPr>
                <w:kern w:val="2"/>
                <w:sz w:val="21"/>
                <w:szCs w:val="22"/>
              </w:rPr>
            </w:pPr>
          </w:p>
        </w:tc>
      </w:tr>
      <w:tr w:rsidR="002C30D2" w:rsidRPr="00A72EF6" w:rsidTr="00374E50">
        <w:tc>
          <w:tcPr>
            <w:tcW w:w="1838" w:type="dxa"/>
            <w:shd w:val="clear" w:color="auto" w:fill="FFFFFF" w:themeFill="background1"/>
            <w:vAlign w:val="center"/>
          </w:tcPr>
          <w:p w:rsidR="002C30D2" w:rsidRPr="00A72EF6" w:rsidRDefault="002C30D2" w:rsidP="00A72EF6">
            <w:r>
              <w:rPr>
                <w:rFonts w:hint="eastAsia"/>
              </w:rPr>
              <w:t>ahid</w:t>
            </w:r>
          </w:p>
        </w:tc>
        <w:tc>
          <w:tcPr>
            <w:tcW w:w="2620" w:type="dxa"/>
            <w:shd w:val="clear" w:color="auto" w:fill="FFFFFF" w:themeFill="background1"/>
          </w:tcPr>
          <w:p w:rsidR="002C30D2" w:rsidRPr="00A72EF6" w:rsidRDefault="002C30D2" w:rsidP="00A72EF6">
            <w:pPr>
              <w:rPr>
                <w:bCs/>
              </w:rPr>
            </w:pPr>
            <w:r>
              <w:rPr>
                <w:rFonts w:hint="eastAsia"/>
                <w:bCs/>
              </w:rPr>
              <w:t>申请编号</w:t>
            </w:r>
          </w:p>
        </w:tc>
        <w:tc>
          <w:tcPr>
            <w:tcW w:w="2762" w:type="dxa"/>
            <w:gridSpan w:val="2"/>
            <w:shd w:val="clear" w:color="auto" w:fill="FFFFFF" w:themeFill="background1"/>
            <w:vAlign w:val="center"/>
          </w:tcPr>
          <w:p w:rsidR="002C30D2" w:rsidRPr="00A72EF6" w:rsidRDefault="002C30D2" w:rsidP="00A72EF6">
            <w:pPr>
              <w:rPr>
                <w:bCs/>
              </w:rPr>
            </w:pPr>
          </w:p>
        </w:tc>
        <w:tc>
          <w:tcPr>
            <w:tcW w:w="1847" w:type="dxa"/>
            <w:shd w:val="clear" w:color="auto" w:fill="FFFFFF" w:themeFill="background1"/>
            <w:vAlign w:val="center"/>
          </w:tcPr>
          <w:p w:rsidR="002C30D2" w:rsidRPr="00A72EF6" w:rsidRDefault="002C30D2" w:rsidP="00A72EF6"/>
        </w:tc>
      </w:tr>
      <w:tr w:rsidR="00A72EF6" w:rsidRPr="00A72EF6" w:rsidTr="00374E50">
        <w:tc>
          <w:tcPr>
            <w:tcW w:w="1838" w:type="dxa"/>
            <w:shd w:val="clear" w:color="auto" w:fill="A6A6A6" w:themeFill="background1" w:themeFillShade="A6"/>
            <w:vAlign w:val="center"/>
          </w:tcPr>
          <w:p w:rsidR="00A72EF6" w:rsidRPr="00A72EF6" w:rsidRDefault="00A72EF6" w:rsidP="00A72EF6">
            <w:pPr>
              <w:rPr>
                <w:kern w:val="2"/>
                <w:sz w:val="21"/>
                <w:szCs w:val="22"/>
              </w:rPr>
            </w:pPr>
            <w:r w:rsidRPr="00A72EF6">
              <w:rPr>
                <w:kern w:val="2"/>
                <w:sz w:val="21"/>
                <w:szCs w:val="22"/>
              </w:rPr>
              <w:t>返回码示例：</w:t>
            </w:r>
          </w:p>
        </w:tc>
        <w:tc>
          <w:tcPr>
            <w:tcW w:w="7229" w:type="dxa"/>
            <w:gridSpan w:val="4"/>
            <w:shd w:val="clear" w:color="auto" w:fill="FFFFFF" w:themeFill="background1"/>
            <w:vAlign w:val="center"/>
          </w:tcPr>
          <w:p w:rsidR="00A72EF6" w:rsidRPr="00A72EF6" w:rsidRDefault="00A72EF6" w:rsidP="00A72EF6">
            <w:pPr>
              <w:rPr>
                <w:bCs/>
                <w:kern w:val="2"/>
                <w:sz w:val="21"/>
                <w:szCs w:val="22"/>
              </w:rPr>
            </w:pPr>
            <w:r w:rsidRPr="00A72EF6">
              <w:rPr>
                <w:rFonts w:hint="eastAsia"/>
                <w:bCs/>
                <w:kern w:val="2"/>
                <w:sz w:val="21"/>
                <w:szCs w:val="22"/>
              </w:rPr>
              <w:t>{</w:t>
            </w:r>
            <w:r w:rsidRPr="00A72EF6">
              <w:rPr>
                <w:rFonts w:hint="eastAsia"/>
                <w:kern w:val="2"/>
                <w:sz w:val="21"/>
                <w:szCs w:val="22"/>
              </w:rPr>
              <w:t>"rspCode":"</w:t>
            </w:r>
            <w:r w:rsidRPr="00A72EF6">
              <w:rPr>
                <w:rFonts w:hint="eastAsia"/>
                <w:bCs/>
                <w:kern w:val="2"/>
                <w:sz w:val="21"/>
                <w:szCs w:val="22"/>
              </w:rPr>
              <w:t>0</w:t>
            </w:r>
            <w:r w:rsidRPr="00A72EF6">
              <w:rPr>
                <w:bCs/>
                <w:kern w:val="2"/>
                <w:sz w:val="21"/>
                <w:szCs w:val="22"/>
              </w:rPr>
              <w:t>00</w:t>
            </w:r>
            <w:r w:rsidRPr="00A72EF6">
              <w:rPr>
                <w:rFonts w:hint="eastAsia"/>
                <w:kern w:val="2"/>
                <w:sz w:val="21"/>
                <w:szCs w:val="22"/>
              </w:rPr>
              <w:t>","rspDesc":"</w:t>
            </w:r>
            <w:r w:rsidRPr="00A72EF6">
              <w:rPr>
                <w:rFonts w:hint="eastAsia"/>
                <w:kern w:val="2"/>
                <w:sz w:val="21"/>
                <w:szCs w:val="22"/>
              </w:rPr>
              <w:t>修改成功</w:t>
            </w:r>
            <w:r w:rsidRPr="00A72EF6">
              <w:rPr>
                <w:rFonts w:hint="eastAsia"/>
                <w:kern w:val="2"/>
                <w:sz w:val="21"/>
                <w:szCs w:val="22"/>
              </w:rPr>
              <w:t>"</w:t>
            </w:r>
            <w:r w:rsidR="003D02F9">
              <w:rPr>
                <w:rFonts w:hint="eastAsia"/>
                <w:kern w:val="2"/>
                <w:sz w:val="21"/>
                <w:szCs w:val="22"/>
              </w:rPr>
              <w:t>，</w:t>
            </w:r>
            <w:r w:rsidR="003D02F9">
              <w:rPr>
                <w:kern w:val="2"/>
                <w:sz w:val="21"/>
                <w:szCs w:val="22"/>
              </w:rPr>
              <w:t>”ahid”:”</w:t>
            </w:r>
            <w:r w:rsidR="00812CCD">
              <w:rPr>
                <w:rFonts w:hint="eastAsia"/>
                <w:kern w:val="2"/>
                <w:sz w:val="21"/>
                <w:szCs w:val="22"/>
              </w:rPr>
              <w:t>申请编号</w:t>
            </w:r>
            <w:r w:rsidR="003D02F9">
              <w:rPr>
                <w:kern w:val="2"/>
                <w:sz w:val="21"/>
                <w:szCs w:val="22"/>
              </w:rPr>
              <w:t>”</w:t>
            </w:r>
            <w:r w:rsidRPr="00A72EF6">
              <w:rPr>
                <w:kern w:val="2"/>
                <w:sz w:val="21"/>
                <w:szCs w:val="22"/>
              </w:rPr>
              <w:t>}</w:t>
            </w:r>
          </w:p>
        </w:tc>
      </w:tr>
      <w:tr w:rsidR="00A72EF6" w:rsidRPr="00A72EF6" w:rsidTr="00374E50">
        <w:tc>
          <w:tcPr>
            <w:tcW w:w="1838" w:type="dxa"/>
            <w:shd w:val="clear" w:color="auto" w:fill="A6A6A6" w:themeFill="background1" w:themeFillShade="A6"/>
            <w:vAlign w:val="center"/>
          </w:tcPr>
          <w:p w:rsidR="00A72EF6" w:rsidRPr="00A72EF6" w:rsidRDefault="00A72EF6" w:rsidP="00A72EF6">
            <w:pPr>
              <w:rPr>
                <w:kern w:val="2"/>
                <w:sz w:val="21"/>
                <w:szCs w:val="22"/>
              </w:rPr>
            </w:pPr>
          </w:p>
        </w:tc>
        <w:tc>
          <w:tcPr>
            <w:tcW w:w="7229" w:type="dxa"/>
            <w:gridSpan w:val="4"/>
            <w:shd w:val="clear" w:color="auto" w:fill="FFFFFF" w:themeFill="background1"/>
            <w:vAlign w:val="center"/>
          </w:tcPr>
          <w:p w:rsidR="00A72EF6" w:rsidRPr="00A72EF6" w:rsidRDefault="00A72EF6" w:rsidP="00A72EF6">
            <w:pPr>
              <w:rPr>
                <w:bCs/>
                <w:kern w:val="2"/>
                <w:sz w:val="21"/>
                <w:szCs w:val="22"/>
              </w:rPr>
            </w:pPr>
          </w:p>
        </w:tc>
      </w:tr>
    </w:tbl>
    <w:p w:rsidR="00A72EF6" w:rsidRPr="00A72EF6" w:rsidRDefault="00A72EF6" w:rsidP="00A72EF6"/>
    <w:p w:rsidR="006A5C6D" w:rsidRDefault="00555A56" w:rsidP="006A5C6D">
      <w:pPr>
        <w:pStyle w:val="2"/>
      </w:pPr>
      <w:r>
        <w:rPr>
          <w:rFonts w:hint="eastAsia"/>
        </w:rPr>
        <w:t>3.</w:t>
      </w:r>
      <w:r w:rsidR="006A5C6D">
        <w:rPr>
          <w:rFonts w:hint="eastAsia"/>
        </w:rPr>
        <w:t>第一书记</w:t>
      </w:r>
    </w:p>
    <w:p w:rsidR="001D740C" w:rsidRDefault="00555A56" w:rsidP="00555A56">
      <w:pPr>
        <w:pStyle w:val="3"/>
      </w:pPr>
      <w:r>
        <w:t>3.1</w:t>
      </w:r>
      <w:r w:rsidR="00B93121">
        <w:rPr>
          <w:rFonts w:hint="eastAsia"/>
        </w:rPr>
        <w:t>第一书记</w:t>
      </w:r>
      <w:r w:rsidR="00484C61">
        <w:rPr>
          <w:rFonts w:hint="eastAsia"/>
        </w:rPr>
        <w:t>个人中心</w:t>
      </w:r>
    </w:p>
    <w:p w:rsidR="00B93121" w:rsidRDefault="00555A56" w:rsidP="00B93121">
      <w:pPr>
        <w:pStyle w:val="4"/>
      </w:pPr>
      <w:r>
        <w:t>3.1.1</w:t>
      </w:r>
      <w:r w:rsidR="00471EC3">
        <w:rPr>
          <w:rFonts w:hint="eastAsia"/>
        </w:rPr>
        <w:t>个人中心</w:t>
      </w:r>
      <w:r w:rsidR="00B93121">
        <w:rPr>
          <w:rFonts w:hint="eastAsia"/>
        </w:rPr>
        <w:t>审核需求</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B93121" w:rsidTr="0008316D">
        <w:tc>
          <w:tcPr>
            <w:tcW w:w="1838" w:type="dxa"/>
            <w:vAlign w:val="center"/>
          </w:tcPr>
          <w:p w:rsidR="00B93121" w:rsidRDefault="00B93121" w:rsidP="0008316D">
            <w:pPr>
              <w:jc w:val="center"/>
              <w:rPr>
                <w:bCs/>
                <w:szCs w:val="21"/>
              </w:rPr>
            </w:pPr>
            <w:r>
              <w:rPr>
                <w:bCs/>
                <w:szCs w:val="21"/>
              </w:rPr>
              <w:t>接口标识：</w:t>
            </w:r>
          </w:p>
        </w:tc>
        <w:tc>
          <w:tcPr>
            <w:tcW w:w="2655" w:type="dxa"/>
            <w:gridSpan w:val="2"/>
            <w:vAlign w:val="center"/>
          </w:tcPr>
          <w:p w:rsidR="00B93121" w:rsidRDefault="00B93121" w:rsidP="0008316D">
            <w:pPr>
              <w:jc w:val="center"/>
              <w:rPr>
                <w:bCs/>
                <w:szCs w:val="21"/>
              </w:rPr>
            </w:pPr>
            <w:r w:rsidRPr="00EC5CD4">
              <w:rPr>
                <w:bCs/>
                <w:szCs w:val="21"/>
              </w:rPr>
              <w:t>publishAudit</w:t>
            </w:r>
          </w:p>
        </w:tc>
        <w:tc>
          <w:tcPr>
            <w:tcW w:w="2727" w:type="dxa"/>
          </w:tcPr>
          <w:p w:rsidR="00B93121" w:rsidRDefault="00B93121" w:rsidP="0008316D">
            <w:pPr>
              <w:jc w:val="left"/>
            </w:pPr>
          </w:p>
        </w:tc>
        <w:tc>
          <w:tcPr>
            <w:tcW w:w="1847" w:type="dxa"/>
          </w:tcPr>
          <w:p w:rsidR="00B93121" w:rsidRDefault="00B93121" w:rsidP="0008316D">
            <w:pPr>
              <w:jc w:val="left"/>
            </w:pPr>
          </w:p>
        </w:tc>
      </w:tr>
      <w:tr w:rsidR="00B93121" w:rsidTr="0008316D">
        <w:tc>
          <w:tcPr>
            <w:tcW w:w="1838" w:type="dxa"/>
            <w:shd w:val="clear" w:color="auto" w:fill="A6A6A6" w:themeFill="background1" w:themeFillShade="A6"/>
            <w:vAlign w:val="center"/>
          </w:tcPr>
          <w:p w:rsidR="00B93121" w:rsidRDefault="00B93121" w:rsidP="0008316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B93121" w:rsidRDefault="00B93121" w:rsidP="0008316D">
            <w:pPr>
              <w:jc w:val="center"/>
              <w:rPr>
                <w:bCs/>
                <w:szCs w:val="21"/>
              </w:rPr>
            </w:pPr>
            <w:r w:rsidRPr="00EC5CD4">
              <w:rPr>
                <w:bCs/>
                <w:szCs w:val="21"/>
              </w:rPr>
              <w:t>publishAudit</w:t>
            </w:r>
          </w:p>
        </w:tc>
        <w:tc>
          <w:tcPr>
            <w:tcW w:w="2727" w:type="dxa"/>
          </w:tcPr>
          <w:p w:rsidR="00B93121" w:rsidRDefault="00B93121" w:rsidP="0008316D">
            <w:pPr>
              <w:jc w:val="center"/>
              <w:rPr>
                <w:bCs/>
                <w:szCs w:val="21"/>
              </w:rPr>
            </w:pPr>
          </w:p>
        </w:tc>
        <w:tc>
          <w:tcPr>
            <w:tcW w:w="1847" w:type="dxa"/>
          </w:tcPr>
          <w:p w:rsidR="00B93121" w:rsidRDefault="00B93121" w:rsidP="0008316D">
            <w:pPr>
              <w:jc w:val="center"/>
              <w:rPr>
                <w:bCs/>
                <w:szCs w:val="21"/>
              </w:rPr>
            </w:pPr>
          </w:p>
        </w:tc>
      </w:tr>
      <w:tr w:rsidR="00B93121" w:rsidTr="0008316D">
        <w:tc>
          <w:tcPr>
            <w:tcW w:w="1838" w:type="dxa"/>
            <w:shd w:val="clear" w:color="auto" w:fill="A6A6A6" w:themeFill="background1" w:themeFillShade="A6"/>
            <w:vAlign w:val="center"/>
          </w:tcPr>
          <w:p w:rsidR="00B93121" w:rsidRDefault="00B93121" w:rsidP="0008316D">
            <w:pPr>
              <w:jc w:val="center"/>
              <w:rPr>
                <w:bCs/>
                <w:szCs w:val="21"/>
              </w:rPr>
            </w:pPr>
            <w:r>
              <w:rPr>
                <w:bCs/>
                <w:szCs w:val="21"/>
              </w:rPr>
              <w:t>字段名</w:t>
            </w:r>
          </w:p>
        </w:tc>
        <w:tc>
          <w:tcPr>
            <w:tcW w:w="2655" w:type="dxa"/>
            <w:gridSpan w:val="2"/>
            <w:shd w:val="clear" w:color="auto" w:fill="A6A6A6" w:themeFill="background1" w:themeFillShade="A6"/>
            <w:vAlign w:val="center"/>
          </w:tcPr>
          <w:p w:rsidR="00B93121" w:rsidRDefault="00B93121" w:rsidP="0008316D">
            <w:pPr>
              <w:jc w:val="center"/>
              <w:rPr>
                <w:bCs/>
                <w:szCs w:val="21"/>
              </w:rPr>
            </w:pPr>
            <w:r>
              <w:rPr>
                <w:bCs/>
                <w:szCs w:val="21"/>
              </w:rPr>
              <w:t>说明</w:t>
            </w:r>
          </w:p>
        </w:tc>
        <w:tc>
          <w:tcPr>
            <w:tcW w:w="2727" w:type="dxa"/>
            <w:shd w:val="clear" w:color="auto" w:fill="A6A6A6" w:themeFill="background1" w:themeFillShade="A6"/>
          </w:tcPr>
          <w:p w:rsidR="00B93121" w:rsidRDefault="00B93121" w:rsidP="0008316D">
            <w:pPr>
              <w:jc w:val="center"/>
              <w:rPr>
                <w:bCs/>
                <w:szCs w:val="21"/>
              </w:rPr>
            </w:pPr>
            <w:r>
              <w:rPr>
                <w:bCs/>
                <w:szCs w:val="21"/>
              </w:rPr>
              <w:t>备注</w:t>
            </w:r>
          </w:p>
        </w:tc>
        <w:tc>
          <w:tcPr>
            <w:tcW w:w="1847" w:type="dxa"/>
            <w:shd w:val="clear" w:color="auto" w:fill="A6A6A6" w:themeFill="background1" w:themeFillShade="A6"/>
          </w:tcPr>
          <w:p w:rsidR="00B93121" w:rsidRDefault="00B93121" w:rsidP="0008316D">
            <w:pPr>
              <w:jc w:val="center"/>
              <w:rPr>
                <w:bCs/>
                <w:szCs w:val="21"/>
              </w:rPr>
            </w:pPr>
            <w:r>
              <w:rPr>
                <w:rFonts w:hint="eastAsia"/>
                <w:bCs/>
                <w:szCs w:val="21"/>
              </w:rPr>
              <w:t>是否必填项</w:t>
            </w:r>
          </w:p>
        </w:tc>
      </w:tr>
      <w:tr w:rsidR="00B93121" w:rsidTr="0008316D">
        <w:trPr>
          <w:trHeight w:val="405"/>
        </w:trPr>
        <w:tc>
          <w:tcPr>
            <w:tcW w:w="1838" w:type="dxa"/>
            <w:vAlign w:val="center"/>
          </w:tcPr>
          <w:p w:rsidR="00B93121" w:rsidRPr="00CF52EF" w:rsidRDefault="00B93121" w:rsidP="0008316D">
            <w:pPr>
              <w:jc w:val="center"/>
              <w:rPr>
                <w:bCs/>
                <w:szCs w:val="21"/>
              </w:rPr>
            </w:pPr>
            <w:r w:rsidRPr="00F17047">
              <w:rPr>
                <w:bCs/>
                <w:szCs w:val="21"/>
              </w:rPr>
              <w:t>helpid</w:t>
            </w:r>
          </w:p>
        </w:tc>
        <w:tc>
          <w:tcPr>
            <w:tcW w:w="2655" w:type="dxa"/>
            <w:gridSpan w:val="2"/>
          </w:tcPr>
          <w:p w:rsidR="00B93121" w:rsidRDefault="00B93121" w:rsidP="0008316D">
            <w:pPr>
              <w:ind w:firstLine="210"/>
              <w:jc w:val="center"/>
              <w:rPr>
                <w:rFonts w:ascii="宋体" w:hAnsi="宋体"/>
                <w:bCs/>
                <w:szCs w:val="21"/>
              </w:rPr>
            </w:pPr>
            <w:r>
              <w:rPr>
                <w:rFonts w:ascii="宋体" w:hAnsi="宋体" w:hint="eastAsia"/>
                <w:bCs/>
                <w:szCs w:val="21"/>
              </w:rPr>
              <w:t>需求id</w:t>
            </w:r>
          </w:p>
        </w:tc>
        <w:tc>
          <w:tcPr>
            <w:tcW w:w="2727" w:type="dxa"/>
            <w:vAlign w:val="center"/>
          </w:tcPr>
          <w:p w:rsidR="00B93121" w:rsidRPr="00FE77C3" w:rsidRDefault="00B93121" w:rsidP="0008316D">
            <w:pPr>
              <w:jc w:val="left"/>
              <w:rPr>
                <w:rFonts w:ascii="微软雅黑" w:eastAsia="微软雅黑" w:hAnsi="微软雅黑"/>
                <w:color w:val="333333"/>
              </w:rPr>
            </w:pPr>
          </w:p>
        </w:tc>
        <w:tc>
          <w:tcPr>
            <w:tcW w:w="1847" w:type="dxa"/>
            <w:vAlign w:val="center"/>
          </w:tcPr>
          <w:p w:rsidR="00B93121" w:rsidRDefault="00B93121" w:rsidP="0008316D">
            <w:pPr>
              <w:jc w:val="center"/>
              <w:rPr>
                <w:bCs/>
                <w:szCs w:val="21"/>
              </w:rPr>
            </w:pPr>
            <w:r>
              <w:rPr>
                <w:rFonts w:hint="eastAsia"/>
                <w:bCs/>
                <w:szCs w:val="21"/>
              </w:rPr>
              <w:t>是</w:t>
            </w:r>
          </w:p>
        </w:tc>
      </w:tr>
      <w:tr w:rsidR="00B93121" w:rsidTr="0008316D">
        <w:trPr>
          <w:trHeight w:val="405"/>
        </w:trPr>
        <w:tc>
          <w:tcPr>
            <w:tcW w:w="1838" w:type="dxa"/>
            <w:vAlign w:val="center"/>
          </w:tcPr>
          <w:p w:rsidR="00B93121" w:rsidRDefault="00B93121" w:rsidP="0008316D">
            <w:pPr>
              <w:jc w:val="center"/>
              <w:rPr>
                <w:bCs/>
                <w:szCs w:val="21"/>
              </w:rPr>
            </w:pPr>
            <w:r w:rsidRPr="00273E28">
              <w:rPr>
                <w:bCs/>
                <w:szCs w:val="21"/>
              </w:rPr>
              <w:t>auditstatus</w:t>
            </w:r>
          </w:p>
        </w:tc>
        <w:tc>
          <w:tcPr>
            <w:tcW w:w="2655" w:type="dxa"/>
            <w:gridSpan w:val="2"/>
          </w:tcPr>
          <w:p w:rsidR="00B93121" w:rsidRDefault="00B93121" w:rsidP="0008316D">
            <w:pPr>
              <w:ind w:firstLine="210"/>
              <w:jc w:val="center"/>
              <w:rPr>
                <w:rFonts w:ascii="宋体" w:hAnsi="宋体"/>
                <w:bCs/>
                <w:szCs w:val="21"/>
              </w:rPr>
            </w:pPr>
            <w:r>
              <w:rPr>
                <w:rFonts w:ascii="宋体" w:hAnsi="宋体" w:hint="eastAsia"/>
                <w:bCs/>
                <w:szCs w:val="21"/>
              </w:rPr>
              <w:t>审核状态</w:t>
            </w:r>
          </w:p>
        </w:tc>
        <w:tc>
          <w:tcPr>
            <w:tcW w:w="2727" w:type="dxa"/>
            <w:vAlign w:val="center"/>
          </w:tcPr>
          <w:p w:rsidR="00B93121" w:rsidRPr="00FE77C3" w:rsidRDefault="00B93121" w:rsidP="0008316D">
            <w:pPr>
              <w:jc w:val="left"/>
              <w:rPr>
                <w:rFonts w:ascii="微软雅黑" w:eastAsia="微软雅黑" w:hAnsi="微软雅黑"/>
                <w:color w:val="333333"/>
              </w:rPr>
            </w:pPr>
            <w:r>
              <w:rPr>
                <w:rFonts w:ascii="微软雅黑" w:eastAsia="微软雅黑" w:hAnsi="微软雅黑" w:hint="eastAsia"/>
                <w:color w:val="333333"/>
              </w:rPr>
              <w:t>2：通过；3：不通过</w:t>
            </w:r>
          </w:p>
        </w:tc>
        <w:tc>
          <w:tcPr>
            <w:tcW w:w="1847" w:type="dxa"/>
            <w:vAlign w:val="center"/>
          </w:tcPr>
          <w:p w:rsidR="00B93121" w:rsidRDefault="00B93121" w:rsidP="0008316D">
            <w:pPr>
              <w:jc w:val="center"/>
              <w:rPr>
                <w:bCs/>
                <w:szCs w:val="21"/>
              </w:rPr>
            </w:pPr>
            <w:r>
              <w:rPr>
                <w:rFonts w:hint="eastAsia"/>
                <w:bCs/>
                <w:szCs w:val="21"/>
              </w:rPr>
              <w:t>是</w:t>
            </w:r>
          </w:p>
        </w:tc>
      </w:tr>
      <w:tr w:rsidR="00B93121" w:rsidTr="0008316D">
        <w:trPr>
          <w:trHeight w:val="405"/>
        </w:trPr>
        <w:tc>
          <w:tcPr>
            <w:tcW w:w="1838" w:type="dxa"/>
            <w:vAlign w:val="center"/>
          </w:tcPr>
          <w:p w:rsidR="00B93121" w:rsidRPr="00273E28" w:rsidRDefault="00B93121" w:rsidP="0008316D">
            <w:pPr>
              <w:jc w:val="center"/>
              <w:rPr>
                <w:bCs/>
                <w:szCs w:val="21"/>
              </w:rPr>
            </w:pPr>
            <w:r w:rsidRPr="00FD0EE4">
              <w:rPr>
                <w:bCs/>
                <w:szCs w:val="21"/>
              </w:rPr>
              <w:t>userid</w:t>
            </w:r>
          </w:p>
        </w:tc>
        <w:tc>
          <w:tcPr>
            <w:tcW w:w="2655" w:type="dxa"/>
            <w:gridSpan w:val="2"/>
          </w:tcPr>
          <w:p w:rsidR="00B93121" w:rsidRDefault="00B93121" w:rsidP="0008316D">
            <w:pPr>
              <w:ind w:firstLine="210"/>
              <w:jc w:val="center"/>
              <w:rPr>
                <w:rFonts w:ascii="宋体" w:hAnsi="宋体"/>
                <w:bCs/>
                <w:szCs w:val="21"/>
              </w:rPr>
            </w:pPr>
            <w:r>
              <w:rPr>
                <w:rFonts w:ascii="宋体" w:hAnsi="宋体" w:hint="eastAsia"/>
                <w:bCs/>
                <w:szCs w:val="21"/>
              </w:rPr>
              <w:t>第一书记的id</w:t>
            </w:r>
          </w:p>
        </w:tc>
        <w:tc>
          <w:tcPr>
            <w:tcW w:w="2727" w:type="dxa"/>
            <w:vAlign w:val="center"/>
          </w:tcPr>
          <w:p w:rsidR="00B93121" w:rsidRDefault="00B93121" w:rsidP="0008316D">
            <w:pPr>
              <w:jc w:val="left"/>
              <w:rPr>
                <w:rFonts w:ascii="微软雅黑" w:eastAsia="微软雅黑" w:hAnsi="微软雅黑"/>
                <w:color w:val="333333"/>
              </w:rPr>
            </w:pPr>
          </w:p>
        </w:tc>
        <w:tc>
          <w:tcPr>
            <w:tcW w:w="1847" w:type="dxa"/>
            <w:vAlign w:val="center"/>
          </w:tcPr>
          <w:p w:rsidR="00B93121" w:rsidRDefault="00B93121" w:rsidP="0008316D">
            <w:pPr>
              <w:jc w:val="center"/>
              <w:rPr>
                <w:bCs/>
                <w:szCs w:val="21"/>
              </w:rPr>
            </w:pPr>
            <w:r>
              <w:rPr>
                <w:rFonts w:hint="eastAsia"/>
                <w:bCs/>
                <w:szCs w:val="21"/>
              </w:rPr>
              <w:t>是</w:t>
            </w:r>
          </w:p>
        </w:tc>
      </w:tr>
      <w:tr w:rsidR="00B93121" w:rsidTr="0008316D">
        <w:trPr>
          <w:trHeight w:val="405"/>
        </w:trPr>
        <w:tc>
          <w:tcPr>
            <w:tcW w:w="1838" w:type="dxa"/>
            <w:vAlign w:val="center"/>
          </w:tcPr>
          <w:p w:rsidR="00B93121" w:rsidRPr="00FD0EE4" w:rsidRDefault="00B93121" w:rsidP="0008316D">
            <w:pPr>
              <w:jc w:val="center"/>
              <w:rPr>
                <w:bCs/>
                <w:szCs w:val="21"/>
              </w:rPr>
            </w:pPr>
            <w:r w:rsidRPr="00FD0EE4">
              <w:rPr>
                <w:bCs/>
                <w:szCs w:val="21"/>
              </w:rPr>
              <w:t>typecode</w:t>
            </w:r>
          </w:p>
        </w:tc>
        <w:tc>
          <w:tcPr>
            <w:tcW w:w="2655" w:type="dxa"/>
            <w:gridSpan w:val="2"/>
          </w:tcPr>
          <w:p w:rsidR="00B93121" w:rsidRDefault="00B93121" w:rsidP="0008316D">
            <w:pPr>
              <w:ind w:firstLine="210"/>
              <w:rPr>
                <w:rFonts w:ascii="宋体" w:hAnsi="宋体"/>
                <w:bCs/>
                <w:szCs w:val="21"/>
              </w:rPr>
            </w:pPr>
            <w:r>
              <w:rPr>
                <w:rFonts w:ascii="宋体" w:hAnsi="宋体" w:hint="eastAsia"/>
                <w:bCs/>
                <w:szCs w:val="21"/>
              </w:rPr>
              <w:t>第一书记的标识码</w:t>
            </w:r>
          </w:p>
        </w:tc>
        <w:tc>
          <w:tcPr>
            <w:tcW w:w="2727" w:type="dxa"/>
            <w:vAlign w:val="center"/>
          </w:tcPr>
          <w:p w:rsidR="00B93121" w:rsidRDefault="00B93121" w:rsidP="0008316D">
            <w:pPr>
              <w:jc w:val="left"/>
              <w:rPr>
                <w:rFonts w:ascii="微软雅黑" w:eastAsia="微软雅黑" w:hAnsi="微软雅黑"/>
                <w:color w:val="333333"/>
              </w:rPr>
            </w:pPr>
          </w:p>
        </w:tc>
        <w:tc>
          <w:tcPr>
            <w:tcW w:w="1847" w:type="dxa"/>
            <w:vAlign w:val="center"/>
          </w:tcPr>
          <w:p w:rsidR="00B93121" w:rsidRDefault="00B93121" w:rsidP="0008316D">
            <w:pPr>
              <w:jc w:val="center"/>
              <w:rPr>
                <w:bCs/>
                <w:szCs w:val="21"/>
              </w:rPr>
            </w:pPr>
            <w:r>
              <w:rPr>
                <w:rFonts w:hint="eastAsia"/>
                <w:bCs/>
                <w:szCs w:val="21"/>
              </w:rPr>
              <w:t>是</w:t>
            </w:r>
          </w:p>
        </w:tc>
      </w:tr>
      <w:tr w:rsidR="00B93121" w:rsidTr="0008316D">
        <w:tc>
          <w:tcPr>
            <w:tcW w:w="1838" w:type="dxa"/>
            <w:shd w:val="clear" w:color="auto" w:fill="A6A6A6" w:themeFill="background1" w:themeFillShade="A6"/>
            <w:vAlign w:val="center"/>
          </w:tcPr>
          <w:p w:rsidR="00B93121" w:rsidRDefault="00B93121" w:rsidP="0008316D">
            <w:pPr>
              <w:jc w:val="center"/>
              <w:rPr>
                <w:bCs/>
                <w:szCs w:val="21"/>
              </w:rPr>
            </w:pPr>
            <w:r>
              <w:rPr>
                <w:rFonts w:hint="eastAsia"/>
              </w:rPr>
              <w:t>参数</w:t>
            </w:r>
            <w:r>
              <w:t>jsonStr</w:t>
            </w:r>
            <w:r>
              <w:rPr>
                <w:rFonts w:hint="eastAsia"/>
              </w:rPr>
              <w:t>：</w:t>
            </w:r>
          </w:p>
        </w:tc>
        <w:tc>
          <w:tcPr>
            <w:tcW w:w="7229" w:type="dxa"/>
            <w:gridSpan w:val="4"/>
            <w:vAlign w:val="center"/>
          </w:tcPr>
          <w:p w:rsidR="00B93121" w:rsidRPr="00EC5CD4" w:rsidRDefault="00B93121" w:rsidP="0008316D">
            <w:pPr>
              <w:ind w:left="120" w:hangingChars="50" w:hanging="120"/>
              <w:jc w:val="left"/>
              <w:rPr>
                <w:rFonts w:ascii="Consolas" w:eastAsiaTheme="minorEastAsia" w:hAnsi="Consolas" w:cs="Consolas"/>
                <w:b/>
                <w:color w:val="0070C0"/>
                <w:szCs w:val="21"/>
              </w:rPr>
            </w:pPr>
            <w:r w:rsidRPr="00F17047">
              <w:rPr>
                <w:rFonts w:ascii="Consolas" w:hAnsi="Consolas" w:cs="Consolas"/>
                <w:b/>
                <w:bCs/>
                <w:color w:val="0070C0"/>
                <w:sz w:val="24"/>
                <w:szCs w:val="24"/>
              </w:rPr>
              <w:t>[{"helpid":"12014","auditstatus":"2","userid":"1784","typecode":"200600"}]</w:t>
            </w:r>
          </w:p>
        </w:tc>
      </w:tr>
      <w:tr w:rsidR="00B93121" w:rsidTr="0008316D">
        <w:tc>
          <w:tcPr>
            <w:tcW w:w="1838" w:type="dxa"/>
            <w:shd w:val="clear" w:color="auto" w:fill="A6A6A6" w:themeFill="background1" w:themeFillShade="A6"/>
            <w:vAlign w:val="center"/>
          </w:tcPr>
          <w:p w:rsidR="00B93121" w:rsidRDefault="00B93121" w:rsidP="0008316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B93121" w:rsidRDefault="00B93121" w:rsidP="0008316D">
            <w:pPr>
              <w:ind w:firstLine="210"/>
              <w:jc w:val="center"/>
              <w:rPr>
                <w:rFonts w:ascii="宋体" w:hAnsi="宋体"/>
                <w:bCs/>
                <w:szCs w:val="21"/>
              </w:rPr>
            </w:pPr>
          </w:p>
        </w:tc>
        <w:tc>
          <w:tcPr>
            <w:tcW w:w="2762" w:type="dxa"/>
            <w:gridSpan w:val="2"/>
            <w:shd w:val="clear" w:color="auto" w:fill="A6A6A6" w:themeFill="background1" w:themeFillShade="A6"/>
          </w:tcPr>
          <w:p w:rsidR="00B93121" w:rsidRDefault="00B93121" w:rsidP="0008316D">
            <w:pPr>
              <w:ind w:firstLine="210"/>
              <w:jc w:val="center"/>
              <w:rPr>
                <w:rFonts w:ascii="宋体" w:hAnsi="宋体"/>
                <w:bCs/>
                <w:szCs w:val="21"/>
              </w:rPr>
            </w:pPr>
          </w:p>
        </w:tc>
        <w:tc>
          <w:tcPr>
            <w:tcW w:w="1847" w:type="dxa"/>
            <w:shd w:val="clear" w:color="auto" w:fill="A6A6A6" w:themeFill="background1" w:themeFillShade="A6"/>
          </w:tcPr>
          <w:p w:rsidR="00B93121" w:rsidRDefault="00B93121" w:rsidP="0008316D">
            <w:pPr>
              <w:ind w:firstLine="210"/>
              <w:jc w:val="center"/>
              <w:rPr>
                <w:rFonts w:ascii="宋体" w:hAnsi="宋体"/>
                <w:bCs/>
                <w:szCs w:val="21"/>
              </w:rPr>
            </w:pPr>
          </w:p>
        </w:tc>
      </w:tr>
      <w:tr w:rsidR="00B93121" w:rsidRPr="00F64465" w:rsidTr="0008316D">
        <w:tc>
          <w:tcPr>
            <w:tcW w:w="1838" w:type="dxa"/>
            <w:shd w:val="clear" w:color="auto" w:fill="FFFFFF" w:themeFill="background1"/>
            <w:vAlign w:val="center"/>
          </w:tcPr>
          <w:p w:rsidR="00B93121" w:rsidRPr="00F64465" w:rsidRDefault="00B93121" w:rsidP="0008316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B93121" w:rsidRPr="00F64465" w:rsidRDefault="00B93121" w:rsidP="0008316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B93121" w:rsidRPr="00F64465" w:rsidRDefault="00B93121" w:rsidP="0008316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B93121" w:rsidRPr="00F64465" w:rsidRDefault="00B93121" w:rsidP="0008316D">
            <w:pPr>
              <w:widowControl/>
              <w:jc w:val="center"/>
              <w:rPr>
                <w:rFonts w:ascii="Consolas" w:hAnsi="Consolas" w:cs="Consolas"/>
                <w:szCs w:val="21"/>
              </w:rPr>
            </w:pPr>
          </w:p>
        </w:tc>
      </w:tr>
      <w:tr w:rsidR="00B93121" w:rsidRPr="00F64465" w:rsidTr="0008316D">
        <w:tc>
          <w:tcPr>
            <w:tcW w:w="1838" w:type="dxa"/>
            <w:shd w:val="clear" w:color="auto" w:fill="FFFFFF" w:themeFill="background1"/>
            <w:vAlign w:val="center"/>
          </w:tcPr>
          <w:p w:rsidR="00B93121" w:rsidRPr="00F64465" w:rsidRDefault="00B93121" w:rsidP="0008316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B93121" w:rsidRPr="00F64465" w:rsidRDefault="00B93121" w:rsidP="0008316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B93121" w:rsidRPr="00F64465" w:rsidRDefault="00B93121" w:rsidP="0008316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B93121" w:rsidRPr="00F64465" w:rsidRDefault="00B93121" w:rsidP="0008316D">
            <w:pPr>
              <w:widowControl/>
              <w:jc w:val="center"/>
              <w:rPr>
                <w:rFonts w:ascii="Consolas" w:hAnsi="Consolas" w:cs="Consolas"/>
                <w:szCs w:val="21"/>
              </w:rPr>
            </w:pPr>
          </w:p>
        </w:tc>
      </w:tr>
      <w:tr w:rsidR="00B93121" w:rsidTr="0008316D">
        <w:tc>
          <w:tcPr>
            <w:tcW w:w="1838" w:type="dxa"/>
            <w:shd w:val="clear" w:color="auto" w:fill="A6A6A6" w:themeFill="background1" w:themeFillShade="A6"/>
            <w:vAlign w:val="center"/>
          </w:tcPr>
          <w:p w:rsidR="00B93121" w:rsidRDefault="00B93121" w:rsidP="0008316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B93121" w:rsidRPr="00CB5781" w:rsidRDefault="00B93121" w:rsidP="0008316D">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highlight w:val="white"/>
              </w:rPr>
              <w:t>审核</w:t>
            </w:r>
            <w:r>
              <w:rPr>
                <w:rFonts w:ascii="宋体" w:hAnsi="宋体" w:cs="宋体" w:hint="eastAsia"/>
                <w:color w:val="5B9BD5" w:themeColor="accent1"/>
                <w:sz w:val="24"/>
                <w:highlight w:val="white"/>
              </w:rPr>
              <w:t>成功</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bl>
    <w:p w:rsidR="00B93121" w:rsidRPr="007975F4" w:rsidRDefault="00B93121" w:rsidP="00B93121"/>
    <w:p w:rsidR="00B93121" w:rsidRDefault="00555A56" w:rsidP="00471EC3">
      <w:pPr>
        <w:pStyle w:val="3"/>
      </w:pPr>
      <w:r>
        <w:t>3.2</w:t>
      </w:r>
      <w:r w:rsidR="00471EC3" w:rsidRPr="00471EC3">
        <w:rPr>
          <w:rFonts w:hint="eastAsia"/>
        </w:rPr>
        <w:t>第一书记发起</w:t>
      </w:r>
    </w:p>
    <w:p w:rsidR="00471EC3" w:rsidRPr="007A1AB3" w:rsidRDefault="00555A56" w:rsidP="00471EC3">
      <w:pPr>
        <w:pStyle w:val="4"/>
      </w:pPr>
      <w:r>
        <w:t>3.2.1</w:t>
      </w:r>
      <w:r w:rsidR="00471EC3">
        <w:rPr>
          <w:rFonts w:hint="eastAsia"/>
        </w:rPr>
        <w:t>发布需求（钱）</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471EC3" w:rsidTr="0008316D">
        <w:tc>
          <w:tcPr>
            <w:tcW w:w="1838" w:type="dxa"/>
            <w:vAlign w:val="center"/>
          </w:tcPr>
          <w:p w:rsidR="00471EC3" w:rsidRDefault="00471EC3" w:rsidP="0008316D">
            <w:pPr>
              <w:jc w:val="center"/>
              <w:rPr>
                <w:bCs/>
                <w:szCs w:val="21"/>
              </w:rPr>
            </w:pPr>
            <w:r>
              <w:rPr>
                <w:bCs/>
                <w:szCs w:val="21"/>
              </w:rPr>
              <w:t>接口标识：</w:t>
            </w:r>
          </w:p>
        </w:tc>
        <w:tc>
          <w:tcPr>
            <w:tcW w:w="2655" w:type="dxa"/>
            <w:gridSpan w:val="2"/>
            <w:vAlign w:val="center"/>
          </w:tcPr>
          <w:p w:rsidR="00471EC3" w:rsidRDefault="00471EC3" w:rsidP="0008316D">
            <w:pPr>
              <w:jc w:val="center"/>
              <w:rPr>
                <w:bCs/>
                <w:szCs w:val="21"/>
              </w:rPr>
            </w:pPr>
            <w:r>
              <w:rPr>
                <w:bCs/>
                <w:szCs w:val="21"/>
              </w:rPr>
              <w:t>publishMoney</w:t>
            </w:r>
          </w:p>
        </w:tc>
        <w:tc>
          <w:tcPr>
            <w:tcW w:w="2727" w:type="dxa"/>
          </w:tcPr>
          <w:p w:rsidR="00471EC3" w:rsidRDefault="00471EC3" w:rsidP="0008316D">
            <w:pPr>
              <w:jc w:val="left"/>
            </w:pPr>
          </w:p>
        </w:tc>
        <w:tc>
          <w:tcPr>
            <w:tcW w:w="1847" w:type="dxa"/>
          </w:tcPr>
          <w:p w:rsidR="00471EC3" w:rsidRDefault="00471EC3" w:rsidP="0008316D">
            <w:pPr>
              <w:jc w:val="left"/>
            </w:pPr>
          </w:p>
        </w:tc>
      </w:tr>
      <w:tr w:rsidR="00471EC3" w:rsidTr="0008316D">
        <w:tc>
          <w:tcPr>
            <w:tcW w:w="1838" w:type="dxa"/>
            <w:shd w:val="clear" w:color="auto" w:fill="A6A6A6" w:themeFill="background1" w:themeFillShade="A6"/>
            <w:vAlign w:val="center"/>
          </w:tcPr>
          <w:p w:rsidR="00471EC3" w:rsidRDefault="00471EC3" w:rsidP="0008316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471EC3" w:rsidRDefault="00471EC3" w:rsidP="0008316D">
            <w:pPr>
              <w:jc w:val="center"/>
              <w:rPr>
                <w:bCs/>
                <w:szCs w:val="21"/>
              </w:rPr>
            </w:pPr>
            <w:r>
              <w:rPr>
                <w:bCs/>
                <w:szCs w:val="21"/>
              </w:rPr>
              <w:t>publishMoney</w:t>
            </w:r>
          </w:p>
        </w:tc>
        <w:tc>
          <w:tcPr>
            <w:tcW w:w="2727" w:type="dxa"/>
          </w:tcPr>
          <w:p w:rsidR="00471EC3" w:rsidRDefault="00471EC3" w:rsidP="0008316D">
            <w:pPr>
              <w:jc w:val="center"/>
              <w:rPr>
                <w:bCs/>
                <w:szCs w:val="21"/>
              </w:rPr>
            </w:pPr>
          </w:p>
        </w:tc>
        <w:tc>
          <w:tcPr>
            <w:tcW w:w="1847" w:type="dxa"/>
          </w:tcPr>
          <w:p w:rsidR="00471EC3" w:rsidRDefault="00471EC3" w:rsidP="0008316D">
            <w:pPr>
              <w:jc w:val="center"/>
              <w:rPr>
                <w:bCs/>
                <w:szCs w:val="21"/>
              </w:rPr>
            </w:pPr>
          </w:p>
        </w:tc>
      </w:tr>
      <w:tr w:rsidR="00471EC3" w:rsidTr="0008316D">
        <w:tc>
          <w:tcPr>
            <w:tcW w:w="1838" w:type="dxa"/>
            <w:shd w:val="clear" w:color="auto" w:fill="A6A6A6" w:themeFill="background1" w:themeFillShade="A6"/>
            <w:vAlign w:val="center"/>
          </w:tcPr>
          <w:p w:rsidR="00471EC3" w:rsidRDefault="00471EC3" w:rsidP="0008316D">
            <w:pPr>
              <w:jc w:val="center"/>
              <w:rPr>
                <w:bCs/>
                <w:szCs w:val="21"/>
              </w:rPr>
            </w:pPr>
            <w:r>
              <w:rPr>
                <w:bCs/>
                <w:szCs w:val="21"/>
              </w:rPr>
              <w:t>字段名</w:t>
            </w:r>
          </w:p>
        </w:tc>
        <w:tc>
          <w:tcPr>
            <w:tcW w:w="2655" w:type="dxa"/>
            <w:gridSpan w:val="2"/>
            <w:shd w:val="clear" w:color="auto" w:fill="A6A6A6" w:themeFill="background1" w:themeFillShade="A6"/>
            <w:vAlign w:val="center"/>
          </w:tcPr>
          <w:p w:rsidR="00471EC3" w:rsidRDefault="00471EC3" w:rsidP="0008316D">
            <w:pPr>
              <w:jc w:val="center"/>
              <w:rPr>
                <w:bCs/>
                <w:szCs w:val="21"/>
              </w:rPr>
            </w:pPr>
            <w:r>
              <w:rPr>
                <w:bCs/>
                <w:szCs w:val="21"/>
              </w:rPr>
              <w:t>说明</w:t>
            </w:r>
          </w:p>
        </w:tc>
        <w:tc>
          <w:tcPr>
            <w:tcW w:w="2727" w:type="dxa"/>
            <w:shd w:val="clear" w:color="auto" w:fill="A6A6A6" w:themeFill="background1" w:themeFillShade="A6"/>
          </w:tcPr>
          <w:p w:rsidR="00471EC3" w:rsidRDefault="00471EC3" w:rsidP="0008316D">
            <w:pPr>
              <w:jc w:val="center"/>
              <w:rPr>
                <w:bCs/>
                <w:szCs w:val="21"/>
              </w:rPr>
            </w:pPr>
            <w:r>
              <w:rPr>
                <w:bCs/>
                <w:szCs w:val="21"/>
              </w:rPr>
              <w:t>备注</w:t>
            </w:r>
          </w:p>
        </w:tc>
        <w:tc>
          <w:tcPr>
            <w:tcW w:w="1847" w:type="dxa"/>
            <w:shd w:val="clear" w:color="auto" w:fill="A6A6A6" w:themeFill="background1" w:themeFillShade="A6"/>
          </w:tcPr>
          <w:p w:rsidR="00471EC3" w:rsidRDefault="00471EC3" w:rsidP="0008316D">
            <w:pPr>
              <w:jc w:val="center"/>
              <w:rPr>
                <w:bCs/>
                <w:szCs w:val="21"/>
              </w:rPr>
            </w:pPr>
            <w:r>
              <w:rPr>
                <w:rFonts w:hint="eastAsia"/>
                <w:bCs/>
                <w:szCs w:val="21"/>
              </w:rPr>
              <w:t>是否必填项</w:t>
            </w:r>
          </w:p>
        </w:tc>
      </w:tr>
      <w:tr w:rsidR="00471EC3" w:rsidTr="0008316D">
        <w:trPr>
          <w:trHeight w:val="413"/>
        </w:trPr>
        <w:tc>
          <w:tcPr>
            <w:tcW w:w="1838" w:type="dxa"/>
            <w:shd w:val="clear" w:color="auto" w:fill="auto"/>
            <w:vAlign w:val="center"/>
          </w:tcPr>
          <w:p w:rsidR="00471EC3" w:rsidRPr="001112AF" w:rsidRDefault="00471EC3" w:rsidP="0008316D">
            <w:pPr>
              <w:jc w:val="center"/>
            </w:pPr>
            <w:r>
              <w:t>type</w:t>
            </w:r>
          </w:p>
        </w:tc>
        <w:tc>
          <w:tcPr>
            <w:tcW w:w="2655" w:type="dxa"/>
            <w:gridSpan w:val="2"/>
            <w:shd w:val="clear" w:color="auto" w:fill="auto"/>
            <w:vAlign w:val="center"/>
          </w:tcPr>
          <w:p w:rsidR="00471EC3" w:rsidRPr="001112AF" w:rsidRDefault="00471EC3" w:rsidP="0008316D">
            <w:pPr>
              <w:jc w:val="center"/>
              <w:rPr>
                <w:bCs/>
                <w:szCs w:val="21"/>
              </w:rPr>
            </w:pPr>
            <w:r>
              <w:rPr>
                <w:rFonts w:hint="eastAsia"/>
                <w:bCs/>
                <w:szCs w:val="21"/>
              </w:rPr>
              <w:t>类型</w:t>
            </w:r>
          </w:p>
        </w:tc>
        <w:tc>
          <w:tcPr>
            <w:tcW w:w="2727" w:type="dxa"/>
            <w:shd w:val="clear" w:color="auto" w:fill="auto"/>
          </w:tcPr>
          <w:p w:rsidR="00471EC3" w:rsidRDefault="00471EC3" w:rsidP="0008316D">
            <w:pPr>
              <w:jc w:val="center"/>
              <w:rPr>
                <w:bCs/>
                <w:szCs w:val="21"/>
              </w:rPr>
            </w:pPr>
            <w:r>
              <w:rPr>
                <w:rFonts w:ascii="宋体" w:hAnsi="宋体" w:hint="eastAsia"/>
                <w:bCs/>
                <w:szCs w:val="21"/>
              </w:rPr>
              <w:t>1:物品，2：钱</w:t>
            </w:r>
          </w:p>
        </w:tc>
        <w:tc>
          <w:tcPr>
            <w:tcW w:w="1847" w:type="dxa"/>
            <w:shd w:val="clear" w:color="auto" w:fill="auto"/>
          </w:tcPr>
          <w:p w:rsidR="00471EC3" w:rsidRDefault="00471EC3" w:rsidP="0008316D">
            <w:pPr>
              <w:jc w:val="center"/>
              <w:rPr>
                <w:bCs/>
                <w:szCs w:val="21"/>
              </w:rPr>
            </w:pPr>
            <w:r>
              <w:rPr>
                <w:rFonts w:hint="eastAsia"/>
                <w:bCs/>
                <w:szCs w:val="21"/>
              </w:rPr>
              <w:t>是</w:t>
            </w:r>
          </w:p>
        </w:tc>
      </w:tr>
      <w:tr w:rsidR="00471EC3" w:rsidTr="0008316D">
        <w:trPr>
          <w:trHeight w:val="405"/>
        </w:trPr>
        <w:tc>
          <w:tcPr>
            <w:tcW w:w="1838" w:type="dxa"/>
            <w:vAlign w:val="center"/>
          </w:tcPr>
          <w:p w:rsidR="00471EC3" w:rsidRPr="00CF52EF" w:rsidRDefault="00471EC3" w:rsidP="0008316D">
            <w:pPr>
              <w:jc w:val="center"/>
              <w:rPr>
                <w:bCs/>
                <w:szCs w:val="21"/>
              </w:rPr>
            </w:pPr>
            <w:r w:rsidRPr="004A78BE">
              <w:rPr>
                <w:bCs/>
                <w:szCs w:val="21"/>
              </w:rPr>
              <w:lastRenderedPageBreak/>
              <w:t>userId</w:t>
            </w:r>
          </w:p>
        </w:tc>
        <w:tc>
          <w:tcPr>
            <w:tcW w:w="2655" w:type="dxa"/>
            <w:gridSpan w:val="2"/>
          </w:tcPr>
          <w:p w:rsidR="00471EC3" w:rsidRDefault="00471EC3" w:rsidP="0008316D">
            <w:pPr>
              <w:ind w:firstLine="210"/>
              <w:jc w:val="center"/>
              <w:rPr>
                <w:rFonts w:ascii="宋体" w:hAnsi="宋体"/>
                <w:bCs/>
                <w:szCs w:val="21"/>
              </w:rPr>
            </w:pPr>
            <w:r>
              <w:rPr>
                <w:rFonts w:ascii="宋体" w:hAnsi="宋体" w:hint="eastAsia"/>
                <w:bCs/>
                <w:szCs w:val="21"/>
              </w:rPr>
              <w:t>用户id</w:t>
            </w:r>
          </w:p>
        </w:tc>
        <w:tc>
          <w:tcPr>
            <w:tcW w:w="2727" w:type="dxa"/>
            <w:vAlign w:val="center"/>
          </w:tcPr>
          <w:p w:rsidR="00471EC3" w:rsidRPr="00FE77C3" w:rsidRDefault="00471EC3" w:rsidP="0008316D">
            <w:pPr>
              <w:jc w:val="left"/>
              <w:rPr>
                <w:rFonts w:ascii="微软雅黑" w:eastAsia="微软雅黑" w:hAnsi="微软雅黑"/>
                <w:color w:val="333333"/>
              </w:rPr>
            </w:pPr>
          </w:p>
        </w:tc>
        <w:tc>
          <w:tcPr>
            <w:tcW w:w="1847" w:type="dxa"/>
            <w:vAlign w:val="center"/>
          </w:tcPr>
          <w:p w:rsidR="00471EC3" w:rsidRDefault="00471EC3" w:rsidP="0008316D">
            <w:pPr>
              <w:jc w:val="center"/>
              <w:rPr>
                <w:bCs/>
                <w:szCs w:val="21"/>
              </w:rPr>
            </w:pPr>
            <w:r>
              <w:rPr>
                <w:rFonts w:hint="eastAsia"/>
                <w:bCs/>
                <w:szCs w:val="21"/>
              </w:rPr>
              <w:t>是</w:t>
            </w:r>
          </w:p>
        </w:tc>
      </w:tr>
      <w:tr w:rsidR="00471EC3" w:rsidTr="0008316D">
        <w:trPr>
          <w:trHeight w:val="405"/>
        </w:trPr>
        <w:tc>
          <w:tcPr>
            <w:tcW w:w="1838" w:type="dxa"/>
            <w:vAlign w:val="center"/>
          </w:tcPr>
          <w:p w:rsidR="00471EC3" w:rsidRPr="005B3781" w:rsidRDefault="00471EC3" w:rsidP="0008316D">
            <w:pPr>
              <w:jc w:val="center"/>
              <w:rPr>
                <w:bCs/>
                <w:strike/>
                <w:color w:val="FF0000"/>
                <w:szCs w:val="21"/>
              </w:rPr>
            </w:pPr>
            <w:r w:rsidRPr="005B3781">
              <w:rPr>
                <w:bCs/>
                <w:strike/>
                <w:color w:val="FF0000"/>
                <w:szCs w:val="21"/>
              </w:rPr>
              <w:t>pmId</w:t>
            </w:r>
          </w:p>
        </w:tc>
        <w:tc>
          <w:tcPr>
            <w:tcW w:w="2655" w:type="dxa"/>
            <w:gridSpan w:val="2"/>
          </w:tcPr>
          <w:p w:rsidR="00471EC3" w:rsidRPr="005B3781" w:rsidRDefault="00471EC3" w:rsidP="0008316D">
            <w:pPr>
              <w:ind w:firstLine="210"/>
              <w:jc w:val="center"/>
              <w:rPr>
                <w:rFonts w:ascii="宋体" w:hAnsi="宋体"/>
                <w:bCs/>
                <w:strike/>
                <w:color w:val="FF0000"/>
                <w:szCs w:val="21"/>
              </w:rPr>
            </w:pPr>
            <w:r w:rsidRPr="005B3781">
              <w:rPr>
                <w:rFonts w:ascii="宋体" w:hAnsi="宋体" w:hint="eastAsia"/>
                <w:bCs/>
                <w:strike/>
                <w:color w:val="FF0000"/>
                <w:szCs w:val="21"/>
              </w:rPr>
              <w:t>要钱记录的id</w:t>
            </w:r>
          </w:p>
        </w:tc>
        <w:tc>
          <w:tcPr>
            <w:tcW w:w="2727" w:type="dxa"/>
            <w:vAlign w:val="center"/>
          </w:tcPr>
          <w:p w:rsidR="00471EC3" w:rsidRPr="005B3781" w:rsidRDefault="00471EC3" w:rsidP="0008316D">
            <w:pPr>
              <w:jc w:val="left"/>
              <w:rPr>
                <w:rFonts w:ascii="微软雅黑" w:eastAsia="微软雅黑" w:hAnsi="微软雅黑"/>
                <w:strike/>
                <w:color w:val="FF0000"/>
              </w:rPr>
            </w:pPr>
          </w:p>
        </w:tc>
        <w:tc>
          <w:tcPr>
            <w:tcW w:w="1847" w:type="dxa"/>
            <w:vAlign w:val="center"/>
          </w:tcPr>
          <w:p w:rsidR="00471EC3" w:rsidRPr="005B3781" w:rsidRDefault="00471EC3" w:rsidP="0008316D">
            <w:pPr>
              <w:jc w:val="center"/>
              <w:rPr>
                <w:bCs/>
                <w:strike/>
                <w:color w:val="FF0000"/>
                <w:szCs w:val="21"/>
              </w:rPr>
            </w:pPr>
            <w:r w:rsidRPr="005B3781">
              <w:rPr>
                <w:rFonts w:hint="eastAsia"/>
                <w:bCs/>
                <w:strike/>
                <w:color w:val="FF0000"/>
                <w:szCs w:val="21"/>
              </w:rPr>
              <w:t>是</w:t>
            </w:r>
          </w:p>
        </w:tc>
      </w:tr>
      <w:tr w:rsidR="00471EC3" w:rsidTr="0008316D">
        <w:trPr>
          <w:trHeight w:val="405"/>
        </w:trPr>
        <w:tc>
          <w:tcPr>
            <w:tcW w:w="1838" w:type="dxa"/>
            <w:vAlign w:val="center"/>
          </w:tcPr>
          <w:p w:rsidR="00471EC3" w:rsidRDefault="00471EC3" w:rsidP="0008316D">
            <w:pPr>
              <w:jc w:val="center"/>
              <w:rPr>
                <w:bCs/>
                <w:szCs w:val="21"/>
              </w:rPr>
            </w:pPr>
            <w:r w:rsidRPr="00A20C18">
              <w:rPr>
                <w:bCs/>
                <w:szCs w:val="21"/>
              </w:rPr>
              <w:t>getMoney</w:t>
            </w:r>
          </w:p>
        </w:tc>
        <w:tc>
          <w:tcPr>
            <w:tcW w:w="2655" w:type="dxa"/>
            <w:gridSpan w:val="2"/>
          </w:tcPr>
          <w:p w:rsidR="00471EC3" w:rsidRDefault="00471EC3" w:rsidP="0008316D">
            <w:pPr>
              <w:ind w:firstLine="210"/>
              <w:jc w:val="center"/>
              <w:rPr>
                <w:rFonts w:ascii="宋体" w:hAnsi="宋体"/>
                <w:bCs/>
                <w:szCs w:val="21"/>
              </w:rPr>
            </w:pPr>
          </w:p>
          <w:p w:rsidR="00471EC3" w:rsidRDefault="00471EC3" w:rsidP="0008316D">
            <w:pPr>
              <w:ind w:firstLine="210"/>
              <w:jc w:val="center"/>
              <w:rPr>
                <w:rFonts w:ascii="宋体" w:hAnsi="宋体"/>
                <w:bCs/>
                <w:szCs w:val="21"/>
              </w:rPr>
            </w:pPr>
            <w:r>
              <w:rPr>
                <w:rFonts w:ascii="宋体" w:hAnsi="宋体" w:hint="eastAsia"/>
                <w:bCs/>
                <w:szCs w:val="21"/>
              </w:rPr>
              <w:t>所需金额</w:t>
            </w:r>
          </w:p>
        </w:tc>
        <w:tc>
          <w:tcPr>
            <w:tcW w:w="2727" w:type="dxa"/>
            <w:vAlign w:val="center"/>
          </w:tcPr>
          <w:p w:rsidR="00471EC3" w:rsidRPr="00FE77C3" w:rsidRDefault="00471EC3" w:rsidP="0008316D">
            <w:pPr>
              <w:jc w:val="left"/>
              <w:rPr>
                <w:rFonts w:ascii="微软雅黑" w:eastAsia="微软雅黑" w:hAnsi="微软雅黑"/>
                <w:color w:val="333333"/>
              </w:rPr>
            </w:pPr>
          </w:p>
        </w:tc>
        <w:tc>
          <w:tcPr>
            <w:tcW w:w="1847" w:type="dxa"/>
            <w:vAlign w:val="center"/>
          </w:tcPr>
          <w:p w:rsidR="00471EC3" w:rsidRDefault="00471EC3" w:rsidP="0008316D">
            <w:pPr>
              <w:jc w:val="center"/>
              <w:rPr>
                <w:bCs/>
                <w:szCs w:val="21"/>
              </w:rPr>
            </w:pPr>
            <w:r>
              <w:rPr>
                <w:rFonts w:hint="eastAsia"/>
                <w:bCs/>
                <w:szCs w:val="21"/>
              </w:rPr>
              <w:t>是</w:t>
            </w:r>
          </w:p>
        </w:tc>
      </w:tr>
      <w:tr w:rsidR="00471EC3" w:rsidTr="0008316D">
        <w:trPr>
          <w:trHeight w:val="405"/>
        </w:trPr>
        <w:tc>
          <w:tcPr>
            <w:tcW w:w="1838" w:type="dxa"/>
            <w:vAlign w:val="center"/>
          </w:tcPr>
          <w:p w:rsidR="00471EC3" w:rsidRPr="00CF52EF" w:rsidRDefault="00471EC3" w:rsidP="0008316D">
            <w:pPr>
              <w:jc w:val="center"/>
              <w:rPr>
                <w:bCs/>
                <w:szCs w:val="21"/>
              </w:rPr>
            </w:pPr>
            <w:r w:rsidRPr="00CF52EF">
              <w:rPr>
                <w:bCs/>
                <w:szCs w:val="21"/>
              </w:rPr>
              <w:t>reason</w:t>
            </w:r>
          </w:p>
        </w:tc>
        <w:tc>
          <w:tcPr>
            <w:tcW w:w="2655" w:type="dxa"/>
            <w:gridSpan w:val="2"/>
          </w:tcPr>
          <w:p w:rsidR="00471EC3" w:rsidRDefault="00471EC3" w:rsidP="0008316D">
            <w:pPr>
              <w:ind w:firstLine="210"/>
              <w:jc w:val="center"/>
              <w:rPr>
                <w:rFonts w:ascii="宋体" w:hAnsi="宋体"/>
                <w:bCs/>
                <w:szCs w:val="21"/>
              </w:rPr>
            </w:pPr>
            <w:r>
              <w:rPr>
                <w:rFonts w:ascii="宋体" w:hAnsi="宋体" w:hint="eastAsia"/>
                <w:bCs/>
                <w:szCs w:val="21"/>
              </w:rPr>
              <w:t>申请原因</w:t>
            </w:r>
          </w:p>
        </w:tc>
        <w:tc>
          <w:tcPr>
            <w:tcW w:w="2727" w:type="dxa"/>
          </w:tcPr>
          <w:p w:rsidR="00471EC3" w:rsidRDefault="00471EC3" w:rsidP="0008316D">
            <w:pPr>
              <w:ind w:firstLine="210"/>
              <w:jc w:val="center"/>
              <w:rPr>
                <w:rFonts w:ascii="宋体" w:hAnsi="宋体"/>
                <w:bCs/>
                <w:szCs w:val="21"/>
              </w:rPr>
            </w:pPr>
          </w:p>
        </w:tc>
        <w:tc>
          <w:tcPr>
            <w:tcW w:w="1847" w:type="dxa"/>
            <w:vAlign w:val="center"/>
          </w:tcPr>
          <w:p w:rsidR="00471EC3" w:rsidRDefault="00471EC3" w:rsidP="0008316D">
            <w:pPr>
              <w:jc w:val="center"/>
              <w:rPr>
                <w:bCs/>
                <w:szCs w:val="21"/>
              </w:rPr>
            </w:pPr>
            <w:r>
              <w:rPr>
                <w:rFonts w:hint="eastAsia"/>
                <w:bCs/>
                <w:szCs w:val="21"/>
              </w:rPr>
              <w:t>是</w:t>
            </w:r>
          </w:p>
        </w:tc>
      </w:tr>
      <w:tr w:rsidR="00471EC3" w:rsidTr="0008316D">
        <w:trPr>
          <w:trHeight w:val="405"/>
        </w:trPr>
        <w:tc>
          <w:tcPr>
            <w:tcW w:w="1838" w:type="dxa"/>
            <w:vAlign w:val="center"/>
          </w:tcPr>
          <w:p w:rsidR="00471EC3" w:rsidRPr="00CF52EF" w:rsidRDefault="00471EC3" w:rsidP="0008316D">
            <w:pPr>
              <w:jc w:val="center"/>
              <w:rPr>
                <w:bCs/>
                <w:szCs w:val="21"/>
              </w:rPr>
            </w:pPr>
            <w:r w:rsidRPr="004908B8">
              <w:rPr>
                <w:bCs/>
                <w:szCs w:val="21"/>
              </w:rPr>
              <w:t>getBankNum</w:t>
            </w:r>
          </w:p>
        </w:tc>
        <w:tc>
          <w:tcPr>
            <w:tcW w:w="2655" w:type="dxa"/>
            <w:gridSpan w:val="2"/>
          </w:tcPr>
          <w:p w:rsidR="00471EC3" w:rsidRDefault="00471EC3" w:rsidP="0008316D">
            <w:pPr>
              <w:ind w:firstLine="210"/>
              <w:jc w:val="center"/>
              <w:rPr>
                <w:rFonts w:ascii="宋体" w:hAnsi="宋体"/>
                <w:bCs/>
                <w:szCs w:val="21"/>
              </w:rPr>
            </w:pPr>
            <w:r w:rsidRPr="004908B8">
              <w:rPr>
                <w:rFonts w:ascii="宋体" w:hAnsi="宋体" w:hint="eastAsia"/>
                <w:bCs/>
                <w:szCs w:val="21"/>
              </w:rPr>
              <w:t>要钱的银行卡号</w:t>
            </w:r>
          </w:p>
        </w:tc>
        <w:tc>
          <w:tcPr>
            <w:tcW w:w="2727" w:type="dxa"/>
          </w:tcPr>
          <w:p w:rsidR="00471EC3" w:rsidRDefault="00471EC3" w:rsidP="0008316D">
            <w:pPr>
              <w:ind w:firstLine="210"/>
              <w:jc w:val="center"/>
              <w:rPr>
                <w:rFonts w:ascii="宋体" w:hAnsi="宋体"/>
                <w:bCs/>
                <w:szCs w:val="21"/>
              </w:rPr>
            </w:pPr>
          </w:p>
        </w:tc>
        <w:tc>
          <w:tcPr>
            <w:tcW w:w="1847" w:type="dxa"/>
            <w:vAlign w:val="center"/>
          </w:tcPr>
          <w:p w:rsidR="00471EC3" w:rsidRDefault="00471EC3" w:rsidP="0008316D">
            <w:pPr>
              <w:jc w:val="center"/>
              <w:rPr>
                <w:bCs/>
                <w:szCs w:val="21"/>
              </w:rPr>
            </w:pPr>
            <w:r>
              <w:rPr>
                <w:rFonts w:hint="eastAsia"/>
                <w:bCs/>
                <w:szCs w:val="21"/>
              </w:rPr>
              <w:t>是</w:t>
            </w:r>
          </w:p>
        </w:tc>
      </w:tr>
      <w:tr w:rsidR="00471EC3" w:rsidTr="0008316D">
        <w:trPr>
          <w:trHeight w:val="405"/>
        </w:trPr>
        <w:tc>
          <w:tcPr>
            <w:tcW w:w="1838" w:type="dxa"/>
            <w:vAlign w:val="center"/>
          </w:tcPr>
          <w:p w:rsidR="00471EC3" w:rsidRPr="004908B8" w:rsidRDefault="00471EC3" w:rsidP="0008316D">
            <w:pPr>
              <w:jc w:val="center"/>
              <w:rPr>
                <w:bCs/>
                <w:szCs w:val="21"/>
              </w:rPr>
            </w:pPr>
            <w:r w:rsidRPr="004908B8">
              <w:rPr>
                <w:bCs/>
                <w:szCs w:val="21"/>
              </w:rPr>
              <w:t>getBankCode</w:t>
            </w:r>
          </w:p>
        </w:tc>
        <w:tc>
          <w:tcPr>
            <w:tcW w:w="2655" w:type="dxa"/>
            <w:gridSpan w:val="2"/>
          </w:tcPr>
          <w:p w:rsidR="00471EC3" w:rsidRPr="004908B8" w:rsidRDefault="00471EC3" w:rsidP="0008316D">
            <w:pPr>
              <w:ind w:firstLine="210"/>
              <w:jc w:val="center"/>
              <w:rPr>
                <w:rFonts w:ascii="宋体" w:hAnsi="宋体"/>
                <w:bCs/>
                <w:szCs w:val="21"/>
              </w:rPr>
            </w:pPr>
            <w:r w:rsidRPr="004908B8">
              <w:rPr>
                <w:rFonts w:ascii="宋体" w:hAnsi="宋体" w:hint="eastAsia"/>
                <w:bCs/>
                <w:szCs w:val="21"/>
              </w:rPr>
              <w:t>要钱的银行代码</w:t>
            </w:r>
          </w:p>
        </w:tc>
        <w:tc>
          <w:tcPr>
            <w:tcW w:w="2727" w:type="dxa"/>
          </w:tcPr>
          <w:p w:rsidR="00471EC3" w:rsidRDefault="00471EC3" w:rsidP="0008316D">
            <w:pPr>
              <w:ind w:firstLine="210"/>
              <w:jc w:val="center"/>
              <w:rPr>
                <w:rFonts w:ascii="宋体" w:hAnsi="宋体"/>
                <w:bCs/>
                <w:szCs w:val="21"/>
              </w:rPr>
            </w:pPr>
          </w:p>
        </w:tc>
        <w:tc>
          <w:tcPr>
            <w:tcW w:w="1847" w:type="dxa"/>
            <w:vAlign w:val="center"/>
          </w:tcPr>
          <w:p w:rsidR="00471EC3" w:rsidRDefault="00471EC3" w:rsidP="0008316D">
            <w:pPr>
              <w:jc w:val="center"/>
              <w:rPr>
                <w:bCs/>
                <w:szCs w:val="21"/>
              </w:rPr>
            </w:pPr>
            <w:r>
              <w:rPr>
                <w:rFonts w:hint="eastAsia"/>
                <w:bCs/>
                <w:szCs w:val="21"/>
              </w:rPr>
              <w:t>是</w:t>
            </w:r>
          </w:p>
        </w:tc>
      </w:tr>
      <w:tr w:rsidR="00471EC3" w:rsidTr="0008316D">
        <w:trPr>
          <w:trHeight w:val="405"/>
        </w:trPr>
        <w:tc>
          <w:tcPr>
            <w:tcW w:w="1838" w:type="dxa"/>
            <w:vAlign w:val="center"/>
          </w:tcPr>
          <w:p w:rsidR="00471EC3" w:rsidRPr="00CF52EF" w:rsidRDefault="00471EC3" w:rsidP="0008316D">
            <w:pPr>
              <w:jc w:val="center"/>
              <w:rPr>
                <w:bCs/>
                <w:szCs w:val="21"/>
              </w:rPr>
            </w:pPr>
            <w:r w:rsidRPr="00256E3C">
              <w:rPr>
                <w:bCs/>
                <w:szCs w:val="21"/>
              </w:rPr>
              <w:t>homePicUrl</w:t>
            </w:r>
          </w:p>
        </w:tc>
        <w:tc>
          <w:tcPr>
            <w:tcW w:w="2655" w:type="dxa"/>
            <w:gridSpan w:val="2"/>
          </w:tcPr>
          <w:p w:rsidR="00471EC3" w:rsidRDefault="00471EC3" w:rsidP="0008316D">
            <w:pPr>
              <w:ind w:firstLine="210"/>
              <w:jc w:val="center"/>
              <w:rPr>
                <w:rFonts w:ascii="宋体" w:hAnsi="宋体"/>
                <w:bCs/>
                <w:szCs w:val="21"/>
              </w:rPr>
            </w:pPr>
            <w:r>
              <w:rPr>
                <w:rFonts w:ascii="宋体" w:hAnsi="宋体" w:hint="eastAsia"/>
                <w:bCs/>
                <w:szCs w:val="21"/>
              </w:rPr>
              <w:t>图片地址</w:t>
            </w:r>
          </w:p>
        </w:tc>
        <w:tc>
          <w:tcPr>
            <w:tcW w:w="2727" w:type="dxa"/>
          </w:tcPr>
          <w:p w:rsidR="00471EC3" w:rsidRDefault="00471EC3" w:rsidP="0008316D">
            <w:pPr>
              <w:ind w:firstLine="210"/>
              <w:jc w:val="center"/>
              <w:rPr>
                <w:rFonts w:ascii="宋体" w:hAnsi="宋体"/>
                <w:bCs/>
                <w:szCs w:val="21"/>
              </w:rPr>
            </w:pPr>
          </w:p>
        </w:tc>
        <w:tc>
          <w:tcPr>
            <w:tcW w:w="1847" w:type="dxa"/>
            <w:vAlign w:val="center"/>
          </w:tcPr>
          <w:p w:rsidR="00471EC3" w:rsidRDefault="00471EC3" w:rsidP="0008316D">
            <w:pPr>
              <w:jc w:val="center"/>
              <w:rPr>
                <w:bCs/>
                <w:szCs w:val="21"/>
              </w:rPr>
            </w:pPr>
            <w:r>
              <w:rPr>
                <w:rFonts w:hint="eastAsia"/>
                <w:bCs/>
                <w:szCs w:val="21"/>
              </w:rPr>
              <w:t>否</w:t>
            </w:r>
          </w:p>
        </w:tc>
      </w:tr>
      <w:tr w:rsidR="00471EC3" w:rsidTr="0008316D">
        <w:trPr>
          <w:trHeight w:val="405"/>
        </w:trPr>
        <w:tc>
          <w:tcPr>
            <w:tcW w:w="1838" w:type="dxa"/>
            <w:vAlign w:val="center"/>
          </w:tcPr>
          <w:p w:rsidR="00471EC3" w:rsidRPr="00256E3C" w:rsidRDefault="00471EC3" w:rsidP="0008316D">
            <w:pPr>
              <w:jc w:val="center"/>
              <w:rPr>
                <w:bCs/>
                <w:szCs w:val="21"/>
              </w:rPr>
            </w:pPr>
            <w:r w:rsidRPr="00DB5F8E">
              <w:t>regionid</w:t>
            </w:r>
          </w:p>
        </w:tc>
        <w:tc>
          <w:tcPr>
            <w:tcW w:w="2655" w:type="dxa"/>
            <w:gridSpan w:val="2"/>
          </w:tcPr>
          <w:p w:rsidR="00471EC3" w:rsidRDefault="00471EC3" w:rsidP="0008316D">
            <w:pPr>
              <w:ind w:firstLine="210"/>
              <w:jc w:val="center"/>
              <w:rPr>
                <w:rFonts w:ascii="宋体" w:hAnsi="宋体"/>
                <w:bCs/>
                <w:szCs w:val="21"/>
              </w:rPr>
            </w:pPr>
            <w:r>
              <w:rPr>
                <w:rFonts w:ascii="宋体" w:hAnsi="宋体" w:hint="eastAsia"/>
                <w:bCs/>
                <w:szCs w:val="21"/>
              </w:rPr>
              <w:t>地域id</w:t>
            </w:r>
          </w:p>
        </w:tc>
        <w:tc>
          <w:tcPr>
            <w:tcW w:w="2727" w:type="dxa"/>
          </w:tcPr>
          <w:p w:rsidR="00471EC3" w:rsidRDefault="00471EC3" w:rsidP="0008316D">
            <w:pPr>
              <w:ind w:firstLine="210"/>
              <w:jc w:val="center"/>
              <w:rPr>
                <w:rFonts w:ascii="宋体" w:hAnsi="宋体"/>
                <w:bCs/>
                <w:szCs w:val="21"/>
              </w:rPr>
            </w:pPr>
          </w:p>
        </w:tc>
        <w:tc>
          <w:tcPr>
            <w:tcW w:w="1847" w:type="dxa"/>
            <w:vAlign w:val="center"/>
          </w:tcPr>
          <w:p w:rsidR="00471EC3" w:rsidRDefault="00471EC3" w:rsidP="0008316D">
            <w:pPr>
              <w:jc w:val="center"/>
              <w:rPr>
                <w:bCs/>
                <w:szCs w:val="21"/>
              </w:rPr>
            </w:pPr>
            <w:r>
              <w:rPr>
                <w:rFonts w:hint="eastAsia"/>
                <w:bCs/>
                <w:szCs w:val="21"/>
              </w:rPr>
              <w:t>否</w:t>
            </w:r>
          </w:p>
        </w:tc>
      </w:tr>
      <w:tr w:rsidR="00471EC3" w:rsidTr="0008316D">
        <w:trPr>
          <w:trHeight w:val="405"/>
        </w:trPr>
        <w:tc>
          <w:tcPr>
            <w:tcW w:w="1838" w:type="dxa"/>
            <w:vAlign w:val="center"/>
          </w:tcPr>
          <w:p w:rsidR="00471EC3" w:rsidRPr="008C5A5B" w:rsidRDefault="00471EC3" w:rsidP="0008316D">
            <w:pPr>
              <w:jc w:val="center"/>
              <w:rPr>
                <w:bCs/>
                <w:szCs w:val="21"/>
              </w:rPr>
            </w:pPr>
            <w:r w:rsidRPr="00CB5781">
              <w:rPr>
                <w:bCs/>
                <w:color w:val="5B9BD5" w:themeColor="accent1"/>
                <w:szCs w:val="21"/>
              </w:rPr>
              <w:t>bstUserAddress</w:t>
            </w:r>
          </w:p>
        </w:tc>
        <w:tc>
          <w:tcPr>
            <w:tcW w:w="2655" w:type="dxa"/>
            <w:gridSpan w:val="2"/>
          </w:tcPr>
          <w:p w:rsidR="00471EC3" w:rsidRDefault="00471EC3" w:rsidP="0008316D">
            <w:pPr>
              <w:ind w:firstLine="210"/>
              <w:jc w:val="center"/>
              <w:rPr>
                <w:rFonts w:ascii="宋体" w:hAnsi="宋体"/>
                <w:bCs/>
                <w:szCs w:val="21"/>
              </w:rPr>
            </w:pPr>
            <w:r>
              <w:rPr>
                <w:rFonts w:ascii="宋体" w:hAnsi="宋体" w:hint="eastAsia"/>
                <w:bCs/>
                <w:szCs w:val="21"/>
              </w:rPr>
              <w:t>家庭地址</w:t>
            </w:r>
          </w:p>
        </w:tc>
        <w:tc>
          <w:tcPr>
            <w:tcW w:w="2727" w:type="dxa"/>
          </w:tcPr>
          <w:p w:rsidR="00471EC3" w:rsidRDefault="00471EC3" w:rsidP="0008316D">
            <w:pPr>
              <w:ind w:firstLine="210"/>
              <w:jc w:val="center"/>
              <w:rPr>
                <w:rFonts w:ascii="宋体" w:hAnsi="宋体"/>
                <w:bCs/>
                <w:szCs w:val="21"/>
              </w:rPr>
            </w:pPr>
          </w:p>
        </w:tc>
        <w:tc>
          <w:tcPr>
            <w:tcW w:w="1847" w:type="dxa"/>
            <w:vAlign w:val="center"/>
          </w:tcPr>
          <w:p w:rsidR="00471EC3" w:rsidRDefault="00471EC3" w:rsidP="0008316D">
            <w:pPr>
              <w:jc w:val="center"/>
              <w:rPr>
                <w:bCs/>
                <w:szCs w:val="21"/>
              </w:rPr>
            </w:pPr>
            <w:r>
              <w:rPr>
                <w:rFonts w:hint="eastAsia"/>
                <w:bCs/>
                <w:szCs w:val="21"/>
              </w:rPr>
              <w:t>是</w:t>
            </w:r>
          </w:p>
        </w:tc>
      </w:tr>
      <w:tr w:rsidR="00471EC3" w:rsidTr="0008316D">
        <w:trPr>
          <w:trHeight w:val="405"/>
        </w:trPr>
        <w:tc>
          <w:tcPr>
            <w:tcW w:w="1838" w:type="dxa"/>
            <w:vAlign w:val="center"/>
          </w:tcPr>
          <w:p w:rsidR="00471EC3" w:rsidRDefault="00471EC3" w:rsidP="0008316D">
            <w:pPr>
              <w:jc w:val="center"/>
              <w:rPr>
                <w:bCs/>
                <w:color w:val="5B9BD5" w:themeColor="accent1"/>
                <w:szCs w:val="21"/>
              </w:rPr>
            </w:pPr>
            <w:r>
              <w:rPr>
                <w:bCs/>
                <w:color w:val="5B9BD5" w:themeColor="accent1"/>
                <w:szCs w:val="21"/>
              </w:rPr>
              <w:t>bstPhone</w:t>
            </w:r>
          </w:p>
        </w:tc>
        <w:tc>
          <w:tcPr>
            <w:tcW w:w="2655" w:type="dxa"/>
            <w:gridSpan w:val="2"/>
          </w:tcPr>
          <w:p w:rsidR="00471EC3" w:rsidRDefault="00471EC3" w:rsidP="0008316D">
            <w:pPr>
              <w:ind w:firstLine="210"/>
              <w:jc w:val="center"/>
              <w:rPr>
                <w:rFonts w:ascii="宋体" w:hAnsi="宋体"/>
                <w:bCs/>
                <w:szCs w:val="21"/>
              </w:rPr>
            </w:pPr>
            <w:r>
              <w:rPr>
                <w:rFonts w:ascii="宋体" w:hAnsi="宋体" w:hint="eastAsia"/>
                <w:bCs/>
                <w:szCs w:val="21"/>
              </w:rPr>
              <w:t>受捐人电话</w:t>
            </w:r>
          </w:p>
        </w:tc>
        <w:tc>
          <w:tcPr>
            <w:tcW w:w="2727" w:type="dxa"/>
          </w:tcPr>
          <w:p w:rsidR="00471EC3" w:rsidRDefault="00471EC3" w:rsidP="0008316D">
            <w:pPr>
              <w:ind w:firstLine="210"/>
              <w:jc w:val="center"/>
              <w:rPr>
                <w:rFonts w:ascii="宋体" w:hAnsi="宋体"/>
                <w:bCs/>
                <w:szCs w:val="21"/>
              </w:rPr>
            </w:pPr>
          </w:p>
        </w:tc>
        <w:tc>
          <w:tcPr>
            <w:tcW w:w="1847" w:type="dxa"/>
            <w:vAlign w:val="center"/>
          </w:tcPr>
          <w:p w:rsidR="00471EC3" w:rsidRDefault="00471EC3" w:rsidP="0008316D">
            <w:pPr>
              <w:jc w:val="center"/>
              <w:rPr>
                <w:bCs/>
                <w:szCs w:val="21"/>
              </w:rPr>
            </w:pPr>
            <w:r>
              <w:rPr>
                <w:rFonts w:hint="eastAsia"/>
                <w:bCs/>
                <w:szCs w:val="21"/>
              </w:rPr>
              <w:t>是</w:t>
            </w:r>
          </w:p>
        </w:tc>
      </w:tr>
      <w:tr w:rsidR="00471EC3" w:rsidTr="0008316D">
        <w:tc>
          <w:tcPr>
            <w:tcW w:w="1838" w:type="dxa"/>
            <w:shd w:val="clear" w:color="auto" w:fill="A6A6A6" w:themeFill="background1" w:themeFillShade="A6"/>
            <w:vAlign w:val="center"/>
          </w:tcPr>
          <w:p w:rsidR="00471EC3" w:rsidRDefault="00471EC3" w:rsidP="0008316D">
            <w:pPr>
              <w:jc w:val="center"/>
              <w:rPr>
                <w:bCs/>
                <w:szCs w:val="21"/>
              </w:rPr>
            </w:pPr>
            <w:r>
              <w:rPr>
                <w:rFonts w:hint="eastAsia"/>
              </w:rPr>
              <w:t>参数</w:t>
            </w:r>
            <w:r>
              <w:t>jsonStr</w:t>
            </w:r>
            <w:r>
              <w:rPr>
                <w:rFonts w:hint="eastAsia"/>
              </w:rPr>
              <w:t>：</w:t>
            </w:r>
          </w:p>
        </w:tc>
        <w:tc>
          <w:tcPr>
            <w:tcW w:w="7229" w:type="dxa"/>
            <w:gridSpan w:val="4"/>
            <w:vAlign w:val="center"/>
          </w:tcPr>
          <w:p w:rsidR="00471EC3" w:rsidRPr="007856FB" w:rsidRDefault="00471EC3" w:rsidP="0008316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t xml:space="preserve"> type</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hint="eastAsia"/>
                <w:b/>
                <w:bCs/>
                <w:color w:val="0070C0"/>
                <w:szCs w:val="21"/>
              </w:rPr>
              <w:t>2</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highlight w:val="white"/>
              </w:rPr>
              <w:t>,</w:t>
            </w:r>
            <w:r w:rsidRPr="007856FB">
              <w:rPr>
                <w:rFonts w:ascii="Consolas" w:eastAsia="Consolas" w:hAnsi="Consolas" w:hint="eastAsia"/>
                <w:b/>
                <w:color w:val="0070C0"/>
                <w:sz w:val="24"/>
                <w:highlight w:val="white"/>
              </w:rPr>
              <w:t>"</w:t>
            </w:r>
            <w:r>
              <w:rPr>
                <w:b/>
                <w:color w:val="0070C0"/>
              </w:rPr>
              <w:t>useId</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用户Id</w:t>
            </w:r>
            <w:r w:rsidRPr="007856FB">
              <w:rPr>
                <w:rFonts w:ascii="Consolas" w:eastAsia="Consolas" w:hAnsi="Consolas" w:hint="eastAsia"/>
                <w:b/>
                <w:color w:val="0070C0"/>
                <w:sz w:val="24"/>
                <w:highlight w:val="white"/>
              </w:rPr>
              <w:t>"</w:t>
            </w:r>
            <w:r>
              <w:rPr>
                <w:rFonts w:ascii="Consolas" w:eastAsiaTheme="minorEastAsia" w:hAnsi="Consolas" w:hint="eastAsia"/>
                <w:b/>
                <w:color w:val="0070C0"/>
                <w:sz w:val="24"/>
              </w:rPr>
              <w:t>,"</w:t>
            </w:r>
            <w:r w:rsidRPr="00A20C18">
              <w:rPr>
                <w:bCs/>
                <w:szCs w:val="21"/>
              </w:rPr>
              <w:t>getMoney</w:t>
            </w:r>
            <w:r>
              <w:rPr>
                <w:rFonts w:ascii="Consolas" w:eastAsiaTheme="minorEastAsia" w:hAnsi="Consolas" w:hint="eastAsia"/>
                <w:b/>
                <w:color w:val="0070C0"/>
                <w:sz w:val="24"/>
              </w:rPr>
              <w:t>":"</w:t>
            </w:r>
            <w:r>
              <w:rPr>
                <w:rFonts w:ascii="宋体" w:hAnsi="宋体" w:hint="eastAsia"/>
                <w:bCs/>
                <w:szCs w:val="21"/>
              </w:rPr>
              <w:t>所需金额</w:t>
            </w:r>
            <w:r>
              <w:rPr>
                <w:rFonts w:ascii="Consolas" w:eastAsiaTheme="minorEastAsia" w:hAnsi="Consolas" w:hint="eastAsia"/>
                <w:b/>
                <w:color w:val="0070C0"/>
                <w:sz w:val="24"/>
              </w:rPr>
              <w:t>","</w:t>
            </w:r>
            <w:r w:rsidRPr="00CF52EF">
              <w:rPr>
                <w:bCs/>
                <w:szCs w:val="21"/>
              </w:rPr>
              <w:t>reason</w:t>
            </w:r>
            <w:r>
              <w:rPr>
                <w:rFonts w:ascii="Consolas" w:eastAsiaTheme="minorEastAsia" w:hAnsi="Consolas" w:hint="eastAsia"/>
                <w:b/>
                <w:color w:val="0070C0"/>
                <w:sz w:val="24"/>
              </w:rPr>
              <w:t>":"</w:t>
            </w:r>
            <w:r>
              <w:rPr>
                <w:rFonts w:ascii="宋体" w:hAnsi="宋体" w:hint="eastAsia"/>
                <w:bCs/>
                <w:szCs w:val="21"/>
              </w:rPr>
              <w:t>申请原因</w:t>
            </w:r>
            <w:r>
              <w:rPr>
                <w:rFonts w:ascii="Consolas" w:eastAsiaTheme="minorEastAsia" w:hAnsi="Consolas" w:hint="eastAsia"/>
                <w:b/>
                <w:color w:val="0070C0"/>
                <w:sz w:val="24"/>
              </w:rPr>
              <w:t>","</w:t>
            </w:r>
            <w:r w:rsidRPr="004908B8">
              <w:rPr>
                <w:bCs/>
                <w:szCs w:val="21"/>
              </w:rPr>
              <w:t>getBankNum</w:t>
            </w:r>
            <w:r>
              <w:rPr>
                <w:rFonts w:ascii="Consolas" w:eastAsiaTheme="minorEastAsia" w:hAnsi="Consolas" w:hint="eastAsia"/>
                <w:b/>
                <w:color w:val="0070C0"/>
                <w:sz w:val="24"/>
              </w:rPr>
              <w:t>":"</w:t>
            </w:r>
            <w:r w:rsidRPr="004908B8">
              <w:rPr>
                <w:rFonts w:ascii="宋体" w:hAnsi="宋体" w:hint="eastAsia"/>
                <w:bCs/>
                <w:szCs w:val="21"/>
              </w:rPr>
              <w:t>要钱的银行卡号</w:t>
            </w:r>
            <w:r>
              <w:rPr>
                <w:rFonts w:ascii="Consolas" w:eastAsiaTheme="minorEastAsia" w:hAnsi="Consolas" w:hint="eastAsia"/>
                <w:b/>
                <w:color w:val="0070C0"/>
                <w:sz w:val="24"/>
              </w:rPr>
              <w:t>","</w:t>
            </w:r>
            <w:r w:rsidRPr="004908B8">
              <w:rPr>
                <w:bCs/>
                <w:szCs w:val="21"/>
              </w:rPr>
              <w:t xml:space="preserve"> getBankCode</w:t>
            </w:r>
            <w:r>
              <w:rPr>
                <w:rFonts w:ascii="Consolas" w:eastAsiaTheme="minorEastAsia" w:hAnsi="Consolas" w:hint="eastAsia"/>
                <w:b/>
                <w:color w:val="0070C0"/>
                <w:sz w:val="24"/>
              </w:rPr>
              <w:t>":"</w:t>
            </w:r>
            <w:r w:rsidRPr="004908B8">
              <w:rPr>
                <w:rFonts w:ascii="宋体" w:hAnsi="宋体" w:hint="eastAsia"/>
                <w:bCs/>
                <w:szCs w:val="21"/>
              </w:rPr>
              <w:t>要钱的银行代码</w:t>
            </w:r>
            <w:r>
              <w:rPr>
                <w:rFonts w:ascii="Consolas" w:eastAsiaTheme="minorEastAsia" w:hAnsi="Consolas" w:hint="eastAsia"/>
                <w:b/>
                <w:color w:val="0070C0"/>
                <w:sz w:val="24"/>
              </w:rPr>
              <w:t>","</w:t>
            </w:r>
            <w:r w:rsidRPr="00256E3C">
              <w:rPr>
                <w:bCs/>
                <w:szCs w:val="21"/>
              </w:rPr>
              <w:t xml:space="preserve"> homePicUrl</w:t>
            </w:r>
            <w:r>
              <w:rPr>
                <w:rFonts w:ascii="Consolas" w:eastAsiaTheme="minorEastAsia" w:hAnsi="Consolas" w:hint="eastAsia"/>
                <w:b/>
                <w:color w:val="0070C0"/>
                <w:sz w:val="24"/>
              </w:rPr>
              <w:t>":"</w:t>
            </w:r>
            <w:r>
              <w:rPr>
                <w:rFonts w:ascii="宋体" w:hAnsi="宋体" w:hint="eastAsia"/>
                <w:bCs/>
                <w:szCs w:val="21"/>
              </w:rPr>
              <w:t>图片地址</w:t>
            </w:r>
            <w:r>
              <w:rPr>
                <w:rFonts w:ascii="Consolas" w:eastAsiaTheme="minorEastAsia" w:hAnsi="Consolas" w:hint="eastAsia"/>
                <w:b/>
                <w:color w:val="0070C0"/>
                <w:sz w:val="24"/>
              </w:rPr>
              <w:t>","</w:t>
            </w:r>
            <w:r w:rsidRPr="00CB5781">
              <w:rPr>
                <w:bCs/>
                <w:color w:val="5B9BD5" w:themeColor="accent1"/>
                <w:szCs w:val="21"/>
              </w:rPr>
              <w:t>bstUserAddress</w:t>
            </w:r>
            <w:r>
              <w:rPr>
                <w:rFonts w:ascii="Consolas" w:eastAsiaTheme="minorEastAsia" w:hAnsi="Consolas" w:hint="eastAsia"/>
                <w:b/>
                <w:color w:val="0070C0"/>
                <w:sz w:val="24"/>
              </w:rPr>
              <w:t>":"</w:t>
            </w:r>
            <w:r>
              <w:rPr>
                <w:rFonts w:ascii="宋体" w:hAnsi="宋体" w:hint="eastAsia"/>
                <w:bCs/>
                <w:szCs w:val="21"/>
              </w:rPr>
              <w:t>家庭地址</w:t>
            </w:r>
            <w:r>
              <w:rPr>
                <w:rFonts w:ascii="Consolas" w:eastAsiaTheme="minorEastAsia" w:hAnsi="Consolas" w:hint="eastAsia"/>
                <w:b/>
                <w:color w:val="0070C0"/>
                <w:sz w:val="24"/>
              </w:rPr>
              <w:t>","</w:t>
            </w:r>
            <w:r>
              <w:rPr>
                <w:bCs/>
                <w:color w:val="5B9BD5" w:themeColor="accent1"/>
                <w:szCs w:val="21"/>
              </w:rPr>
              <w:t xml:space="preserve"> bstPhone</w:t>
            </w:r>
            <w:r>
              <w:rPr>
                <w:rFonts w:ascii="Consolas" w:eastAsiaTheme="minorEastAsia" w:hAnsi="Consolas" w:hint="eastAsia"/>
                <w:b/>
                <w:color w:val="0070C0"/>
                <w:sz w:val="24"/>
              </w:rPr>
              <w:t xml:space="preserve"> ":"</w:t>
            </w:r>
            <w:r>
              <w:rPr>
                <w:rFonts w:ascii="宋体" w:hAnsi="宋体" w:hint="eastAsia"/>
                <w:bCs/>
                <w:szCs w:val="21"/>
              </w:rPr>
              <w:t>受捐人电话</w:t>
            </w:r>
            <w:r>
              <w:rPr>
                <w:rFonts w:ascii="Consolas" w:eastAsiaTheme="minorEastAsia" w:hAnsi="Consolas" w:hint="eastAsia"/>
                <w:b/>
                <w:color w:val="0070C0"/>
                <w:sz w:val="24"/>
              </w:rPr>
              <w:t>"</w:t>
            </w:r>
            <w:r w:rsidRPr="007856FB">
              <w:rPr>
                <w:rFonts w:ascii="Consolas" w:eastAsia="Consolas" w:hAnsi="Consolas"/>
                <w:b/>
                <w:color w:val="0070C0"/>
                <w:sz w:val="24"/>
              </w:rPr>
              <w:t>}</w:t>
            </w:r>
          </w:p>
        </w:tc>
      </w:tr>
      <w:tr w:rsidR="00471EC3" w:rsidTr="0008316D">
        <w:tc>
          <w:tcPr>
            <w:tcW w:w="1838" w:type="dxa"/>
            <w:shd w:val="clear" w:color="auto" w:fill="A6A6A6" w:themeFill="background1" w:themeFillShade="A6"/>
            <w:vAlign w:val="center"/>
          </w:tcPr>
          <w:p w:rsidR="00471EC3" w:rsidRDefault="00471EC3" w:rsidP="0008316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471EC3" w:rsidRDefault="00471EC3" w:rsidP="0008316D">
            <w:pPr>
              <w:ind w:firstLine="210"/>
              <w:jc w:val="center"/>
              <w:rPr>
                <w:rFonts w:ascii="宋体" w:hAnsi="宋体"/>
                <w:bCs/>
                <w:szCs w:val="21"/>
              </w:rPr>
            </w:pPr>
          </w:p>
        </w:tc>
        <w:tc>
          <w:tcPr>
            <w:tcW w:w="2762" w:type="dxa"/>
            <w:gridSpan w:val="2"/>
            <w:shd w:val="clear" w:color="auto" w:fill="A6A6A6" w:themeFill="background1" w:themeFillShade="A6"/>
          </w:tcPr>
          <w:p w:rsidR="00471EC3" w:rsidRDefault="00471EC3" w:rsidP="0008316D">
            <w:pPr>
              <w:ind w:firstLine="210"/>
              <w:jc w:val="center"/>
              <w:rPr>
                <w:rFonts w:ascii="宋体" w:hAnsi="宋体"/>
                <w:bCs/>
                <w:szCs w:val="21"/>
              </w:rPr>
            </w:pPr>
          </w:p>
        </w:tc>
        <w:tc>
          <w:tcPr>
            <w:tcW w:w="1847" w:type="dxa"/>
            <w:shd w:val="clear" w:color="auto" w:fill="A6A6A6" w:themeFill="background1" w:themeFillShade="A6"/>
          </w:tcPr>
          <w:p w:rsidR="00471EC3" w:rsidRDefault="00471EC3" w:rsidP="0008316D">
            <w:pPr>
              <w:ind w:firstLine="210"/>
              <w:jc w:val="center"/>
              <w:rPr>
                <w:rFonts w:ascii="宋体" w:hAnsi="宋体"/>
                <w:bCs/>
                <w:szCs w:val="21"/>
              </w:rPr>
            </w:pPr>
          </w:p>
        </w:tc>
      </w:tr>
      <w:tr w:rsidR="00471EC3" w:rsidRPr="00F64465" w:rsidTr="0008316D">
        <w:tc>
          <w:tcPr>
            <w:tcW w:w="1838" w:type="dxa"/>
            <w:shd w:val="clear" w:color="auto" w:fill="FFFFFF" w:themeFill="background1"/>
            <w:vAlign w:val="center"/>
          </w:tcPr>
          <w:p w:rsidR="00471EC3" w:rsidRPr="00F64465" w:rsidRDefault="00471EC3" w:rsidP="0008316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471EC3" w:rsidRPr="00F64465" w:rsidRDefault="00471EC3" w:rsidP="0008316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471EC3" w:rsidRPr="00F64465" w:rsidRDefault="00471EC3" w:rsidP="0008316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471EC3" w:rsidRPr="00F64465" w:rsidRDefault="00471EC3" w:rsidP="0008316D">
            <w:pPr>
              <w:widowControl/>
              <w:jc w:val="center"/>
              <w:rPr>
                <w:rFonts w:ascii="Consolas" w:hAnsi="Consolas" w:cs="Consolas"/>
                <w:szCs w:val="21"/>
              </w:rPr>
            </w:pPr>
          </w:p>
        </w:tc>
      </w:tr>
      <w:tr w:rsidR="00471EC3" w:rsidRPr="00F64465" w:rsidTr="0008316D">
        <w:tc>
          <w:tcPr>
            <w:tcW w:w="1838" w:type="dxa"/>
            <w:shd w:val="clear" w:color="auto" w:fill="FFFFFF" w:themeFill="background1"/>
            <w:vAlign w:val="center"/>
          </w:tcPr>
          <w:p w:rsidR="00471EC3" w:rsidRPr="00F64465" w:rsidRDefault="00471EC3" w:rsidP="0008316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471EC3" w:rsidRPr="00F64465" w:rsidRDefault="00471EC3" w:rsidP="0008316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471EC3" w:rsidRPr="00F64465" w:rsidRDefault="00471EC3" w:rsidP="0008316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471EC3" w:rsidRPr="00F64465" w:rsidRDefault="00471EC3" w:rsidP="0008316D">
            <w:pPr>
              <w:widowControl/>
              <w:jc w:val="center"/>
              <w:rPr>
                <w:rFonts w:ascii="Consolas" w:hAnsi="Consolas" w:cs="Consolas"/>
                <w:szCs w:val="21"/>
              </w:rPr>
            </w:pPr>
          </w:p>
        </w:tc>
      </w:tr>
      <w:tr w:rsidR="00471EC3" w:rsidTr="0008316D">
        <w:tc>
          <w:tcPr>
            <w:tcW w:w="1838" w:type="dxa"/>
            <w:shd w:val="clear" w:color="auto" w:fill="A6A6A6" w:themeFill="background1" w:themeFillShade="A6"/>
            <w:vAlign w:val="center"/>
          </w:tcPr>
          <w:p w:rsidR="00471EC3" w:rsidRDefault="00471EC3" w:rsidP="0008316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471EC3" w:rsidRPr="00CB5781" w:rsidRDefault="00471EC3" w:rsidP="0008316D">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宋体" w:hAnsi="宋体" w:cs="宋体" w:hint="eastAsia"/>
                <w:color w:val="5B9BD5" w:themeColor="accent1"/>
                <w:sz w:val="24"/>
                <w:highlight w:val="white"/>
              </w:rPr>
              <w:t>发布成功</w:t>
            </w:r>
            <w:r w:rsidRPr="00CB5781">
              <w:rPr>
                <w:rFonts w:ascii="Consolas" w:eastAsia="Consolas" w:hAnsi="Consolas" w:hint="eastAsia"/>
                <w:color w:val="5B9BD5" w:themeColor="accent1"/>
                <w:sz w:val="24"/>
                <w:highlight w:val="white"/>
              </w:rPr>
              <w:t>"</w:t>
            </w:r>
            <w:r w:rsidRPr="00CB5781">
              <w:rPr>
                <w:rFonts w:ascii="Consolas" w:eastAsia="Consolas" w:hAnsi="Consolas"/>
                <w:color w:val="5B9BD5" w:themeColor="accent1"/>
                <w:sz w:val="24"/>
              </w:rPr>
              <w:t>}</w:t>
            </w:r>
          </w:p>
        </w:tc>
      </w:tr>
    </w:tbl>
    <w:p w:rsidR="00471EC3" w:rsidRDefault="00555A56" w:rsidP="009F58F4">
      <w:pPr>
        <w:pStyle w:val="3"/>
      </w:pPr>
      <w:r>
        <w:t>3.3</w:t>
      </w:r>
      <w:r w:rsidR="009F58F4">
        <w:rPr>
          <w:rFonts w:hint="eastAsia"/>
        </w:rPr>
        <w:t>第一书记需求</w:t>
      </w:r>
    </w:p>
    <w:p w:rsidR="001A5BA0" w:rsidRPr="00E61BCA" w:rsidRDefault="00555A56" w:rsidP="001A5BA0">
      <w:pPr>
        <w:pStyle w:val="4"/>
      </w:pPr>
      <w:r>
        <w:t>3.3.1</w:t>
      </w:r>
      <w:r w:rsidR="00C21AF2">
        <w:rPr>
          <w:rFonts w:hint="eastAsia"/>
        </w:rPr>
        <w:t>第一书记审核</w:t>
      </w:r>
      <w:bookmarkStart w:id="19" w:name="_GoBack"/>
      <w:bookmarkEnd w:id="19"/>
      <w:r w:rsidR="001A5BA0" w:rsidRPr="00E61BCA">
        <w:rPr>
          <w:rFonts w:hint="eastAsia"/>
        </w:rPr>
        <w:t>列表</w:t>
      </w:r>
    </w:p>
    <w:p w:rsidR="001A5BA0" w:rsidRPr="008757C7" w:rsidRDefault="001A5BA0" w:rsidP="001A5BA0"/>
    <w:tbl>
      <w:tblPr>
        <w:tblStyle w:val="a7"/>
        <w:tblW w:w="9067" w:type="dxa"/>
        <w:tblLayout w:type="fixed"/>
        <w:tblLook w:val="04A0" w:firstRow="1" w:lastRow="0" w:firstColumn="1" w:lastColumn="0" w:noHBand="0" w:noVBand="1"/>
      </w:tblPr>
      <w:tblGrid>
        <w:gridCol w:w="1838"/>
        <w:gridCol w:w="2620"/>
        <w:gridCol w:w="35"/>
        <w:gridCol w:w="2727"/>
        <w:gridCol w:w="1847"/>
      </w:tblGrid>
      <w:tr w:rsidR="001A5BA0" w:rsidTr="0008316D">
        <w:tc>
          <w:tcPr>
            <w:tcW w:w="1838" w:type="dxa"/>
            <w:vAlign w:val="center"/>
          </w:tcPr>
          <w:p w:rsidR="001A5BA0" w:rsidRDefault="001A5BA0" w:rsidP="0008316D">
            <w:pPr>
              <w:jc w:val="center"/>
              <w:rPr>
                <w:bCs/>
                <w:szCs w:val="21"/>
              </w:rPr>
            </w:pPr>
            <w:r>
              <w:rPr>
                <w:bCs/>
                <w:szCs w:val="21"/>
              </w:rPr>
              <w:t>接口标识：</w:t>
            </w:r>
          </w:p>
        </w:tc>
        <w:tc>
          <w:tcPr>
            <w:tcW w:w="2655" w:type="dxa"/>
            <w:gridSpan w:val="2"/>
            <w:vAlign w:val="center"/>
          </w:tcPr>
          <w:p w:rsidR="001A5BA0" w:rsidRDefault="001A5BA0" w:rsidP="0008316D">
            <w:pPr>
              <w:jc w:val="center"/>
              <w:rPr>
                <w:bCs/>
                <w:szCs w:val="21"/>
              </w:rPr>
            </w:pPr>
            <w:r>
              <w:rPr>
                <w:bCs/>
                <w:szCs w:val="21"/>
              </w:rPr>
              <w:t>helpListz</w:t>
            </w:r>
          </w:p>
        </w:tc>
        <w:tc>
          <w:tcPr>
            <w:tcW w:w="4574" w:type="dxa"/>
            <w:gridSpan w:val="2"/>
          </w:tcPr>
          <w:p w:rsidR="001A5BA0" w:rsidRDefault="001A5BA0" w:rsidP="0008316D">
            <w:pPr>
              <w:jc w:val="left"/>
            </w:pPr>
            <w:r>
              <w:t>T</w:t>
            </w:r>
            <w:r>
              <w:rPr>
                <w:rFonts w:hint="eastAsia"/>
              </w:rPr>
              <w:t>ype</w:t>
            </w:r>
            <w:r>
              <w:rPr>
                <w:rFonts w:hint="eastAsia"/>
              </w:rPr>
              <w:t>为</w:t>
            </w:r>
            <w:r>
              <w:rPr>
                <w:rFonts w:hint="eastAsia"/>
              </w:rPr>
              <w:t>null</w:t>
            </w:r>
            <w:r>
              <w:rPr>
                <w:rFonts w:hint="eastAsia"/>
              </w:rPr>
              <w:t>时，查询审核通过的钱和物</w:t>
            </w:r>
          </w:p>
        </w:tc>
      </w:tr>
      <w:tr w:rsidR="001A5BA0" w:rsidTr="0008316D">
        <w:tc>
          <w:tcPr>
            <w:tcW w:w="1838" w:type="dxa"/>
            <w:shd w:val="clear" w:color="auto" w:fill="A6A6A6" w:themeFill="background1" w:themeFillShade="A6"/>
            <w:vAlign w:val="center"/>
          </w:tcPr>
          <w:p w:rsidR="001A5BA0" w:rsidRDefault="001A5BA0" w:rsidP="0008316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1A5BA0" w:rsidRDefault="001A5BA0" w:rsidP="0008316D">
            <w:pPr>
              <w:jc w:val="center"/>
              <w:rPr>
                <w:bCs/>
                <w:szCs w:val="21"/>
              </w:rPr>
            </w:pPr>
            <w:r>
              <w:rPr>
                <w:bCs/>
                <w:szCs w:val="21"/>
              </w:rPr>
              <w:t>helpListz</w:t>
            </w:r>
          </w:p>
        </w:tc>
        <w:tc>
          <w:tcPr>
            <w:tcW w:w="2727" w:type="dxa"/>
          </w:tcPr>
          <w:p w:rsidR="001A5BA0" w:rsidRDefault="001A5BA0" w:rsidP="0008316D">
            <w:pPr>
              <w:jc w:val="center"/>
              <w:rPr>
                <w:bCs/>
                <w:szCs w:val="21"/>
              </w:rPr>
            </w:pPr>
          </w:p>
        </w:tc>
        <w:tc>
          <w:tcPr>
            <w:tcW w:w="1847" w:type="dxa"/>
          </w:tcPr>
          <w:p w:rsidR="001A5BA0" w:rsidRDefault="001A5BA0" w:rsidP="0008316D">
            <w:pPr>
              <w:jc w:val="center"/>
              <w:rPr>
                <w:bCs/>
                <w:szCs w:val="21"/>
              </w:rPr>
            </w:pPr>
          </w:p>
        </w:tc>
      </w:tr>
      <w:tr w:rsidR="001A5BA0" w:rsidTr="0008316D">
        <w:tc>
          <w:tcPr>
            <w:tcW w:w="1838" w:type="dxa"/>
            <w:shd w:val="clear" w:color="auto" w:fill="A6A6A6" w:themeFill="background1" w:themeFillShade="A6"/>
            <w:vAlign w:val="center"/>
          </w:tcPr>
          <w:p w:rsidR="001A5BA0" w:rsidRDefault="001A5BA0" w:rsidP="0008316D">
            <w:pPr>
              <w:jc w:val="center"/>
              <w:rPr>
                <w:bCs/>
                <w:szCs w:val="21"/>
              </w:rPr>
            </w:pPr>
            <w:r>
              <w:rPr>
                <w:bCs/>
                <w:szCs w:val="21"/>
              </w:rPr>
              <w:t>字段名</w:t>
            </w:r>
          </w:p>
        </w:tc>
        <w:tc>
          <w:tcPr>
            <w:tcW w:w="2655" w:type="dxa"/>
            <w:gridSpan w:val="2"/>
            <w:shd w:val="clear" w:color="auto" w:fill="A6A6A6" w:themeFill="background1" w:themeFillShade="A6"/>
            <w:vAlign w:val="center"/>
          </w:tcPr>
          <w:p w:rsidR="001A5BA0" w:rsidRDefault="001A5BA0" w:rsidP="0008316D">
            <w:pPr>
              <w:jc w:val="center"/>
              <w:rPr>
                <w:bCs/>
                <w:szCs w:val="21"/>
              </w:rPr>
            </w:pPr>
            <w:r>
              <w:rPr>
                <w:bCs/>
                <w:szCs w:val="21"/>
              </w:rPr>
              <w:t>说明</w:t>
            </w:r>
          </w:p>
        </w:tc>
        <w:tc>
          <w:tcPr>
            <w:tcW w:w="2727" w:type="dxa"/>
            <w:shd w:val="clear" w:color="auto" w:fill="A6A6A6" w:themeFill="background1" w:themeFillShade="A6"/>
          </w:tcPr>
          <w:p w:rsidR="001A5BA0" w:rsidRDefault="001A5BA0" w:rsidP="0008316D">
            <w:pPr>
              <w:jc w:val="center"/>
              <w:rPr>
                <w:bCs/>
                <w:szCs w:val="21"/>
              </w:rPr>
            </w:pPr>
            <w:r>
              <w:rPr>
                <w:bCs/>
                <w:szCs w:val="21"/>
              </w:rPr>
              <w:t>备注</w:t>
            </w:r>
          </w:p>
        </w:tc>
        <w:tc>
          <w:tcPr>
            <w:tcW w:w="1847" w:type="dxa"/>
            <w:shd w:val="clear" w:color="auto" w:fill="A6A6A6" w:themeFill="background1" w:themeFillShade="A6"/>
          </w:tcPr>
          <w:p w:rsidR="001A5BA0" w:rsidRDefault="001A5BA0" w:rsidP="0008316D">
            <w:pPr>
              <w:jc w:val="center"/>
              <w:rPr>
                <w:bCs/>
                <w:szCs w:val="21"/>
              </w:rPr>
            </w:pPr>
            <w:r>
              <w:rPr>
                <w:rFonts w:hint="eastAsia"/>
                <w:bCs/>
                <w:szCs w:val="21"/>
              </w:rPr>
              <w:t>是否必填项</w:t>
            </w:r>
          </w:p>
        </w:tc>
      </w:tr>
      <w:tr w:rsidR="001A5BA0" w:rsidTr="0008316D">
        <w:trPr>
          <w:trHeight w:val="413"/>
        </w:trPr>
        <w:tc>
          <w:tcPr>
            <w:tcW w:w="1838" w:type="dxa"/>
            <w:shd w:val="clear" w:color="auto" w:fill="auto"/>
            <w:vAlign w:val="center"/>
          </w:tcPr>
          <w:p w:rsidR="001A5BA0" w:rsidRDefault="001A5BA0" w:rsidP="0008316D">
            <w:pPr>
              <w:jc w:val="center"/>
            </w:pPr>
            <w:r>
              <w:rPr>
                <w:rFonts w:hint="eastAsia"/>
              </w:rPr>
              <w:t>userId</w:t>
            </w:r>
          </w:p>
        </w:tc>
        <w:tc>
          <w:tcPr>
            <w:tcW w:w="2655" w:type="dxa"/>
            <w:gridSpan w:val="2"/>
            <w:shd w:val="clear" w:color="auto" w:fill="auto"/>
            <w:vAlign w:val="center"/>
          </w:tcPr>
          <w:p w:rsidR="001A5BA0" w:rsidRDefault="001A5BA0" w:rsidP="0008316D">
            <w:pPr>
              <w:jc w:val="center"/>
              <w:rPr>
                <w:bCs/>
                <w:szCs w:val="21"/>
              </w:rPr>
            </w:pPr>
            <w:r>
              <w:rPr>
                <w:rFonts w:hint="eastAsia"/>
                <w:bCs/>
                <w:szCs w:val="21"/>
              </w:rPr>
              <w:t>用户</w:t>
            </w:r>
            <w:r>
              <w:rPr>
                <w:rFonts w:hint="eastAsia"/>
                <w:bCs/>
                <w:szCs w:val="21"/>
              </w:rPr>
              <w:t>Id</w:t>
            </w:r>
          </w:p>
        </w:tc>
        <w:tc>
          <w:tcPr>
            <w:tcW w:w="2727" w:type="dxa"/>
            <w:shd w:val="clear" w:color="auto" w:fill="auto"/>
          </w:tcPr>
          <w:p w:rsidR="001A5BA0" w:rsidRDefault="001A5BA0" w:rsidP="0008316D">
            <w:pPr>
              <w:jc w:val="center"/>
              <w:rPr>
                <w:rFonts w:ascii="Consolas" w:hAnsi="Consolas" w:cs="Consolas"/>
                <w:szCs w:val="21"/>
              </w:rPr>
            </w:pPr>
          </w:p>
        </w:tc>
        <w:tc>
          <w:tcPr>
            <w:tcW w:w="1847" w:type="dxa"/>
            <w:shd w:val="clear" w:color="auto" w:fill="auto"/>
          </w:tcPr>
          <w:p w:rsidR="001A5BA0" w:rsidRDefault="001A5BA0" w:rsidP="0008316D">
            <w:pPr>
              <w:jc w:val="center"/>
              <w:rPr>
                <w:bCs/>
                <w:szCs w:val="21"/>
              </w:rPr>
            </w:pPr>
            <w:r>
              <w:rPr>
                <w:rFonts w:hint="eastAsia"/>
                <w:bCs/>
                <w:szCs w:val="21"/>
              </w:rPr>
              <w:t>否</w:t>
            </w:r>
          </w:p>
        </w:tc>
      </w:tr>
      <w:tr w:rsidR="001A5BA0" w:rsidTr="0008316D">
        <w:trPr>
          <w:trHeight w:val="413"/>
        </w:trPr>
        <w:tc>
          <w:tcPr>
            <w:tcW w:w="1838" w:type="dxa"/>
            <w:shd w:val="clear" w:color="auto" w:fill="auto"/>
            <w:vAlign w:val="center"/>
          </w:tcPr>
          <w:p w:rsidR="001A5BA0" w:rsidRDefault="001A5BA0" w:rsidP="0008316D">
            <w:pPr>
              <w:jc w:val="center"/>
            </w:pPr>
            <w:r>
              <w:t>t</w:t>
            </w:r>
            <w:r>
              <w:rPr>
                <w:rFonts w:hint="eastAsia"/>
              </w:rPr>
              <w:t>ype</w:t>
            </w:r>
          </w:p>
        </w:tc>
        <w:tc>
          <w:tcPr>
            <w:tcW w:w="2655" w:type="dxa"/>
            <w:gridSpan w:val="2"/>
            <w:shd w:val="clear" w:color="auto" w:fill="auto"/>
            <w:vAlign w:val="center"/>
          </w:tcPr>
          <w:p w:rsidR="001A5BA0" w:rsidRDefault="001A5BA0" w:rsidP="0008316D">
            <w:pPr>
              <w:jc w:val="center"/>
              <w:rPr>
                <w:bCs/>
                <w:szCs w:val="21"/>
              </w:rPr>
            </w:pPr>
            <w:r>
              <w:rPr>
                <w:rFonts w:hint="eastAsia"/>
                <w:bCs/>
                <w:szCs w:val="21"/>
              </w:rPr>
              <w:t>需求类型</w:t>
            </w:r>
          </w:p>
        </w:tc>
        <w:tc>
          <w:tcPr>
            <w:tcW w:w="2727" w:type="dxa"/>
            <w:shd w:val="clear" w:color="auto" w:fill="auto"/>
          </w:tcPr>
          <w:p w:rsidR="001A5BA0" w:rsidRDefault="001A5BA0" w:rsidP="0008316D">
            <w:pPr>
              <w:jc w:val="center"/>
              <w:rPr>
                <w:rFonts w:ascii="Consolas" w:hAnsi="Consolas" w:cs="Consolas"/>
                <w:szCs w:val="21"/>
              </w:rPr>
            </w:pPr>
            <w:r>
              <w:rPr>
                <w:rFonts w:ascii="宋体" w:hAnsi="宋体" w:hint="eastAsia"/>
                <w:bCs/>
                <w:szCs w:val="21"/>
              </w:rPr>
              <w:t>1:物品，2：钱</w:t>
            </w:r>
          </w:p>
        </w:tc>
        <w:tc>
          <w:tcPr>
            <w:tcW w:w="1847" w:type="dxa"/>
            <w:shd w:val="clear" w:color="auto" w:fill="auto"/>
          </w:tcPr>
          <w:p w:rsidR="001A5BA0" w:rsidRDefault="001A5BA0" w:rsidP="0008316D">
            <w:pPr>
              <w:jc w:val="center"/>
              <w:rPr>
                <w:bCs/>
                <w:szCs w:val="21"/>
              </w:rPr>
            </w:pPr>
            <w:r>
              <w:rPr>
                <w:bCs/>
                <w:szCs w:val="21"/>
              </w:rPr>
              <w:t>否</w:t>
            </w:r>
          </w:p>
        </w:tc>
      </w:tr>
      <w:tr w:rsidR="001A5BA0" w:rsidTr="0008316D">
        <w:trPr>
          <w:trHeight w:val="413"/>
        </w:trPr>
        <w:tc>
          <w:tcPr>
            <w:tcW w:w="1838" w:type="dxa"/>
            <w:shd w:val="clear" w:color="auto" w:fill="auto"/>
            <w:vAlign w:val="center"/>
          </w:tcPr>
          <w:p w:rsidR="001A5BA0" w:rsidRDefault="001A5BA0" w:rsidP="0008316D">
            <w:pPr>
              <w:jc w:val="center"/>
            </w:pPr>
            <w:r>
              <w:t>name</w:t>
            </w:r>
          </w:p>
        </w:tc>
        <w:tc>
          <w:tcPr>
            <w:tcW w:w="2655" w:type="dxa"/>
            <w:gridSpan w:val="2"/>
            <w:shd w:val="clear" w:color="auto" w:fill="auto"/>
            <w:vAlign w:val="center"/>
          </w:tcPr>
          <w:p w:rsidR="001A5BA0" w:rsidRDefault="001A5BA0" w:rsidP="0008316D">
            <w:pPr>
              <w:jc w:val="center"/>
              <w:rPr>
                <w:bCs/>
                <w:szCs w:val="21"/>
              </w:rPr>
            </w:pPr>
            <w:r>
              <w:rPr>
                <w:bCs/>
                <w:szCs w:val="21"/>
              </w:rPr>
              <w:t>查询名称</w:t>
            </w:r>
          </w:p>
        </w:tc>
        <w:tc>
          <w:tcPr>
            <w:tcW w:w="2727" w:type="dxa"/>
            <w:shd w:val="clear" w:color="auto" w:fill="auto"/>
          </w:tcPr>
          <w:p w:rsidR="001A5BA0" w:rsidRDefault="001A5BA0" w:rsidP="0008316D">
            <w:pPr>
              <w:jc w:val="center"/>
              <w:rPr>
                <w:rFonts w:ascii="宋体" w:hAnsi="宋体"/>
                <w:bCs/>
                <w:szCs w:val="21"/>
              </w:rPr>
            </w:pPr>
          </w:p>
        </w:tc>
        <w:tc>
          <w:tcPr>
            <w:tcW w:w="1847" w:type="dxa"/>
            <w:shd w:val="clear" w:color="auto" w:fill="auto"/>
          </w:tcPr>
          <w:p w:rsidR="001A5BA0" w:rsidRDefault="001A5BA0" w:rsidP="0008316D">
            <w:pPr>
              <w:jc w:val="center"/>
              <w:rPr>
                <w:bCs/>
                <w:szCs w:val="21"/>
              </w:rPr>
            </w:pPr>
            <w:r>
              <w:rPr>
                <w:bCs/>
                <w:szCs w:val="21"/>
              </w:rPr>
              <w:t>否</w:t>
            </w:r>
          </w:p>
        </w:tc>
      </w:tr>
      <w:tr w:rsidR="001A5BA0" w:rsidTr="0008316D">
        <w:trPr>
          <w:trHeight w:val="413"/>
        </w:trPr>
        <w:tc>
          <w:tcPr>
            <w:tcW w:w="1838" w:type="dxa"/>
            <w:shd w:val="clear" w:color="auto" w:fill="auto"/>
            <w:vAlign w:val="center"/>
          </w:tcPr>
          <w:p w:rsidR="001A5BA0" w:rsidRDefault="001A5BA0" w:rsidP="0008316D">
            <w:pPr>
              <w:jc w:val="center"/>
            </w:pPr>
            <w:r>
              <w:t>i</w:t>
            </w:r>
            <w:r>
              <w:rPr>
                <w:rFonts w:hint="eastAsia"/>
              </w:rPr>
              <w:t>tId</w:t>
            </w:r>
          </w:p>
        </w:tc>
        <w:tc>
          <w:tcPr>
            <w:tcW w:w="2655" w:type="dxa"/>
            <w:gridSpan w:val="2"/>
            <w:shd w:val="clear" w:color="auto" w:fill="auto"/>
            <w:vAlign w:val="center"/>
          </w:tcPr>
          <w:p w:rsidR="001A5BA0" w:rsidRDefault="001A5BA0" w:rsidP="0008316D">
            <w:pPr>
              <w:jc w:val="center"/>
              <w:rPr>
                <w:bCs/>
                <w:szCs w:val="21"/>
              </w:rPr>
            </w:pPr>
            <w:r>
              <w:rPr>
                <w:rFonts w:hint="eastAsia"/>
                <w:bCs/>
                <w:szCs w:val="21"/>
              </w:rPr>
              <w:t>物品类别</w:t>
            </w:r>
            <w:r>
              <w:rPr>
                <w:rFonts w:hint="eastAsia"/>
                <w:bCs/>
                <w:szCs w:val="21"/>
              </w:rPr>
              <w:t>id</w:t>
            </w:r>
          </w:p>
        </w:tc>
        <w:tc>
          <w:tcPr>
            <w:tcW w:w="2727" w:type="dxa"/>
            <w:shd w:val="clear" w:color="auto" w:fill="auto"/>
          </w:tcPr>
          <w:p w:rsidR="001A5BA0" w:rsidRDefault="001A5BA0" w:rsidP="0008316D">
            <w:pPr>
              <w:jc w:val="center"/>
              <w:rPr>
                <w:rFonts w:ascii="宋体" w:hAnsi="宋体"/>
                <w:bCs/>
                <w:szCs w:val="21"/>
              </w:rPr>
            </w:pPr>
          </w:p>
        </w:tc>
        <w:tc>
          <w:tcPr>
            <w:tcW w:w="1847" w:type="dxa"/>
            <w:shd w:val="clear" w:color="auto" w:fill="auto"/>
          </w:tcPr>
          <w:p w:rsidR="001A5BA0" w:rsidRDefault="001A5BA0" w:rsidP="0008316D">
            <w:pPr>
              <w:jc w:val="center"/>
              <w:rPr>
                <w:bCs/>
                <w:szCs w:val="21"/>
              </w:rPr>
            </w:pPr>
            <w:r>
              <w:rPr>
                <w:bCs/>
                <w:szCs w:val="21"/>
              </w:rPr>
              <w:t>否</w:t>
            </w:r>
          </w:p>
        </w:tc>
      </w:tr>
      <w:tr w:rsidR="001A5BA0" w:rsidTr="0008316D">
        <w:trPr>
          <w:trHeight w:val="413"/>
        </w:trPr>
        <w:tc>
          <w:tcPr>
            <w:tcW w:w="1838" w:type="dxa"/>
            <w:shd w:val="clear" w:color="auto" w:fill="auto"/>
            <w:vAlign w:val="center"/>
          </w:tcPr>
          <w:p w:rsidR="001A5BA0" w:rsidRDefault="001A5BA0" w:rsidP="0008316D">
            <w:pPr>
              <w:jc w:val="center"/>
            </w:pPr>
            <w:r w:rsidRPr="00DB5F8E">
              <w:t>regionid</w:t>
            </w:r>
          </w:p>
        </w:tc>
        <w:tc>
          <w:tcPr>
            <w:tcW w:w="2655" w:type="dxa"/>
            <w:gridSpan w:val="2"/>
            <w:shd w:val="clear" w:color="auto" w:fill="auto"/>
            <w:vAlign w:val="center"/>
          </w:tcPr>
          <w:p w:rsidR="001A5BA0" w:rsidRDefault="001A5BA0" w:rsidP="0008316D">
            <w:pPr>
              <w:jc w:val="center"/>
              <w:rPr>
                <w:bCs/>
                <w:szCs w:val="21"/>
              </w:rPr>
            </w:pPr>
            <w:r>
              <w:rPr>
                <w:rFonts w:hint="eastAsia"/>
                <w:bCs/>
                <w:szCs w:val="21"/>
              </w:rPr>
              <w:t>地域</w:t>
            </w:r>
            <w:r>
              <w:rPr>
                <w:rFonts w:hint="eastAsia"/>
                <w:bCs/>
                <w:szCs w:val="21"/>
              </w:rPr>
              <w:t>id</w:t>
            </w:r>
          </w:p>
        </w:tc>
        <w:tc>
          <w:tcPr>
            <w:tcW w:w="2727" w:type="dxa"/>
            <w:shd w:val="clear" w:color="auto" w:fill="auto"/>
          </w:tcPr>
          <w:p w:rsidR="001A5BA0" w:rsidRDefault="001A5BA0" w:rsidP="0008316D">
            <w:pPr>
              <w:jc w:val="center"/>
              <w:rPr>
                <w:rFonts w:ascii="宋体" w:hAnsi="宋体"/>
                <w:bCs/>
                <w:szCs w:val="21"/>
              </w:rPr>
            </w:pPr>
          </w:p>
        </w:tc>
        <w:tc>
          <w:tcPr>
            <w:tcW w:w="1847" w:type="dxa"/>
            <w:shd w:val="clear" w:color="auto" w:fill="auto"/>
          </w:tcPr>
          <w:p w:rsidR="001A5BA0" w:rsidRDefault="001A5BA0" w:rsidP="0008316D">
            <w:pPr>
              <w:jc w:val="center"/>
              <w:rPr>
                <w:bCs/>
                <w:szCs w:val="21"/>
              </w:rPr>
            </w:pPr>
            <w:r>
              <w:rPr>
                <w:rFonts w:hint="eastAsia"/>
                <w:bCs/>
                <w:szCs w:val="21"/>
              </w:rPr>
              <w:t>是</w:t>
            </w:r>
          </w:p>
        </w:tc>
      </w:tr>
      <w:tr w:rsidR="001A5BA0" w:rsidTr="0008316D">
        <w:trPr>
          <w:trHeight w:val="413"/>
        </w:trPr>
        <w:tc>
          <w:tcPr>
            <w:tcW w:w="1838" w:type="dxa"/>
            <w:shd w:val="clear" w:color="auto" w:fill="auto"/>
            <w:vAlign w:val="center"/>
          </w:tcPr>
          <w:p w:rsidR="001A5BA0" w:rsidRPr="001112AF" w:rsidRDefault="001A5BA0" w:rsidP="0008316D">
            <w:pPr>
              <w:jc w:val="center"/>
            </w:pPr>
            <w:r>
              <w:t>pageNow</w:t>
            </w:r>
          </w:p>
        </w:tc>
        <w:tc>
          <w:tcPr>
            <w:tcW w:w="2655" w:type="dxa"/>
            <w:gridSpan w:val="2"/>
            <w:shd w:val="clear" w:color="auto" w:fill="auto"/>
            <w:vAlign w:val="center"/>
          </w:tcPr>
          <w:p w:rsidR="001A5BA0" w:rsidRPr="001112AF" w:rsidRDefault="001A5BA0" w:rsidP="0008316D">
            <w:pPr>
              <w:jc w:val="center"/>
              <w:rPr>
                <w:bCs/>
                <w:szCs w:val="21"/>
              </w:rPr>
            </w:pPr>
            <w:r>
              <w:rPr>
                <w:rFonts w:hint="eastAsia"/>
                <w:bCs/>
                <w:szCs w:val="21"/>
              </w:rPr>
              <w:t>当前页码</w:t>
            </w:r>
          </w:p>
        </w:tc>
        <w:tc>
          <w:tcPr>
            <w:tcW w:w="2727" w:type="dxa"/>
            <w:shd w:val="clear" w:color="auto" w:fill="auto"/>
          </w:tcPr>
          <w:p w:rsidR="001A5BA0" w:rsidRDefault="001A5BA0" w:rsidP="0008316D">
            <w:pPr>
              <w:jc w:val="center"/>
              <w:rPr>
                <w:bCs/>
                <w:szCs w:val="21"/>
              </w:rPr>
            </w:pPr>
            <w:r>
              <w:rPr>
                <w:rFonts w:ascii="Consolas" w:hAnsi="Consolas" w:cs="Consolas" w:hint="eastAsia"/>
                <w:szCs w:val="21"/>
              </w:rPr>
              <w:t>起始</w:t>
            </w:r>
            <w:r>
              <w:rPr>
                <w:rFonts w:ascii="Consolas" w:hAnsi="Consolas" w:cs="Consolas"/>
                <w:szCs w:val="21"/>
              </w:rPr>
              <w:t>页</w:t>
            </w:r>
            <w:r>
              <w:rPr>
                <w:rFonts w:ascii="Consolas" w:hAnsi="Consolas" w:cs="Consolas" w:hint="eastAsia"/>
                <w:szCs w:val="21"/>
              </w:rPr>
              <w:t>:</w:t>
            </w:r>
            <w:r>
              <w:rPr>
                <w:rFonts w:ascii="Consolas" w:hAnsi="Consolas" w:cs="Consolas"/>
                <w:szCs w:val="21"/>
              </w:rPr>
              <w:t>1</w:t>
            </w:r>
          </w:p>
        </w:tc>
        <w:tc>
          <w:tcPr>
            <w:tcW w:w="1847" w:type="dxa"/>
            <w:shd w:val="clear" w:color="auto" w:fill="auto"/>
          </w:tcPr>
          <w:p w:rsidR="001A5BA0" w:rsidRDefault="001A5BA0" w:rsidP="0008316D">
            <w:pPr>
              <w:jc w:val="center"/>
              <w:rPr>
                <w:bCs/>
                <w:szCs w:val="21"/>
              </w:rPr>
            </w:pPr>
            <w:r>
              <w:rPr>
                <w:rFonts w:hint="eastAsia"/>
                <w:bCs/>
                <w:szCs w:val="21"/>
              </w:rPr>
              <w:t>是</w:t>
            </w:r>
          </w:p>
        </w:tc>
      </w:tr>
      <w:tr w:rsidR="001A5BA0" w:rsidTr="0008316D">
        <w:trPr>
          <w:trHeight w:val="405"/>
        </w:trPr>
        <w:tc>
          <w:tcPr>
            <w:tcW w:w="1838" w:type="dxa"/>
            <w:vAlign w:val="center"/>
          </w:tcPr>
          <w:p w:rsidR="001A5BA0" w:rsidRPr="001112AF" w:rsidRDefault="001A5BA0" w:rsidP="0008316D">
            <w:pPr>
              <w:jc w:val="center"/>
            </w:pPr>
            <w:r>
              <w:lastRenderedPageBreak/>
              <w:t>sort</w:t>
            </w:r>
          </w:p>
        </w:tc>
        <w:tc>
          <w:tcPr>
            <w:tcW w:w="2655" w:type="dxa"/>
            <w:gridSpan w:val="2"/>
            <w:vAlign w:val="center"/>
          </w:tcPr>
          <w:p w:rsidR="001A5BA0" w:rsidRPr="001112AF" w:rsidRDefault="001A5BA0" w:rsidP="0008316D">
            <w:pPr>
              <w:jc w:val="center"/>
              <w:rPr>
                <w:bCs/>
                <w:szCs w:val="21"/>
              </w:rPr>
            </w:pPr>
            <w:r>
              <w:rPr>
                <w:rFonts w:hint="eastAsia"/>
                <w:bCs/>
                <w:szCs w:val="21"/>
              </w:rPr>
              <w:t>排序方式</w:t>
            </w:r>
          </w:p>
        </w:tc>
        <w:tc>
          <w:tcPr>
            <w:tcW w:w="2727" w:type="dxa"/>
            <w:vAlign w:val="center"/>
          </w:tcPr>
          <w:p w:rsidR="001A5BA0" w:rsidRPr="00FE77C3" w:rsidRDefault="001A5BA0" w:rsidP="0008316D">
            <w:pPr>
              <w:jc w:val="left"/>
              <w:rPr>
                <w:rFonts w:ascii="微软雅黑" w:eastAsia="微软雅黑" w:hAnsi="微软雅黑"/>
                <w:color w:val="333333"/>
              </w:rPr>
            </w:pPr>
          </w:p>
        </w:tc>
        <w:tc>
          <w:tcPr>
            <w:tcW w:w="1847" w:type="dxa"/>
            <w:vAlign w:val="center"/>
          </w:tcPr>
          <w:p w:rsidR="001A5BA0" w:rsidRDefault="001A5BA0" w:rsidP="0008316D">
            <w:pPr>
              <w:jc w:val="center"/>
              <w:rPr>
                <w:bCs/>
                <w:szCs w:val="21"/>
              </w:rPr>
            </w:pPr>
            <w:r>
              <w:rPr>
                <w:rFonts w:hint="eastAsia"/>
                <w:bCs/>
                <w:szCs w:val="21"/>
              </w:rPr>
              <w:t>否</w:t>
            </w:r>
          </w:p>
        </w:tc>
      </w:tr>
      <w:tr w:rsidR="001A5BA0" w:rsidTr="0008316D">
        <w:trPr>
          <w:trHeight w:val="405"/>
        </w:trPr>
        <w:tc>
          <w:tcPr>
            <w:tcW w:w="1838" w:type="dxa"/>
            <w:vAlign w:val="center"/>
          </w:tcPr>
          <w:p w:rsidR="001A5BA0" w:rsidRPr="001112AF" w:rsidRDefault="001A5BA0" w:rsidP="0008316D">
            <w:pPr>
              <w:jc w:val="center"/>
            </w:pPr>
            <w:r>
              <w:t>pageCount</w:t>
            </w:r>
          </w:p>
        </w:tc>
        <w:tc>
          <w:tcPr>
            <w:tcW w:w="2655" w:type="dxa"/>
            <w:gridSpan w:val="2"/>
            <w:vAlign w:val="center"/>
          </w:tcPr>
          <w:p w:rsidR="001A5BA0" w:rsidRDefault="001A5BA0" w:rsidP="0008316D">
            <w:pPr>
              <w:jc w:val="center"/>
              <w:rPr>
                <w:bCs/>
                <w:szCs w:val="21"/>
              </w:rPr>
            </w:pPr>
            <w:r>
              <w:rPr>
                <w:rFonts w:hint="eastAsia"/>
                <w:bCs/>
                <w:szCs w:val="21"/>
              </w:rPr>
              <w:t>每页显示条数</w:t>
            </w:r>
          </w:p>
        </w:tc>
        <w:tc>
          <w:tcPr>
            <w:tcW w:w="2727" w:type="dxa"/>
            <w:vAlign w:val="center"/>
          </w:tcPr>
          <w:p w:rsidR="001A5BA0" w:rsidRPr="00FE77C3" w:rsidRDefault="001A5BA0" w:rsidP="0008316D">
            <w:pPr>
              <w:jc w:val="left"/>
              <w:rPr>
                <w:rFonts w:ascii="微软雅黑" w:eastAsia="微软雅黑" w:hAnsi="微软雅黑"/>
                <w:color w:val="333333"/>
              </w:rPr>
            </w:pPr>
            <w:r>
              <w:rPr>
                <w:rFonts w:ascii="Consolas" w:hAnsi="Consolas" w:cs="Consolas"/>
                <w:szCs w:val="21"/>
              </w:rPr>
              <w:t>最小值</w:t>
            </w:r>
            <w:r>
              <w:rPr>
                <w:rFonts w:ascii="Consolas" w:hAnsi="Consolas" w:cs="Consolas" w:hint="eastAsia"/>
                <w:szCs w:val="21"/>
              </w:rPr>
              <w:t>10</w:t>
            </w:r>
            <w:r>
              <w:rPr>
                <w:rFonts w:ascii="Consolas" w:hAnsi="Consolas" w:cs="Consolas" w:hint="eastAsia"/>
                <w:szCs w:val="21"/>
              </w:rPr>
              <w:t>，最大值</w:t>
            </w:r>
            <w:r>
              <w:rPr>
                <w:rFonts w:ascii="Consolas" w:hAnsi="Consolas" w:cs="Consolas" w:hint="eastAsia"/>
                <w:szCs w:val="21"/>
              </w:rPr>
              <w:t>30</w:t>
            </w:r>
            <w:r>
              <w:rPr>
                <w:rFonts w:ascii="Consolas" w:hAnsi="Consolas" w:cs="Consolas" w:hint="eastAsia"/>
                <w:szCs w:val="21"/>
              </w:rPr>
              <w:t>（可调整）</w:t>
            </w:r>
          </w:p>
        </w:tc>
        <w:tc>
          <w:tcPr>
            <w:tcW w:w="1847" w:type="dxa"/>
            <w:vAlign w:val="center"/>
          </w:tcPr>
          <w:p w:rsidR="001A5BA0" w:rsidRDefault="001A5BA0" w:rsidP="0008316D">
            <w:pPr>
              <w:jc w:val="center"/>
              <w:rPr>
                <w:bCs/>
                <w:szCs w:val="21"/>
              </w:rPr>
            </w:pPr>
            <w:r>
              <w:rPr>
                <w:rFonts w:hint="eastAsia"/>
                <w:bCs/>
                <w:szCs w:val="21"/>
              </w:rPr>
              <w:t>是</w:t>
            </w:r>
          </w:p>
        </w:tc>
      </w:tr>
      <w:tr w:rsidR="001A5BA0" w:rsidTr="0008316D">
        <w:trPr>
          <w:trHeight w:val="405"/>
        </w:trPr>
        <w:tc>
          <w:tcPr>
            <w:tcW w:w="1838" w:type="dxa"/>
            <w:vAlign w:val="center"/>
          </w:tcPr>
          <w:p w:rsidR="001A5BA0" w:rsidRDefault="001A5BA0" w:rsidP="0008316D">
            <w:pPr>
              <w:jc w:val="center"/>
            </w:pPr>
            <w:r w:rsidRPr="00B11FEC">
              <w:t>auditstatus</w:t>
            </w:r>
          </w:p>
        </w:tc>
        <w:tc>
          <w:tcPr>
            <w:tcW w:w="2655" w:type="dxa"/>
            <w:gridSpan w:val="2"/>
            <w:vAlign w:val="center"/>
          </w:tcPr>
          <w:p w:rsidR="001A5BA0" w:rsidRDefault="001A5BA0" w:rsidP="0008316D">
            <w:pPr>
              <w:jc w:val="center"/>
              <w:rPr>
                <w:bCs/>
                <w:szCs w:val="21"/>
              </w:rPr>
            </w:pPr>
            <w:r>
              <w:rPr>
                <w:rFonts w:hint="eastAsia"/>
                <w:bCs/>
                <w:szCs w:val="21"/>
              </w:rPr>
              <w:t>审核通过状态</w:t>
            </w:r>
          </w:p>
        </w:tc>
        <w:tc>
          <w:tcPr>
            <w:tcW w:w="2727" w:type="dxa"/>
            <w:vAlign w:val="center"/>
          </w:tcPr>
          <w:p w:rsidR="001A5BA0" w:rsidRDefault="001A5BA0" w:rsidP="0008316D">
            <w:pPr>
              <w:jc w:val="left"/>
              <w:rPr>
                <w:rFonts w:ascii="Consolas" w:hAnsi="Consolas" w:cs="Consolas"/>
                <w:szCs w:val="21"/>
              </w:rPr>
            </w:pPr>
            <w:r>
              <w:rPr>
                <w:rFonts w:ascii="Consolas" w:hAnsi="Consolas" w:cs="Consolas" w:hint="eastAsia"/>
                <w:szCs w:val="21"/>
              </w:rPr>
              <w:t>2</w:t>
            </w:r>
          </w:p>
        </w:tc>
        <w:tc>
          <w:tcPr>
            <w:tcW w:w="1847" w:type="dxa"/>
            <w:vAlign w:val="center"/>
          </w:tcPr>
          <w:p w:rsidR="001A5BA0" w:rsidRDefault="001A5BA0" w:rsidP="0008316D">
            <w:pPr>
              <w:jc w:val="center"/>
              <w:rPr>
                <w:bCs/>
                <w:szCs w:val="21"/>
              </w:rPr>
            </w:pPr>
            <w:r>
              <w:rPr>
                <w:rFonts w:hint="eastAsia"/>
                <w:bCs/>
                <w:szCs w:val="21"/>
              </w:rPr>
              <w:t>是</w:t>
            </w:r>
          </w:p>
        </w:tc>
      </w:tr>
      <w:tr w:rsidR="001A5BA0" w:rsidTr="0008316D">
        <w:tc>
          <w:tcPr>
            <w:tcW w:w="1838" w:type="dxa"/>
            <w:shd w:val="clear" w:color="auto" w:fill="A6A6A6" w:themeFill="background1" w:themeFillShade="A6"/>
            <w:vAlign w:val="center"/>
          </w:tcPr>
          <w:p w:rsidR="001A5BA0" w:rsidRDefault="001A5BA0" w:rsidP="0008316D">
            <w:pPr>
              <w:jc w:val="center"/>
              <w:rPr>
                <w:bCs/>
                <w:szCs w:val="21"/>
              </w:rPr>
            </w:pPr>
            <w:r>
              <w:rPr>
                <w:rFonts w:hint="eastAsia"/>
              </w:rPr>
              <w:t>参数</w:t>
            </w:r>
            <w:r>
              <w:t>jsonStr</w:t>
            </w:r>
            <w:r>
              <w:rPr>
                <w:rFonts w:hint="eastAsia"/>
              </w:rPr>
              <w:t>：</w:t>
            </w:r>
          </w:p>
        </w:tc>
        <w:tc>
          <w:tcPr>
            <w:tcW w:w="7229" w:type="dxa"/>
            <w:gridSpan w:val="4"/>
            <w:vAlign w:val="center"/>
          </w:tcPr>
          <w:p w:rsidR="001A5BA0" w:rsidRPr="007856FB" w:rsidRDefault="001A5BA0" w:rsidP="0008316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rPr>
                <w:b/>
                <w:color w:val="0070C0"/>
              </w:rPr>
              <w:t>pageNow</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hint="eastAsia"/>
                <w:b/>
                <w:bCs/>
                <w:color w:val="0070C0"/>
                <w:szCs w:val="21"/>
              </w:rPr>
              <w:t>当前页码</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highlight w:val="white"/>
              </w:rPr>
              <w:t>,</w:t>
            </w:r>
            <w:r w:rsidRPr="007856FB">
              <w:rPr>
                <w:rFonts w:ascii="Consolas" w:eastAsia="Consolas" w:hAnsi="Consolas" w:hint="eastAsia"/>
                <w:b/>
                <w:color w:val="0070C0"/>
                <w:sz w:val="24"/>
                <w:highlight w:val="white"/>
              </w:rPr>
              <w:t>"</w:t>
            </w:r>
            <w:r>
              <w:rPr>
                <w:b/>
                <w:color w:val="0070C0"/>
              </w:rPr>
              <w:t>sort</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hint="eastAsia"/>
                <w:b/>
                <w:bCs/>
                <w:color w:val="0070C0"/>
                <w:szCs w:val="21"/>
              </w:rPr>
              <w:t>排序方式</w:t>
            </w:r>
            <w:r w:rsidRPr="007856FB">
              <w:rPr>
                <w:rFonts w:ascii="Consolas" w:eastAsia="Consolas" w:hAnsi="Consolas" w:hint="eastAsia"/>
                <w:b/>
                <w:color w:val="0070C0"/>
                <w:sz w:val="24"/>
                <w:highlight w:val="white"/>
              </w:rPr>
              <w:t>"</w:t>
            </w:r>
            <w:r w:rsidRPr="007856FB">
              <w:rPr>
                <w:rFonts w:ascii="Consolas" w:eastAsiaTheme="minorEastAsia" w:hAnsi="Consolas" w:hint="eastAsia"/>
                <w:b/>
                <w:color w:val="0070C0"/>
                <w:sz w:val="24"/>
              </w:rPr>
              <w:t>,"</w:t>
            </w:r>
            <w:r>
              <w:rPr>
                <w:rFonts w:ascii="Consolas" w:eastAsiaTheme="minorEastAsia" w:hAnsi="Consolas" w:hint="eastAsia"/>
                <w:b/>
                <w:color w:val="0070C0"/>
                <w:sz w:val="24"/>
              </w:rPr>
              <w:t>pageCount</w:t>
            </w:r>
            <w:r w:rsidRPr="007856FB">
              <w:rPr>
                <w:rFonts w:ascii="Consolas" w:eastAsiaTheme="minorEastAsia" w:hAnsi="Consolas" w:hint="eastAsia"/>
                <w:b/>
                <w:color w:val="0070C0"/>
                <w:sz w:val="24"/>
              </w:rPr>
              <w:t>":"</w:t>
            </w:r>
            <w:r>
              <w:rPr>
                <w:rFonts w:ascii="Consolas" w:eastAsiaTheme="minorEastAsia" w:hAnsi="Consolas" w:hint="eastAsia"/>
                <w:b/>
                <w:color w:val="0070C0"/>
                <w:sz w:val="24"/>
              </w:rPr>
              <w:t>每页条数</w:t>
            </w:r>
            <w:r w:rsidRPr="007856FB">
              <w:rPr>
                <w:rFonts w:ascii="Consolas" w:eastAsiaTheme="minorEastAsia" w:hAnsi="Consolas" w:hint="eastAsia"/>
                <w:b/>
                <w:color w:val="0070C0"/>
                <w:sz w:val="24"/>
              </w:rPr>
              <w:t>"</w:t>
            </w:r>
            <w:r w:rsidRPr="007856FB">
              <w:rPr>
                <w:rFonts w:ascii="Consolas" w:eastAsia="Consolas" w:hAnsi="Consolas"/>
                <w:b/>
                <w:color w:val="0070C0"/>
                <w:sz w:val="24"/>
              </w:rPr>
              <w:t>}</w:t>
            </w:r>
          </w:p>
        </w:tc>
      </w:tr>
      <w:tr w:rsidR="001A5BA0" w:rsidTr="0008316D">
        <w:tc>
          <w:tcPr>
            <w:tcW w:w="1838" w:type="dxa"/>
            <w:shd w:val="clear" w:color="auto" w:fill="A6A6A6" w:themeFill="background1" w:themeFillShade="A6"/>
            <w:vAlign w:val="center"/>
          </w:tcPr>
          <w:p w:rsidR="001A5BA0" w:rsidRDefault="001A5BA0" w:rsidP="0008316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1A5BA0" w:rsidRDefault="001A5BA0" w:rsidP="0008316D">
            <w:pPr>
              <w:ind w:firstLine="210"/>
              <w:jc w:val="center"/>
              <w:rPr>
                <w:rFonts w:ascii="宋体" w:hAnsi="宋体"/>
                <w:bCs/>
                <w:szCs w:val="21"/>
              </w:rPr>
            </w:pPr>
          </w:p>
        </w:tc>
        <w:tc>
          <w:tcPr>
            <w:tcW w:w="2762" w:type="dxa"/>
            <w:gridSpan w:val="2"/>
            <w:shd w:val="clear" w:color="auto" w:fill="A6A6A6" w:themeFill="background1" w:themeFillShade="A6"/>
          </w:tcPr>
          <w:p w:rsidR="001A5BA0" w:rsidRDefault="001A5BA0" w:rsidP="0008316D">
            <w:pPr>
              <w:ind w:firstLine="210"/>
              <w:jc w:val="center"/>
              <w:rPr>
                <w:rFonts w:ascii="宋体" w:hAnsi="宋体"/>
                <w:bCs/>
                <w:szCs w:val="21"/>
              </w:rPr>
            </w:pPr>
          </w:p>
        </w:tc>
        <w:tc>
          <w:tcPr>
            <w:tcW w:w="1847" w:type="dxa"/>
            <w:shd w:val="clear" w:color="auto" w:fill="A6A6A6" w:themeFill="background1" w:themeFillShade="A6"/>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1112AF" w:rsidRDefault="001A5BA0" w:rsidP="0008316D">
            <w:pPr>
              <w:jc w:val="center"/>
            </w:pPr>
            <w:r>
              <w:t>total</w:t>
            </w:r>
          </w:p>
        </w:tc>
        <w:tc>
          <w:tcPr>
            <w:tcW w:w="2620" w:type="dxa"/>
            <w:shd w:val="clear" w:color="auto" w:fill="auto"/>
            <w:vAlign w:val="center"/>
          </w:tcPr>
          <w:p w:rsidR="001A5BA0" w:rsidRPr="001112AF" w:rsidRDefault="001A5BA0" w:rsidP="0008316D">
            <w:pPr>
              <w:jc w:val="center"/>
              <w:rPr>
                <w:bCs/>
                <w:szCs w:val="21"/>
              </w:rPr>
            </w:pPr>
            <w:r>
              <w:rPr>
                <w:rFonts w:hint="eastAsia"/>
                <w:bCs/>
                <w:szCs w:val="21"/>
              </w:rPr>
              <w:t>总数量</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1112AF" w:rsidRDefault="001A5BA0" w:rsidP="0008316D">
            <w:pPr>
              <w:jc w:val="center"/>
              <w:rPr>
                <w:b/>
                <w:bCs/>
                <w:szCs w:val="21"/>
              </w:rPr>
            </w:pPr>
            <w:r>
              <w:rPr>
                <w:rFonts w:ascii="Courier New" w:hAnsi="Courier New" w:cs="Courier New"/>
              </w:rPr>
              <w:t>sort</w:t>
            </w:r>
          </w:p>
        </w:tc>
        <w:tc>
          <w:tcPr>
            <w:tcW w:w="2620" w:type="dxa"/>
            <w:shd w:val="clear" w:color="auto" w:fill="auto"/>
            <w:vAlign w:val="center"/>
          </w:tcPr>
          <w:p w:rsidR="001A5BA0" w:rsidRPr="001112AF" w:rsidRDefault="001A5BA0" w:rsidP="0008316D">
            <w:pPr>
              <w:jc w:val="center"/>
              <w:rPr>
                <w:rFonts w:ascii="Courier New" w:hAnsi="Courier New" w:cs="Courier New"/>
              </w:rPr>
            </w:pPr>
            <w:r>
              <w:rPr>
                <w:rFonts w:hint="eastAsia"/>
                <w:bCs/>
                <w:szCs w:val="21"/>
              </w:rPr>
              <w:t>排序方式</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r>
              <w:rPr>
                <w:rFonts w:ascii="Courier New" w:hAnsi="Courier New" w:cs="Courier New" w:hint="eastAsia"/>
              </w:rPr>
              <w:t>rows</w:t>
            </w:r>
          </w:p>
        </w:tc>
        <w:tc>
          <w:tcPr>
            <w:tcW w:w="2620" w:type="dxa"/>
            <w:shd w:val="clear" w:color="auto" w:fill="auto"/>
            <w:vAlign w:val="center"/>
          </w:tcPr>
          <w:p w:rsidR="001A5BA0" w:rsidRDefault="001A5BA0" w:rsidP="0008316D">
            <w:pPr>
              <w:jc w:val="center"/>
              <w:rPr>
                <w:bCs/>
                <w:szCs w:val="21"/>
              </w:rPr>
            </w:pPr>
            <w:r>
              <w:rPr>
                <w:rFonts w:hint="eastAsia"/>
                <w:bCs/>
                <w:szCs w:val="21"/>
              </w:rPr>
              <w:t>每页显示条数</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Default="001A5BA0" w:rsidP="0008316D">
            <w:pPr>
              <w:jc w:val="center"/>
              <w:rPr>
                <w:bCs/>
                <w:szCs w:val="21"/>
              </w:rPr>
            </w:pPr>
            <w:r>
              <w:rPr>
                <w:rFonts w:hint="eastAsia"/>
                <w:bCs/>
                <w:szCs w:val="21"/>
              </w:rPr>
              <w:t>type</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1:物品，2：钱</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Default="001A5BA0" w:rsidP="0008316D">
            <w:pPr>
              <w:jc w:val="center"/>
              <w:rPr>
                <w:bCs/>
                <w:szCs w:val="21"/>
              </w:rPr>
            </w:pPr>
            <w:r>
              <w:rPr>
                <w:bCs/>
                <w:szCs w:val="21"/>
              </w:rPr>
              <w:t>i</w:t>
            </w:r>
            <w:r>
              <w:rPr>
                <w:rFonts w:hint="eastAsia"/>
                <w:bCs/>
                <w:szCs w:val="21"/>
              </w:rPr>
              <w:t>d</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记录的Id</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r>
              <w:rPr>
                <w:rFonts w:ascii="Courier New" w:hAnsi="Courier New" w:cs="Courier New"/>
              </w:rPr>
              <w:t>helpList</w:t>
            </w:r>
          </w:p>
        </w:tc>
        <w:tc>
          <w:tcPr>
            <w:tcW w:w="2620" w:type="dxa"/>
            <w:shd w:val="clear" w:color="auto" w:fill="auto"/>
            <w:vAlign w:val="center"/>
          </w:tcPr>
          <w:p w:rsidR="001A5BA0" w:rsidRDefault="001A5BA0" w:rsidP="0008316D">
            <w:pPr>
              <w:jc w:val="center"/>
              <w:rPr>
                <w:bCs/>
                <w:szCs w:val="21"/>
              </w:rPr>
            </w:pPr>
            <w:r w:rsidRPr="00CF52EF">
              <w:rPr>
                <w:bCs/>
                <w:szCs w:val="21"/>
              </w:rPr>
              <w:t>itemsName</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物品名称</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Pr="00CF52EF" w:rsidRDefault="001A5BA0" w:rsidP="0008316D">
            <w:pPr>
              <w:jc w:val="center"/>
              <w:rPr>
                <w:bCs/>
                <w:szCs w:val="21"/>
              </w:rPr>
            </w:pPr>
            <w:r w:rsidRPr="004A78BE">
              <w:rPr>
                <w:bCs/>
                <w:szCs w:val="21"/>
              </w:rPr>
              <w:t>userId</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用户</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Pr="00CF52EF" w:rsidRDefault="001A5BA0" w:rsidP="0008316D">
            <w:pPr>
              <w:jc w:val="center"/>
              <w:rPr>
                <w:bCs/>
                <w:szCs w:val="21"/>
              </w:rPr>
            </w:pPr>
            <w:r w:rsidRPr="00CF52EF">
              <w:rPr>
                <w:bCs/>
                <w:szCs w:val="21"/>
              </w:rPr>
              <w:t>itemsDesc</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物品描述</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Pr="00CF52EF" w:rsidRDefault="001A5BA0" w:rsidP="0008316D">
            <w:pPr>
              <w:jc w:val="center"/>
              <w:rPr>
                <w:bCs/>
                <w:szCs w:val="21"/>
              </w:rPr>
            </w:pPr>
            <w:r w:rsidRPr="00CF52EF">
              <w:rPr>
                <w:bCs/>
                <w:szCs w:val="21"/>
              </w:rPr>
              <w:t>applyStatus</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是否有人捐赠</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Pr="00CF52EF" w:rsidRDefault="001A5BA0" w:rsidP="0008316D">
            <w:pPr>
              <w:jc w:val="center"/>
              <w:rPr>
                <w:bCs/>
                <w:szCs w:val="21"/>
              </w:rPr>
            </w:pPr>
            <w:r w:rsidRPr="00CF52EF">
              <w:rPr>
                <w:bCs/>
                <w:szCs w:val="21"/>
              </w:rPr>
              <w:t>reason</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申请原因</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Pr="00CF52EF" w:rsidRDefault="001A5BA0" w:rsidP="0008316D">
            <w:pPr>
              <w:jc w:val="center"/>
              <w:rPr>
                <w:bCs/>
                <w:szCs w:val="21"/>
              </w:rPr>
            </w:pPr>
            <w:r>
              <w:t>i</w:t>
            </w:r>
            <w:r>
              <w:rPr>
                <w:rFonts w:hint="eastAsia"/>
              </w:rPr>
              <w:t>tid</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物品类别id</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Pr="00CF52EF" w:rsidRDefault="001A5BA0" w:rsidP="0008316D">
            <w:pPr>
              <w:jc w:val="center"/>
              <w:rPr>
                <w:bCs/>
                <w:szCs w:val="21"/>
              </w:rPr>
            </w:pPr>
            <w:r w:rsidRPr="004A78BE">
              <w:rPr>
                <w:bCs/>
                <w:szCs w:val="21"/>
              </w:rPr>
              <w:t>itName</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物品类别</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Pr="004A78BE" w:rsidRDefault="001A5BA0" w:rsidP="0008316D">
            <w:pPr>
              <w:jc w:val="center"/>
              <w:rPr>
                <w:bCs/>
                <w:szCs w:val="21"/>
              </w:rPr>
            </w:pPr>
            <w:r w:rsidRPr="005B7574">
              <w:rPr>
                <w:bCs/>
                <w:szCs w:val="21"/>
              </w:rPr>
              <w:t>getMoney</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要钱的金额</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Pr="005B7574" w:rsidRDefault="001A5BA0" w:rsidP="0008316D">
            <w:pPr>
              <w:jc w:val="center"/>
              <w:rPr>
                <w:bCs/>
                <w:szCs w:val="21"/>
              </w:rPr>
            </w:pPr>
            <w:r w:rsidRPr="005B7574">
              <w:rPr>
                <w:bCs/>
                <w:szCs w:val="21"/>
              </w:rPr>
              <w:t>moneyCount</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已捐金额</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Pr="00CF52EF" w:rsidRDefault="001A5BA0" w:rsidP="0008316D">
            <w:pPr>
              <w:jc w:val="center"/>
              <w:rPr>
                <w:bCs/>
                <w:szCs w:val="21"/>
              </w:rPr>
            </w:pPr>
            <w:r w:rsidRPr="00CF52EF">
              <w:rPr>
                <w:bCs/>
                <w:szCs w:val="21"/>
              </w:rPr>
              <w:t>publishTime</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发布时间</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Pr="00CF52EF" w:rsidRDefault="001A5BA0" w:rsidP="0008316D">
            <w:pPr>
              <w:jc w:val="center"/>
              <w:rPr>
                <w:bCs/>
                <w:szCs w:val="21"/>
              </w:rPr>
            </w:pPr>
            <w:r w:rsidRPr="00C97B46">
              <w:rPr>
                <w:bCs/>
                <w:szCs w:val="21"/>
              </w:rPr>
              <w:t>auditStatus</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审核状态</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Pr="00C97B46" w:rsidRDefault="001A5BA0" w:rsidP="0008316D">
            <w:pPr>
              <w:jc w:val="center"/>
              <w:rPr>
                <w:bCs/>
                <w:szCs w:val="21"/>
              </w:rPr>
            </w:pPr>
            <w:r>
              <w:rPr>
                <w:rFonts w:hint="eastAsia"/>
                <w:bCs/>
                <w:szCs w:val="21"/>
              </w:rPr>
              <w:t>remainTime</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剩余天数</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Default="001A5BA0" w:rsidP="0008316D">
            <w:pPr>
              <w:jc w:val="center"/>
              <w:rPr>
                <w:bCs/>
                <w:szCs w:val="21"/>
              </w:rPr>
            </w:pPr>
            <w:r w:rsidRPr="00DB5F8E">
              <w:t>regionid</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地域id</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rFonts w:ascii="Courier New" w:hAnsi="Courier New" w:cs="Courier New"/>
              </w:rPr>
            </w:pPr>
          </w:p>
        </w:tc>
        <w:tc>
          <w:tcPr>
            <w:tcW w:w="2620" w:type="dxa"/>
            <w:shd w:val="clear" w:color="auto" w:fill="auto"/>
            <w:vAlign w:val="center"/>
          </w:tcPr>
          <w:p w:rsidR="001A5BA0" w:rsidRDefault="001A5BA0" w:rsidP="0008316D">
            <w:pPr>
              <w:jc w:val="center"/>
              <w:rPr>
                <w:bCs/>
                <w:szCs w:val="21"/>
              </w:rPr>
            </w:pPr>
            <w:r w:rsidRPr="00F71D54">
              <w:rPr>
                <w:bCs/>
                <w:szCs w:val="21"/>
              </w:rPr>
              <w:t>caption</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所属地区</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6F171F" w:rsidRDefault="001A5BA0" w:rsidP="0008316D">
            <w:pPr>
              <w:jc w:val="center"/>
              <w:rPr>
                <w:rFonts w:ascii="Courier New" w:hAnsi="Courier New" w:cs="Courier New"/>
                <w:color w:val="C00000"/>
              </w:rPr>
            </w:pPr>
          </w:p>
        </w:tc>
        <w:tc>
          <w:tcPr>
            <w:tcW w:w="2620" w:type="dxa"/>
            <w:shd w:val="clear" w:color="auto" w:fill="auto"/>
            <w:vAlign w:val="center"/>
          </w:tcPr>
          <w:p w:rsidR="001A5BA0" w:rsidRPr="006F171F" w:rsidRDefault="001A5BA0" w:rsidP="0008316D">
            <w:pPr>
              <w:jc w:val="center"/>
              <w:rPr>
                <w:bCs/>
                <w:color w:val="C00000"/>
                <w:szCs w:val="21"/>
              </w:rPr>
            </w:pPr>
            <w:r w:rsidRPr="006F171F">
              <w:rPr>
                <w:bCs/>
                <w:color w:val="C00000"/>
                <w:szCs w:val="21"/>
              </w:rPr>
              <w:t>bstUserAddress</w:t>
            </w:r>
          </w:p>
        </w:tc>
        <w:tc>
          <w:tcPr>
            <w:tcW w:w="2762" w:type="dxa"/>
            <w:gridSpan w:val="2"/>
            <w:shd w:val="clear" w:color="auto" w:fill="auto"/>
          </w:tcPr>
          <w:p w:rsidR="001A5BA0" w:rsidRPr="006F171F" w:rsidRDefault="001A5BA0" w:rsidP="0008316D">
            <w:pPr>
              <w:ind w:firstLine="210"/>
              <w:jc w:val="center"/>
              <w:rPr>
                <w:rFonts w:ascii="宋体" w:hAnsi="宋体"/>
                <w:bCs/>
                <w:color w:val="C00000"/>
                <w:szCs w:val="21"/>
              </w:rPr>
            </w:pPr>
            <w:r w:rsidRPr="006F171F">
              <w:rPr>
                <w:rFonts w:ascii="宋体" w:hAnsi="宋体" w:hint="eastAsia"/>
                <w:bCs/>
                <w:color w:val="C00000"/>
                <w:szCs w:val="21"/>
              </w:rPr>
              <w:t>家庭地址</w:t>
            </w:r>
          </w:p>
        </w:tc>
        <w:tc>
          <w:tcPr>
            <w:tcW w:w="1847" w:type="dxa"/>
            <w:shd w:val="clear" w:color="auto" w:fill="auto"/>
          </w:tcPr>
          <w:p w:rsidR="001A5BA0" w:rsidRPr="006F171F" w:rsidRDefault="001A5BA0" w:rsidP="0008316D">
            <w:pPr>
              <w:ind w:firstLine="210"/>
              <w:jc w:val="center"/>
              <w:rPr>
                <w:rFonts w:ascii="宋体" w:hAnsi="宋体"/>
                <w:bCs/>
                <w:color w:val="C00000"/>
                <w:szCs w:val="21"/>
              </w:rPr>
            </w:pPr>
          </w:p>
        </w:tc>
      </w:tr>
      <w:tr w:rsidR="001A5BA0" w:rsidRPr="00F64465" w:rsidTr="0008316D">
        <w:tc>
          <w:tcPr>
            <w:tcW w:w="1838" w:type="dxa"/>
            <w:shd w:val="clear" w:color="auto" w:fill="FFFFFF" w:themeFill="background1"/>
            <w:vAlign w:val="center"/>
          </w:tcPr>
          <w:p w:rsidR="001A5BA0" w:rsidRPr="00F64465" w:rsidRDefault="001A5BA0" w:rsidP="0008316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1A5BA0" w:rsidRPr="00F64465" w:rsidRDefault="001A5BA0" w:rsidP="0008316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1A5BA0" w:rsidRPr="00F64465" w:rsidRDefault="001A5BA0" w:rsidP="0008316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1A5BA0" w:rsidRPr="00F64465" w:rsidRDefault="001A5BA0" w:rsidP="0008316D">
            <w:pPr>
              <w:widowControl/>
              <w:jc w:val="center"/>
              <w:rPr>
                <w:rFonts w:ascii="Consolas" w:hAnsi="Consolas" w:cs="Consolas"/>
                <w:szCs w:val="21"/>
              </w:rPr>
            </w:pPr>
          </w:p>
        </w:tc>
      </w:tr>
      <w:tr w:rsidR="001A5BA0" w:rsidRPr="00F64465" w:rsidTr="0008316D">
        <w:tc>
          <w:tcPr>
            <w:tcW w:w="1838" w:type="dxa"/>
            <w:shd w:val="clear" w:color="auto" w:fill="FFFFFF" w:themeFill="background1"/>
            <w:vAlign w:val="center"/>
          </w:tcPr>
          <w:p w:rsidR="001A5BA0" w:rsidRPr="00F64465" w:rsidRDefault="001A5BA0" w:rsidP="0008316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1A5BA0" w:rsidRPr="00F64465" w:rsidRDefault="001A5BA0" w:rsidP="0008316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1A5BA0" w:rsidRPr="00F64465" w:rsidRDefault="001A5BA0" w:rsidP="0008316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1A5BA0" w:rsidRPr="00F64465" w:rsidRDefault="001A5BA0" w:rsidP="0008316D">
            <w:pPr>
              <w:widowControl/>
              <w:jc w:val="center"/>
              <w:rPr>
                <w:rFonts w:ascii="Consolas" w:hAnsi="Consolas" w:cs="Consolas"/>
                <w:szCs w:val="21"/>
              </w:rPr>
            </w:pPr>
          </w:p>
        </w:tc>
      </w:tr>
      <w:tr w:rsidR="001A5BA0" w:rsidTr="0008316D">
        <w:tc>
          <w:tcPr>
            <w:tcW w:w="1838" w:type="dxa"/>
            <w:shd w:val="clear" w:color="auto" w:fill="A6A6A6" w:themeFill="background1" w:themeFillShade="A6"/>
            <w:vAlign w:val="center"/>
          </w:tcPr>
          <w:p w:rsidR="001A5BA0" w:rsidRDefault="001A5BA0" w:rsidP="0008316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1A5BA0" w:rsidRPr="00ED4762" w:rsidRDefault="001A5BA0" w:rsidP="0008316D">
            <w:pPr>
              <w:jc w:val="left"/>
              <w:rPr>
                <w:rFonts w:ascii="Consolas" w:hAnsi="Consolas" w:cs="Consolas"/>
                <w:bCs/>
                <w:color w:val="5B9BD5" w:themeColor="accent1"/>
                <w:szCs w:val="21"/>
              </w:rPr>
            </w:pPr>
            <w:r w:rsidRPr="00ED4762">
              <w:rPr>
                <w:rFonts w:ascii="Consolas" w:hAnsi="Consolas" w:cs="Consolas" w:hint="eastAsia"/>
                <w:bCs/>
                <w:color w:val="5B9BD5" w:themeColor="accent1"/>
                <w:sz w:val="24"/>
                <w:szCs w:val="24"/>
              </w:rPr>
              <w:t>{</w:t>
            </w:r>
            <w:r w:rsidRPr="00ED4762">
              <w:rPr>
                <w:rFonts w:ascii="Consolas" w:eastAsia="Consolas" w:hAnsi="Consolas" w:hint="eastAsia"/>
                <w:color w:val="5B9BD5" w:themeColor="accent1"/>
                <w:sz w:val="24"/>
                <w:highlight w:val="white"/>
              </w:rPr>
              <w:t>"</w:t>
            </w:r>
            <w:r w:rsidRPr="00ED4762">
              <w:rPr>
                <w:rFonts w:ascii="Consolas" w:hAnsi="Consolas" w:cs="Consolas" w:hint="eastAsia"/>
                <w:color w:val="5B9BD5" w:themeColor="accent1"/>
                <w:szCs w:val="21"/>
              </w:rPr>
              <w:t>rspCode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hint="eastAsia"/>
                <w:bCs/>
                <w:color w:val="5B9BD5" w:themeColor="accent1"/>
                <w:szCs w:val="21"/>
              </w:rPr>
              <w:t>0</w:t>
            </w:r>
            <w:r w:rsidRPr="00ED4762">
              <w:rPr>
                <w:bCs/>
                <w:color w:val="5B9BD5" w:themeColor="accent1"/>
                <w:szCs w:val="21"/>
              </w:rPr>
              <w:t>00</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rFonts w:ascii="Consolas" w:hAnsi="Consolas" w:cs="Consolas" w:hint="eastAsia"/>
                <w:color w:val="5B9BD5" w:themeColor="accent1"/>
                <w:szCs w:val="21"/>
              </w:rPr>
              <w:t>rspDesc</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rFonts w:hint="eastAsia"/>
                <w:bCs/>
                <w:color w:val="5B9BD5" w:themeColor="accent1"/>
                <w:szCs w:val="21"/>
              </w:rPr>
              <w:t>正常</w:t>
            </w:r>
            <w:r w:rsidRPr="00ED4762">
              <w:rPr>
                <w:rFonts w:ascii="Consolas" w:eastAsia="Consolas" w:hAnsi="Consolas" w:hint="eastAsia"/>
                <w:color w:val="5B9BD5" w:themeColor="accent1"/>
                <w:sz w:val="24"/>
                <w:highlight w:val="white"/>
              </w:rPr>
              <w:t>"</w:t>
            </w:r>
            <w:r w:rsidRPr="00ED4762">
              <w:rPr>
                <w:rFonts w:ascii="宋体" w:hAnsi="宋体" w:cs="宋体" w:hint="eastAsia"/>
                <w:color w:val="5B9BD5" w:themeColor="accent1"/>
                <w:sz w:val="24"/>
                <w:highlight w:val="white"/>
              </w:rPr>
              <w:t>，</w:t>
            </w:r>
            <w:r w:rsidRPr="00ED4762">
              <w:rPr>
                <w:rFonts w:ascii="Consolas" w:hAnsi="Consolas" w:cs="Consolas" w:hint="eastAsia"/>
                <w:bCs/>
                <w:color w:val="5B9BD5" w:themeColor="accent1"/>
                <w:sz w:val="21"/>
                <w:szCs w:val="21"/>
              </w:rPr>
              <w:t>"rows":"2","page":"</w:t>
            </w:r>
            <w:r w:rsidRPr="00ED4762">
              <w:rPr>
                <w:rFonts w:ascii="Consolas" w:hAnsi="Consolas" w:cs="Consolas"/>
                <w:bCs/>
                <w:color w:val="5B9BD5" w:themeColor="accent1"/>
                <w:sz w:val="21"/>
                <w:szCs w:val="21"/>
              </w:rPr>
              <w:t>1</w:t>
            </w:r>
            <w:r w:rsidRPr="00ED4762">
              <w:rPr>
                <w:rFonts w:ascii="Consolas" w:hAnsi="Consolas" w:cs="Consolas" w:hint="eastAsia"/>
                <w:bCs/>
                <w:color w:val="5B9BD5" w:themeColor="accent1"/>
                <w:sz w:val="21"/>
                <w:szCs w:val="21"/>
              </w:rPr>
              <w:t>","total":"2","</w:t>
            </w:r>
            <w:r w:rsidRPr="00ED4762">
              <w:rPr>
                <w:rFonts w:ascii="Courier New" w:hAnsi="Courier New" w:cs="Courier New"/>
                <w:color w:val="5B9BD5" w:themeColor="accent1"/>
              </w:rPr>
              <w:t>helpList</w:t>
            </w:r>
            <w:r w:rsidRPr="00ED4762">
              <w:rPr>
                <w:rFonts w:ascii="Courier New" w:hAnsi="Courier New" w:cs="Courier New" w:hint="eastAsia"/>
                <w:color w:val="5B9BD5" w:themeColor="accent1"/>
              </w:rPr>
              <w:t>"</w:t>
            </w:r>
            <w:r w:rsidRPr="00ED4762">
              <w:rPr>
                <w:rFonts w:ascii="Consolas" w:hAnsi="Consolas" w:cs="Consolas" w:hint="eastAsia"/>
                <w:bCs/>
                <w:color w:val="5B9BD5" w:themeColor="accent1"/>
                <w:sz w:val="21"/>
                <w:szCs w:val="21"/>
              </w:rPr>
              <w:t>:[{"type":"1","</w:t>
            </w:r>
            <w:r>
              <w:rPr>
                <w:rFonts w:ascii="Consolas" w:hAnsi="Consolas" w:cs="Consolas" w:hint="eastAsia"/>
                <w:bCs/>
                <w:color w:val="5B9BD5" w:themeColor="accent1"/>
                <w:sz w:val="21"/>
                <w:szCs w:val="21"/>
              </w:rPr>
              <w:t>id</w:t>
            </w:r>
            <w:r w:rsidRPr="00ED4762">
              <w:rPr>
                <w:rFonts w:ascii="Consolas" w:hAnsi="Consolas" w:cs="Consolas" w:hint="eastAsia"/>
                <w:bCs/>
                <w:color w:val="5B9BD5" w:themeColor="accent1"/>
                <w:sz w:val="21"/>
                <w:szCs w:val="21"/>
              </w:rPr>
              <w:t>":"1",</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itemsName</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物品名称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userId</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用户</w:t>
            </w:r>
            <w:r w:rsidRPr="00ED4762">
              <w:rPr>
                <w:rFonts w:hint="eastAsia"/>
                <w:bCs/>
                <w:color w:val="5B9BD5" w:themeColor="accent1"/>
                <w:szCs w:val="21"/>
              </w:rPr>
              <w:t>ID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itemsDesc</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物品描述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applyStatus</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是否有人捐赠</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reason</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申请原因</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itName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物品类别</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bCs/>
                <w:color w:val="5B9BD5" w:themeColor="accent1"/>
                <w:szCs w:val="21"/>
              </w:rPr>
              <w:t xml:space="preserve"> getMoney</w:t>
            </w:r>
            <w:r w:rsidRPr="00ED4762">
              <w:rPr>
                <w:rFonts w:ascii="Consolas" w:hAnsi="Consolas" w:hint="eastAsia"/>
                <w:color w:val="5B9BD5" w:themeColor="accent1"/>
                <w:sz w:val="24"/>
              </w:rPr>
              <w:t>":"null","</w:t>
            </w:r>
            <w:r w:rsidRPr="00ED4762">
              <w:rPr>
                <w:bCs/>
                <w:color w:val="5B9BD5" w:themeColor="accent1"/>
                <w:szCs w:val="21"/>
              </w:rPr>
              <w:t xml:space="preserve"> moneyCount</w:t>
            </w:r>
            <w:r w:rsidRPr="00ED4762">
              <w:rPr>
                <w:rFonts w:ascii="Consolas" w:hAnsi="Consolas" w:hint="eastAsia"/>
                <w:color w:val="5B9BD5" w:themeColor="accent1"/>
                <w:sz w:val="24"/>
              </w:rPr>
              <w:t>:","null",</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publishTime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发布时间</w:t>
            </w:r>
            <w:r w:rsidRPr="00ED4762">
              <w:rPr>
                <w:rFonts w:ascii="Consolas" w:eastAsia="Consolas" w:hAnsi="Consolas" w:hint="eastAsia"/>
                <w:color w:val="5B9BD5" w:themeColor="accent1"/>
                <w:sz w:val="24"/>
                <w:highlight w:val="white"/>
              </w:rPr>
              <w:t>"</w:t>
            </w:r>
            <w:r w:rsidRPr="00ED4762">
              <w:rPr>
                <w:rFonts w:ascii="Consolas" w:eastAsia="Consolas" w:hAnsi="Consolas"/>
                <w:color w:val="5B9BD5" w:themeColor="accent1"/>
                <w:sz w:val="21"/>
                <w:szCs w:val="21"/>
              </w:rPr>
              <w:t>},</w:t>
            </w:r>
            <w:r w:rsidRPr="00ED4762">
              <w:rPr>
                <w:rFonts w:ascii="Consolas" w:hAnsi="Consolas" w:cs="Consolas" w:hint="eastAsia"/>
                <w:bCs/>
                <w:color w:val="5B9BD5" w:themeColor="accent1"/>
                <w:sz w:val="21"/>
                <w:szCs w:val="21"/>
              </w:rPr>
              <w:t>{</w:t>
            </w:r>
            <w:r>
              <w:rPr>
                <w:rFonts w:ascii="Consolas" w:hAnsi="Consolas" w:cs="Consolas" w:hint="eastAsia"/>
                <w:bCs/>
                <w:color w:val="5B9BD5" w:themeColor="accent1"/>
                <w:sz w:val="21"/>
                <w:szCs w:val="21"/>
              </w:rPr>
              <w:t>"type":"2</w:t>
            </w:r>
            <w:r w:rsidRPr="00ED4762">
              <w:rPr>
                <w:rFonts w:ascii="Consolas" w:hAnsi="Consolas" w:cs="Consolas" w:hint="eastAsia"/>
                <w:bCs/>
                <w:color w:val="5B9BD5" w:themeColor="accent1"/>
                <w:sz w:val="21"/>
                <w:szCs w:val="21"/>
              </w:rPr>
              <w:t>","</w:t>
            </w:r>
            <w:r>
              <w:rPr>
                <w:rFonts w:ascii="Consolas" w:hAnsi="Consolas" w:cs="Consolas" w:hint="eastAsia"/>
                <w:bCs/>
                <w:color w:val="5B9BD5" w:themeColor="accent1"/>
                <w:sz w:val="21"/>
                <w:szCs w:val="21"/>
              </w:rPr>
              <w:t>id</w:t>
            </w:r>
            <w:r w:rsidRPr="00ED4762">
              <w:rPr>
                <w:rFonts w:ascii="Consolas" w:hAnsi="Consolas" w:cs="Consolas" w:hint="eastAsia"/>
                <w:bCs/>
                <w:color w:val="5B9BD5" w:themeColor="accent1"/>
                <w:sz w:val="21"/>
                <w:szCs w:val="21"/>
              </w:rPr>
              <w:t>":"</w:t>
            </w:r>
            <w:r>
              <w:rPr>
                <w:rFonts w:ascii="Consolas" w:hAnsi="Consolas" w:cs="Consolas" w:hint="eastAsia"/>
                <w:bCs/>
                <w:color w:val="5B9BD5" w:themeColor="accent1"/>
                <w:sz w:val="21"/>
                <w:szCs w:val="21"/>
              </w:rPr>
              <w:t>2</w:t>
            </w:r>
            <w:r w:rsidRPr="00ED4762">
              <w:rPr>
                <w:rFonts w:ascii="Consolas" w:hAnsi="Consolas" w:cs="Consolas" w:hint="eastAsia"/>
                <w:bCs/>
                <w:color w:val="5B9BD5" w:themeColor="accent1"/>
                <w:sz w:val="21"/>
                <w:szCs w:val="21"/>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itemsName</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物品名称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userId</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用户</w:t>
            </w:r>
            <w:r w:rsidRPr="00ED4762">
              <w:rPr>
                <w:rFonts w:hint="eastAsia"/>
                <w:bCs/>
                <w:color w:val="5B9BD5" w:themeColor="accent1"/>
                <w:szCs w:val="21"/>
              </w:rPr>
              <w:t>ID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itemsDesc</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物品描述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applyStatus</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是否有人捐赠</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reason</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申请原因</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itName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null</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bCs/>
                <w:color w:val="5B9BD5" w:themeColor="accent1"/>
                <w:szCs w:val="21"/>
              </w:rPr>
              <w:t xml:space="preserve"> getMoney</w:t>
            </w:r>
            <w:r w:rsidRPr="00ED4762">
              <w:rPr>
                <w:rFonts w:ascii="Consolas" w:hAnsi="Consolas" w:hint="eastAsia"/>
                <w:color w:val="5B9BD5" w:themeColor="accent1"/>
                <w:sz w:val="24"/>
              </w:rPr>
              <w:t>":"</w:t>
            </w:r>
            <w:r w:rsidRPr="00ED4762">
              <w:rPr>
                <w:rFonts w:ascii="宋体" w:hAnsi="宋体" w:hint="eastAsia"/>
                <w:bCs/>
                <w:color w:val="5B9BD5" w:themeColor="accent1"/>
                <w:szCs w:val="21"/>
              </w:rPr>
              <w:t>要钱的金额</w:t>
            </w:r>
            <w:r w:rsidRPr="00ED4762">
              <w:rPr>
                <w:rFonts w:ascii="Consolas" w:hAnsi="Consolas" w:hint="eastAsia"/>
                <w:color w:val="5B9BD5" w:themeColor="accent1"/>
                <w:sz w:val="24"/>
              </w:rPr>
              <w:t>","</w:t>
            </w:r>
            <w:r w:rsidRPr="00ED4762">
              <w:rPr>
                <w:bCs/>
                <w:color w:val="5B9BD5" w:themeColor="accent1"/>
                <w:szCs w:val="21"/>
              </w:rPr>
              <w:t xml:space="preserve"> moneyCount</w:t>
            </w:r>
            <w:r w:rsidRPr="00ED4762">
              <w:rPr>
                <w:rFonts w:ascii="Consolas" w:hAnsi="Consolas" w:hint="eastAsia"/>
                <w:color w:val="5B9BD5" w:themeColor="accent1"/>
                <w:sz w:val="24"/>
              </w:rPr>
              <w:t>":"</w:t>
            </w:r>
            <w:r w:rsidRPr="00ED4762">
              <w:rPr>
                <w:rFonts w:ascii="宋体" w:hAnsi="宋体" w:hint="eastAsia"/>
                <w:bCs/>
                <w:color w:val="5B9BD5" w:themeColor="accent1"/>
                <w:szCs w:val="21"/>
              </w:rPr>
              <w:t xml:space="preserve"> 已捐金额</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publishTime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发布时间</w:t>
            </w:r>
            <w:r w:rsidRPr="00ED4762">
              <w:rPr>
                <w:rFonts w:ascii="Consolas" w:eastAsia="Consolas" w:hAnsi="Consolas" w:hint="eastAsia"/>
                <w:color w:val="5B9BD5" w:themeColor="accent1"/>
                <w:sz w:val="24"/>
                <w:highlight w:val="white"/>
              </w:rPr>
              <w:t>"</w:t>
            </w:r>
            <w:r w:rsidRPr="00ED4762">
              <w:rPr>
                <w:rFonts w:ascii="Consolas" w:eastAsia="Consolas" w:hAnsi="Consolas"/>
                <w:color w:val="5B9BD5" w:themeColor="accent1"/>
                <w:sz w:val="21"/>
                <w:szCs w:val="21"/>
              </w:rPr>
              <w:t>}</w:t>
            </w:r>
            <w:r w:rsidRPr="00ED4762">
              <w:rPr>
                <w:rFonts w:ascii="Consolas" w:hAnsi="Consolas" w:cs="Consolas" w:hint="eastAsia"/>
                <w:bCs/>
                <w:color w:val="5B9BD5" w:themeColor="accent1"/>
                <w:szCs w:val="21"/>
              </w:rPr>
              <w:t>]</w:t>
            </w:r>
            <w:r w:rsidRPr="00ED4762">
              <w:rPr>
                <w:rFonts w:ascii="Consolas" w:eastAsia="Consolas" w:hAnsi="Consolas"/>
                <w:color w:val="5B9BD5" w:themeColor="accent1"/>
                <w:sz w:val="24"/>
              </w:rPr>
              <w:t>}</w:t>
            </w:r>
          </w:p>
        </w:tc>
      </w:tr>
    </w:tbl>
    <w:p w:rsidR="001A5BA0" w:rsidRDefault="001A5BA0" w:rsidP="001A5BA0"/>
    <w:p w:rsidR="001A5BA0" w:rsidRPr="00E61BCA" w:rsidRDefault="00555A56" w:rsidP="001A5BA0">
      <w:pPr>
        <w:pStyle w:val="4"/>
      </w:pPr>
      <w:r>
        <w:lastRenderedPageBreak/>
        <w:t>3.3.2</w:t>
      </w:r>
      <w:r w:rsidR="001A5BA0" w:rsidRPr="00E61BCA">
        <w:rPr>
          <w:rFonts w:hint="eastAsia"/>
        </w:rPr>
        <w:t>需求详情（物）</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1A5BA0" w:rsidTr="0008316D">
        <w:tc>
          <w:tcPr>
            <w:tcW w:w="1838" w:type="dxa"/>
            <w:vAlign w:val="center"/>
          </w:tcPr>
          <w:p w:rsidR="001A5BA0" w:rsidRDefault="001A5BA0" w:rsidP="0008316D">
            <w:pPr>
              <w:jc w:val="center"/>
              <w:rPr>
                <w:bCs/>
                <w:szCs w:val="21"/>
              </w:rPr>
            </w:pPr>
            <w:r>
              <w:rPr>
                <w:bCs/>
                <w:szCs w:val="21"/>
              </w:rPr>
              <w:t>接口标识：</w:t>
            </w:r>
          </w:p>
        </w:tc>
        <w:tc>
          <w:tcPr>
            <w:tcW w:w="2655" w:type="dxa"/>
            <w:gridSpan w:val="2"/>
            <w:vAlign w:val="center"/>
          </w:tcPr>
          <w:p w:rsidR="001A5BA0" w:rsidRDefault="001A5BA0" w:rsidP="0008316D">
            <w:pPr>
              <w:jc w:val="center"/>
              <w:rPr>
                <w:bCs/>
                <w:szCs w:val="21"/>
              </w:rPr>
            </w:pPr>
            <w:r>
              <w:rPr>
                <w:bCs/>
                <w:szCs w:val="21"/>
              </w:rPr>
              <w:t>helpDetail</w:t>
            </w:r>
          </w:p>
        </w:tc>
        <w:tc>
          <w:tcPr>
            <w:tcW w:w="2727" w:type="dxa"/>
          </w:tcPr>
          <w:p w:rsidR="001A5BA0" w:rsidRDefault="001A5BA0" w:rsidP="0008316D">
            <w:pPr>
              <w:jc w:val="left"/>
            </w:pPr>
          </w:p>
        </w:tc>
        <w:tc>
          <w:tcPr>
            <w:tcW w:w="1847" w:type="dxa"/>
          </w:tcPr>
          <w:p w:rsidR="001A5BA0" w:rsidRDefault="001A5BA0" w:rsidP="0008316D">
            <w:pPr>
              <w:jc w:val="left"/>
            </w:pPr>
          </w:p>
        </w:tc>
      </w:tr>
      <w:tr w:rsidR="001A5BA0" w:rsidTr="0008316D">
        <w:tc>
          <w:tcPr>
            <w:tcW w:w="1838" w:type="dxa"/>
            <w:shd w:val="clear" w:color="auto" w:fill="A6A6A6" w:themeFill="background1" w:themeFillShade="A6"/>
            <w:vAlign w:val="center"/>
          </w:tcPr>
          <w:p w:rsidR="001A5BA0" w:rsidRDefault="001A5BA0" w:rsidP="0008316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1A5BA0" w:rsidRDefault="001A5BA0" w:rsidP="0008316D">
            <w:pPr>
              <w:jc w:val="center"/>
              <w:rPr>
                <w:bCs/>
                <w:szCs w:val="21"/>
              </w:rPr>
            </w:pPr>
            <w:r>
              <w:rPr>
                <w:bCs/>
                <w:szCs w:val="21"/>
              </w:rPr>
              <w:t>helpDetail</w:t>
            </w:r>
          </w:p>
        </w:tc>
        <w:tc>
          <w:tcPr>
            <w:tcW w:w="2727" w:type="dxa"/>
          </w:tcPr>
          <w:p w:rsidR="001A5BA0" w:rsidRDefault="001A5BA0" w:rsidP="0008316D">
            <w:pPr>
              <w:jc w:val="center"/>
              <w:rPr>
                <w:bCs/>
                <w:szCs w:val="21"/>
              </w:rPr>
            </w:pPr>
          </w:p>
        </w:tc>
        <w:tc>
          <w:tcPr>
            <w:tcW w:w="1847" w:type="dxa"/>
          </w:tcPr>
          <w:p w:rsidR="001A5BA0" w:rsidRDefault="001A5BA0" w:rsidP="0008316D">
            <w:pPr>
              <w:jc w:val="center"/>
              <w:rPr>
                <w:bCs/>
                <w:szCs w:val="21"/>
              </w:rPr>
            </w:pPr>
          </w:p>
        </w:tc>
      </w:tr>
      <w:tr w:rsidR="001A5BA0" w:rsidTr="0008316D">
        <w:tc>
          <w:tcPr>
            <w:tcW w:w="1838" w:type="dxa"/>
            <w:shd w:val="clear" w:color="auto" w:fill="A6A6A6" w:themeFill="background1" w:themeFillShade="A6"/>
            <w:vAlign w:val="center"/>
          </w:tcPr>
          <w:p w:rsidR="001A5BA0" w:rsidRDefault="001A5BA0" w:rsidP="0008316D">
            <w:pPr>
              <w:jc w:val="center"/>
              <w:rPr>
                <w:bCs/>
                <w:szCs w:val="21"/>
              </w:rPr>
            </w:pPr>
            <w:r>
              <w:rPr>
                <w:bCs/>
                <w:szCs w:val="21"/>
              </w:rPr>
              <w:t>字段名</w:t>
            </w:r>
          </w:p>
        </w:tc>
        <w:tc>
          <w:tcPr>
            <w:tcW w:w="2655" w:type="dxa"/>
            <w:gridSpan w:val="2"/>
            <w:shd w:val="clear" w:color="auto" w:fill="A6A6A6" w:themeFill="background1" w:themeFillShade="A6"/>
            <w:vAlign w:val="center"/>
          </w:tcPr>
          <w:p w:rsidR="001A5BA0" w:rsidRDefault="001A5BA0" w:rsidP="0008316D">
            <w:pPr>
              <w:jc w:val="center"/>
              <w:rPr>
                <w:bCs/>
                <w:szCs w:val="21"/>
              </w:rPr>
            </w:pPr>
            <w:r>
              <w:rPr>
                <w:bCs/>
                <w:szCs w:val="21"/>
              </w:rPr>
              <w:t>说明</w:t>
            </w:r>
          </w:p>
        </w:tc>
        <w:tc>
          <w:tcPr>
            <w:tcW w:w="2727" w:type="dxa"/>
            <w:shd w:val="clear" w:color="auto" w:fill="A6A6A6" w:themeFill="background1" w:themeFillShade="A6"/>
          </w:tcPr>
          <w:p w:rsidR="001A5BA0" w:rsidRDefault="001A5BA0" w:rsidP="0008316D">
            <w:pPr>
              <w:jc w:val="center"/>
              <w:rPr>
                <w:bCs/>
                <w:szCs w:val="21"/>
              </w:rPr>
            </w:pPr>
            <w:r>
              <w:rPr>
                <w:bCs/>
                <w:szCs w:val="21"/>
              </w:rPr>
              <w:t>备注</w:t>
            </w:r>
          </w:p>
        </w:tc>
        <w:tc>
          <w:tcPr>
            <w:tcW w:w="1847" w:type="dxa"/>
            <w:shd w:val="clear" w:color="auto" w:fill="A6A6A6" w:themeFill="background1" w:themeFillShade="A6"/>
          </w:tcPr>
          <w:p w:rsidR="001A5BA0" w:rsidRDefault="001A5BA0" w:rsidP="0008316D">
            <w:pPr>
              <w:jc w:val="center"/>
              <w:rPr>
                <w:bCs/>
                <w:szCs w:val="21"/>
              </w:rPr>
            </w:pPr>
            <w:r>
              <w:rPr>
                <w:rFonts w:hint="eastAsia"/>
                <w:bCs/>
                <w:szCs w:val="21"/>
              </w:rPr>
              <w:t>是否必填项</w:t>
            </w:r>
          </w:p>
        </w:tc>
      </w:tr>
      <w:tr w:rsidR="001A5BA0" w:rsidTr="0008316D">
        <w:trPr>
          <w:trHeight w:val="413"/>
        </w:trPr>
        <w:tc>
          <w:tcPr>
            <w:tcW w:w="1838" w:type="dxa"/>
            <w:shd w:val="clear" w:color="auto" w:fill="auto"/>
            <w:vAlign w:val="center"/>
          </w:tcPr>
          <w:p w:rsidR="001A5BA0" w:rsidRPr="001112AF" w:rsidRDefault="001A5BA0" w:rsidP="0008316D">
            <w:pPr>
              <w:jc w:val="center"/>
            </w:pPr>
            <w:r>
              <w:t>type</w:t>
            </w:r>
          </w:p>
        </w:tc>
        <w:tc>
          <w:tcPr>
            <w:tcW w:w="2655" w:type="dxa"/>
            <w:gridSpan w:val="2"/>
            <w:shd w:val="clear" w:color="auto" w:fill="auto"/>
            <w:vAlign w:val="center"/>
          </w:tcPr>
          <w:p w:rsidR="001A5BA0" w:rsidRPr="001112AF" w:rsidRDefault="001A5BA0" w:rsidP="0008316D">
            <w:pPr>
              <w:jc w:val="center"/>
              <w:rPr>
                <w:bCs/>
                <w:szCs w:val="21"/>
              </w:rPr>
            </w:pPr>
            <w:r>
              <w:rPr>
                <w:rFonts w:hint="eastAsia"/>
                <w:bCs/>
                <w:szCs w:val="21"/>
              </w:rPr>
              <w:t>类型</w:t>
            </w:r>
          </w:p>
        </w:tc>
        <w:tc>
          <w:tcPr>
            <w:tcW w:w="2727" w:type="dxa"/>
            <w:shd w:val="clear" w:color="auto" w:fill="auto"/>
          </w:tcPr>
          <w:p w:rsidR="001A5BA0" w:rsidRDefault="001A5BA0" w:rsidP="0008316D">
            <w:pPr>
              <w:jc w:val="center"/>
              <w:rPr>
                <w:bCs/>
                <w:szCs w:val="21"/>
              </w:rPr>
            </w:pPr>
            <w:r>
              <w:rPr>
                <w:rFonts w:ascii="宋体" w:hAnsi="宋体" w:hint="eastAsia"/>
                <w:bCs/>
                <w:szCs w:val="21"/>
              </w:rPr>
              <w:t>1:物品，2：钱</w:t>
            </w:r>
          </w:p>
        </w:tc>
        <w:tc>
          <w:tcPr>
            <w:tcW w:w="1847" w:type="dxa"/>
            <w:shd w:val="clear" w:color="auto" w:fill="auto"/>
          </w:tcPr>
          <w:p w:rsidR="001A5BA0" w:rsidRDefault="001A5BA0" w:rsidP="0008316D">
            <w:pPr>
              <w:jc w:val="center"/>
              <w:rPr>
                <w:bCs/>
                <w:szCs w:val="21"/>
              </w:rPr>
            </w:pPr>
            <w:r>
              <w:rPr>
                <w:rFonts w:hint="eastAsia"/>
                <w:bCs/>
                <w:szCs w:val="21"/>
              </w:rPr>
              <w:t>是</w:t>
            </w:r>
          </w:p>
        </w:tc>
      </w:tr>
      <w:tr w:rsidR="001A5BA0" w:rsidTr="0008316D">
        <w:trPr>
          <w:trHeight w:val="405"/>
        </w:trPr>
        <w:tc>
          <w:tcPr>
            <w:tcW w:w="1838" w:type="dxa"/>
            <w:vAlign w:val="center"/>
          </w:tcPr>
          <w:p w:rsidR="001A5BA0" w:rsidRPr="001112AF" w:rsidRDefault="001A5BA0" w:rsidP="0008316D">
            <w:pPr>
              <w:jc w:val="center"/>
            </w:pPr>
            <w:r>
              <w:t>id</w:t>
            </w:r>
          </w:p>
        </w:tc>
        <w:tc>
          <w:tcPr>
            <w:tcW w:w="2655" w:type="dxa"/>
            <w:gridSpan w:val="2"/>
            <w:vAlign w:val="center"/>
          </w:tcPr>
          <w:p w:rsidR="001A5BA0" w:rsidRPr="001112AF" w:rsidRDefault="001A5BA0" w:rsidP="0008316D">
            <w:pPr>
              <w:jc w:val="center"/>
              <w:rPr>
                <w:bCs/>
                <w:szCs w:val="21"/>
              </w:rPr>
            </w:pPr>
            <w:r>
              <w:rPr>
                <w:rFonts w:ascii="宋体" w:hAnsi="宋体" w:hint="eastAsia"/>
                <w:bCs/>
                <w:szCs w:val="21"/>
              </w:rPr>
              <w:t>记录的Id</w:t>
            </w:r>
          </w:p>
        </w:tc>
        <w:tc>
          <w:tcPr>
            <w:tcW w:w="2727" w:type="dxa"/>
            <w:vAlign w:val="center"/>
          </w:tcPr>
          <w:p w:rsidR="001A5BA0" w:rsidRPr="00FE77C3" w:rsidRDefault="001A5BA0" w:rsidP="0008316D">
            <w:pPr>
              <w:jc w:val="left"/>
              <w:rPr>
                <w:rFonts w:ascii="微软雅黑" w:eastAsia="微软雅黑" w:hAnsi="微软雅黑"/>
                <w:color w:val="333333"/>
              </w:rPr>
            </w:pPr>
          </w:p>
        </w:tc>
        <w:tc>
          <w:tcPr>
            <w:tcW w:w="1847" w:type="dxa"/>
            <w:vAlign w:val="center"/>
          </w:tcPr>
          <w:p w:rsidR="001A5BA0" w:rsidRDefault="001A5BA0" w:rsidP="0008316D">
            <w:pPr>
              <w:jc w:val="center"/>
              <w:rPr>
                <w:bCs/>
                <w:szCs w:val="21"/>
              </w:rPr>
            </w:pPr>
            <w:r>
              <w:rPr>
                <w:rFonts w:hint="eastAsia"/>
                <w:bCs/>
                <w:szCs w:val="21"/>
              </w:rPr>
              <w:t>是</w:t>
            </w:r>
          </w:p>
        </w:tc>
      </w:tr>
      <w:tr w:rsidR="001A5BA0" w:rsidTr="0008316D">
        <w:tc>
          <w:tcPr>
            <w:tcW w:w="1838" w:type="dxa"/>
            <w:shd w:val="clear" w:color="auto" w:fill="A6A6A6" w:themeFill="background1" w:themeFillShade="A6"/>
            <w:vAlign w:val="center"/>
          </w:tcPr>
          <w:p w:rsidR="001A5BA0" w:rsidRDefault="001A5BA0" w:rsidP="0008316D">
            <w:pPr>
              <w:jc w:val="center"/>
              <w:rPr>
                <w:bCs/>
                <w:szCs w:val="21"/>
              </w:rPr>
            </w:pPr>
            <w:r>
              <w:rPr>
                <w:rFonts w:hint="eastAsia"/>
              </w:rPr>
              <w:t>参数</w:t>
            </w:r>
            <w:r>
              <w:t>jsonStr</w:t>
            </w:r>
            <w:r>
              <w:rPr>
                <w:rFonts w:hint="eastAsia"/>
              </w:rPr>
              <w:t>：</w:t>
            </w:r>
          </w:p>
        </w:tc>
        <w:tc>
          <w:tcPr>
            <w:tcW w:w="7229" w:type="dxa"/>
            <w:gridSpan w:val="4"/>
            <w:vAlign w:val="center"/>
          </w:tcPr>
          <w:p w:rsidR="001A5BA0" w:rsidRPr="007856FB" w:rsidRDefault="001A5BA0" w:rsidP="0008316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t xml:space="preserve"> type</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hint="eastAsia"/>
                <w:b/>
                <w:bCs/>
                <w:color w:val="0070C0"/>
                <w:szCs w:val="21"/>
              </w:rPr>
              <w:t>1</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highlight w:val="white"/>
              </w:rPr>
              <w:t>,</w:t>
            </w:r>
            <w:r w:rsidRPr="007856FB">
              <w:rPr>
                <w:rFonts w:ascii="Consolas" w:eastAsia="Consolas" w:hAnsi="Consolas" w:hint="eastAsia"/>
                <w:b/>
                <w:color w:val="0070C0"/>
                <w:sz w:val="24"/>
                <w:highlight w:val="white"/>
              </w:rPr>
              <w:t>"</w:t>
            </w:r>
            <w:r>
              <w:rPr>
                <w:b/>
                <w:color w:val="0070C0"/>
              </w:rPr>
              <w:t>id</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记录的Id</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rPr>
              <w:t>}</w:t>
            </w:r>
          </w:p>
        </w:tc>
      </w:tr>
      <w:tr w:rsidR="001A5BA0" w:rsidTr="0008316D">
        <w:tc>
          <w:tcPr>
            <w:tcW w:w="1838" w:type="dxa"/>
            <w:shd w:val="clear" w:color="auto" w:fill="A6A6A6" w:themeFill="background1" w:themeFillShade="A6"/>
            <w:vAlign w:val="center"/>
          </w:tcPr>
          <w:p w:rsidR="001A5BA0" w:rsidRDefault="001A5BA0" w:rsidP="0008316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1A5BA0" w:rsidRDefault="001A5BA0" w:rsidP="0008316D">
            <w:pPr>
              <w:ind w:firstLine="210"/>
              <w:jc w:val="center"/>
              <w:rPr>
                <w:rFonts w:ascii="宋体" w:hAnsi="宋体"/>
                <w:bCs/>
                <w:szCs w:val="21"/>
              </w:rPr>
            </w:pPr>
          </w:p>
        </w:tc>
        <w:tc>
          <w:tcPr>
            <w:tcW w:w="2762" w:type="dxa"/>
            <w:gridSpan w:val="2"/>
            <w:shd w:val="clear" w:color="auto" w:fill="A6A6A6" w:themeFill="background1" w:themeFillShade="A6"/>
          </w:tcPr>
          <w:p w:rsidR="001A5BA0" w:rsidRDefault="001A5BA0" w:rsidP="0008316D">
            <w:pPr>
              <w:ind w:firstLine="210"/>
              <w:jc w:val="center"/>
              <w:rPr>
                <w:rFonts w:ascii="宋体" w:hAnsi="宋体"/>
                <w:bCs/>
                <w:szCs w:val="21"/>
              </w:rPr>
            </w:pPr>
          </w:p>
        </w:tc>
        <w:tc>
          <w:tcPr>
            <w:tcW w:w="1847" w:type="dxa"/>
            <w:shd w:val="clear" w:color="auto" w:fill="A6A6A6" w:themeFill="background1" w:themeFillShade="A6"/>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bCs/>
                <w:szCs w:val="21"/>
              </w:rPr>
            </w:pPr>
            <w:r>
              <w:rPr>
                <w:rFonts w:hint="eastAsia"/>
                <w:bCs/>
                <w:szCs w:val="21"/>
              </w:rPr>
              <w:t>type</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1:物品</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bCs/>
                <w:szCs w:val="21"/>
              </w:rPr>
            </w:pPr>
            <w:r>
              <w:rPr>
                <w:bCs/>
                <w:szCs w:val="21"/>
              </w:rPr>
              <w:t>i</w:t>
            </w:r>
            <w:r>
              <w:rPr>
                <w:rFonts w:hint="eastAsia"/>
                <w:bCs/>
                <w:szCs w:val="21"/>
              </w:rPr>
              <w:t>d</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记录的id</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bCs/>
                <w:szCs w:val="21"/>
              </w:rPr>
            </w:pPr>
            <w:r w:rsidRPr="00CF52EF">
              <w:rPr>
                <w:bCs/>
                <w:szCs w:val="21"/>
              </w:rPr>
              <w:t>itemsName</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物品名称</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4A78BE">
              <w:rPr>
                <w:bCs/>
                <w:szCs w:val="21"/>
              </w:rPr>
              <w:t>userId</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用户id</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4A78BE" w:rsidRDefault="001A5BA0" w:rsidP="0008316D">
            <w:pPr>
              <w:jc w:val="center"/>
              <w:rPr>
                <w:bCs/>
                <w:szCs w:val="21"/>
              </w:rPr>
            </w:pPr>
            <w:r>
              <w:rPr>
                <w:bCs/>
                <w:szCs w:val="21"/>
              </w:rPr>
              <w:t>userName</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申请人姓名</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bCs/>
                <w:szCs w:val="21"/>
              </w:rPr>
            </w:pPr>
            <w:r>
              <w:rPr>
                <w:bCs/>
                <w:szCs w:val="21"/>
              </w:rPr>
              <w:t>age</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年龄</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bCs/>
                <w:szCs w:val="21"/>
              </w:rPr>
            </w:pPr>
            <w:r w:rsidRPr="008C5A5B">
              <w:rPr>
                <w:bCs/>
                <w:szCs w:val="21"/>
              </w:rPr>
              <w:t>bstGender</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性别</w:t>
            </w:r>
          </w:p>
        </w:tc>
        <w:tc>
          <w:tcPr>
            <w:tcW w:w="2762" w:type="dxa"/>
            <w:gridSpan w:val="2"/>
            <w:shd w:val="clear" w:color="auto" w:fill="auto"/>
          </w:tcPr>
          <w:p w:rsidR="001A5BA0" w:rsidRDefault="001A5BA0" w:rsidP="0008316D">
            <w:pPr>
              <w:ind w:firstLine="210"/>
              <w:jc w:val="center"/>
              <w:rPr>
                <w:rFonts w:ascii="宋体" w:hAnsi="宋体"/>
                <w:bCs/>
                <w:szCs w:val="21"/>
              </w:rPr>
            </w:pPr>
            <w:r w:rsidRPr="008C5A5B">
              <w:rPr>
                <w:rFonts w:ascii="宋体" w:hAnsi="宋体" w:hint="eastAsia"/>
                <w:bCs/>
                <w:szCs w:val="21"/>
              </w:rPr>
              <w:t>0:女士，1：男士</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CF52EF">
              <w:rPr>
                <w:bCs/>
                <w:szCs w:val="21"/>
              </w:rPr>
              <w:t>itemsDesc</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物品描述</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CF52EF">
              <w:rPr>
                <w:bCs/>
                <w:szCs w:val="21"/>
              </w:rPr>
              <w:t>applyStatus</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是否有人捐赠</w:t>
            </w:r>
          </w:p>
        </w:tc>
        <w:tc>
          <w:tcPr>
            <w:tcW w:w="2762" w:type="dxa"/>
            <w:gridSpan w:val="2"/>
            <w:shd w:val="clear" w:color="auto" w:fill="auto"/>
          </w:tcPr>
          <w:p w:rsidR="001A5BA0" w:rsidRDefault="001A5BA0" w:rsidP="0008316D">
            <w:pPr>
              <w:ind w:firstLine="210"/>
              <w:jc w:val="center"/>
              <w:rPr>
                <w:rFonts w:ascii="宋体" w:hAnsi="宋体"/>
                <w:bCs/>
                <w:szCs w:val="21"/>
              </w:rPr>
            </w:pPr>
            <w:r w:rsidRPr="008C5A5B">
              <w:rPr>
                <w:rFonts w:ascii="宋体" w:hAnsi="宋体" w:hint="eastAsia"/>
                <w:bCs/>
                <w:szCs w:val="21"/>
              </w:rPr>
              <w:t>0：未有人捐赠，1：已有人捐赠</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CF52EF">
              <w:rPr>
                <w:bCs/>
                <w:szCs w:val="21"/>
              </w:rPr>
              <w:t>reason</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申请原因</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rPr>
          <w:trHeight w:val="402"/>
        </w:trPr>
        <w:tc>
          <w:tcPr>
            <w:tcW w:w="1838" w:type="dxa"/>
            <w:shd w:val="clear" w:color="auto" w:fill="auto"/>
            <w:vAlign w:val="center"/>
          </w:tcPr>
          <w:p w:rsidR="001A5BA0" w:rsidRPr="00CF52EF" w:rsidRDefault="001A5BA0" w:rsidP="0008316D">
            <w:pPr>
              <w:jc w:val="center"/>
              <w:rPr>
                <w:bCs/>
                <w:szCs w:val="21"/>
              </w:rPr>
            </w:pPr>
            <w:r w:rsidRPr="004A78BE">
              <w:rPr>
                <w:bCs/>
                <w:szCs w:val="21"/>
              </w:rPr>
              <w:t>itName</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物品类别</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CF52EF">
              <w:rPr>
                <w:bCs/>
                <w:szCs w:val="21"/>
              </w:rPr>
              <w:t>publishTime</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发布时间</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256E3C">
              <w:rPr>
                <w:bCs/>
                <w:szCs w:val="21"/>
              </w:rPr>
              <w:t>homePicUrl</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图片地址</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8C5A5B">
              <w:rPr>
                <w:bCs/>
                <w:szCs w:val="21"/>
              </w:rPr>
              <w:t>bstUserAddress</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家庭地址</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8C5A5B" w:rsidRDefault="001A5BA0" w:rsidP="0008316D">
            <w:pPr>
              <w:jc w:val="center"/>
              <w:rPr>
                <w:bCs/>
                <w:szCs w:val="21"/>
              </w:rPr>
            </w:pPr>
            <w:r w:rsidRPr="008C5A5B">
              <w:rPr>
                <w:bCs/>
                <w:szCs w:val="21"/>
              </w:rPr>
              <w:t>bstMailAddress</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邮寄地址</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8C5A5B" w:rsidRDefault="001A5BA0" w:rsidP="0008316D">
            <w:pPr>
              <w:jc w:val="center"/>
              <w:rPr>
                <w:bCs/>
                <w:szCs w:val="21"/>
              </w:rPr>
            </w:pPr>
            <w:r w:rsidRPr="00830266">
              <w:rPr>
                <w:bCs/>
                <w:szCs w:val="21"/>
              </w:rPr>
              <w:t>auditstatus</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审核</w:t>
            </w:r>
            <w:r>
              <w:rPr>
                <w:rFonts w:ascii="宋体" w:hAnsi="宋体"/>
                <w:bCs/>
                <w:szCs w:val="21"/>
              </w:rPr>
              <w:t>状态</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8C5A5B" w:rsidRDefault="001A5BA0" w:rsidP="0008316D">
            <w:pPr>
              <w:jc w:val="center"/>
              <w:rPr>
                <w:bCs/>
                <w:szCs w:val="21"/>
              </w:rPr>
            </w:pPr>
            <w:r w:rsidRPr="00987963">
              <w:rPr>
                <w:bCs/>
                <w:szCs w:val="21"/>
              </w:rPr>
              <w:t>userlevel</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用户贫困类别</w:t>
            </w:r>
          </w:p>
        </w:tc>
        <w:tc>
          <w:tcPr>
            <w:tcW w:w="2762" w:type="dxa"/>
            <w:gridSpan w:val="2"/>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0：建档立卡用户；3：普通用户</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987963" w:rsidRDefault="001A5BA0" w:rsidP="0008316D">
            <w:pPr>
              <w:jc w:val="center"/>
              <w:rPr>
                <w:bCs/>
                <w:szCs w:val="21"/>
              </w:rPr>
            </w:pPr>
            <w:r w:rsidRPr="004E36AA">
              <w:rPr>
                <w:bCs/>
                <w:szCs w:val="21"/>
              </w:rPr>
              <w:t>bstphone</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贫困户</w:t>
            </w:r>
            <w:r>
              <w:rPr>
                <w:rFonts w:ascii="宋体" w:hAnsi="宋体"/>
                <w:bCs/>
                <w:szCs w:val="21"/>
              </w:rPr>
              <w:t>手机号</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RPr="00F64465" w:rsidTr="0008316D">
        <w:tc>
          <w:tcPr>
            <w:tcW w:w="1838" w:type="dxa"/>
            <w:shd w:val="clear" w:color="auto" w:fill="FFFFFF" w:themeFill="background1"/>
            <w:vAlign w:val="center"/>
          </w:tcPr>
          <w:p w:rsidR="001A5BA0" w:rsidRPr="00F64465" w:rsidRDefault="001A5BA0" w:rsidP="0008316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1A5BA0" w:rsidRPr="00F64465" w:rsidRDefault="001A5BA0" w:rsidP="0008316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1A5BA0" w:rsidRPr="00F64465" w:rsidRDefault="001A5BA0" w:rsidP="0008316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1A5BA0" w:rsidRPr="00F64465" w:rsidRDefault="001A5BA0" w:rsidP="0008316D">
            <w:pPr>
              <w:widowControl/>
              <w:jc w:val="center"/>
              <w:rPr>
                <w:rFonts w:ascii="Consolas" w:hAnsi="Consolas" w:cs="Consolas"/>
                <w:szCs w:val="21"/>
              </w:rPr>
            </w:pPr>
          </w:p>
        </w:tc>
      </w:tr>
      <w:tr w:rsidR="001A5BA0" w:rsidRPr="00F64465" w:rsidTr="0008316D">
        <w:tc>
          <w:tcPr>
            <w:tcW w:w="1838" w:type="dxa"/>
            <w:shd w:val="clear" w:color="auto" w:fill="FFFFFF" w:themeFill="background1"/>
            <w:vAlign w:val="center"/>
          </w:tcPr>
          <w:p w:rsidR="001A5BA0" w:rsidRPr="00F64465" w:rsidRDefault="001A5BA0" w:rsidP="0008316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1A5BA0" w:rsidRPr="00F64465" w:rsidRDefault="001A5BA0" w:rsidP="0008316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1A5BA0" w:rsidRPr="00F64465" w:rsidRDefault="001A5BA0" w:rsidP="0008316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1A5BA0" w:rsidRPr="00F64465" w:rsidRDefault="001A5BA0" w:rsidP="0008316D">
            <w:pPr>
              <w:widowControl/>
              <w:jc w:val="center"/>
              <w:rPr>
                <w:rFonts w:ascii="Consolas" w:hAnsi="Consolas" w:cs="Consolas"/>
                <w:szCs w:val="21"/>
              </w:rPr>
            </w:pPr>
          </w:p>
        </w:tc>
      </w:tr>
      <w:tr w:rsidR="001A5BA0" w:rsidTr="0008316D">
        <w:tc>
          <w:tcPr>
            <w:tcW w:w="1838" w:type="dxa"/>
            <w:shd w:val="clear" w:color="auto" w:fill="A6A6A6" w:themeFill="background1" w:themeFillShade="A6"/>
            <w:vAlign w:val="center"/>
          </w:tcPr>
          <w:p w:rsidR="001A5BA0" w:rsidRDefault="001A5BA0" w:rsidP="0008316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1A5BA0" w:rsidRPr="00CB5781" w:rsidRDefault="001A5BA0" w:rsidP="0008316D">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正常</w:t>
            </w:r>
            <w:r w:rsidRPr="00CB5781">
              <w:rPr>
                <w:rFonts w:ascii="Consolas" w:eastAsia="Consolas" w:hAnsi="Consolas" w:hint="eastAsia"/>
                <w:color w:val="5B9BD5" w:themeColor="accent1"/>
                <w:sz w:val="24"/>
                <w:highlight w:val="white"/>
              </w:rPr>
              <w:t>"</w:t>
            </w:r>
            <w:r w:rsidRPr="00CB5781">
              <w:rPr>
                <w:rFonts w:ascii="宋体" w:hAnsi="宋体" w:cs="宋体" w:hint="eastAsia"/>
                <w:color w:val="5B9BD5" w:themeColor="accent1"/>
                <w:sz w:val="24"/>
                <w:highlight w:val="white"/>
              </w:rPr>
              <w:t>，</w:t>
            </w:r>
            <w:r w:rsidRPr="00CB5781">
              <w:rPr>
                <w:rFonts w:ascii="Consolas" w:hAnsi="Consolas" w:cs="Consolas" w:hint="eastAsia"/>
                <w:bCs/>
                <w:color w:val="5B9BD5" w:themeColor="accent1"/>
                <w:sz w:val="21"/>
                <w:szCs w:val="21"/>
              </w:rPr>
              <w:t>"type":"1",</w:t>
            </w:r>
            <w:r>
              <w:rPr>
                <w:rFonts w:ascii="Consolas" w:hAnsi="Consolas" w:cs="Consolas" w:hint="eastAsia"/>
                <w:bCs/>
                <w:color w:val="5B9BD5" w:themeColor="accent1"/>
                <w:sz w:val="21"/>
                <w:szCs w:val="21"/>
              </w:rPr>
              <w:t>"id":"1",</w:t>
            </w:r>
            <w:r w:rsidRPr="00CB5781">
              <w:rPr>
                <w:rFonts w:ascii="Consolas" w:eastAsia="Consolas" w:hAnsi="Consolas" w:hint="eastAsia"/>
                <w:color w:val="5B9BD5" w:themeColor="accent1"/>
                <w:sz w:val="24"/>
                <w:highlight w:val="white"/>
              </w:rPr>
              <w:t>"</w:t>
            </w:r>
            <w:r w:rsidRPr="00CB5781">
              <w:rPr>
                <w:bCs/>
                <w:color w:val="5B9BD5" w:themeColor="accent1"/>
                <w:szCs w:val="21"/>
              </w:rPr>
              <w:t>itemsName</w:t>
            </w:r>
            <w:r w:rsidRPr="00CB5781">
              <w:rPr>
                <w:rFonts w:ascii="Consolas" w:eastAsia="Consolas" w:hAnsi="Consolas" w:hint="eastAsia"/>
                <w:color w:val="5B9BD5" w:themeColor="accent1"/>
                <w:sz w:val="24"/>
                <w:highlight w:val="white"/>
              </w:rPr>
              <w:t xml:space="preserve"> "</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ascii="宋体" w:hAnsi="宋体" w:hint="eastAsia"/>
                <w:bCs/>
                <w:color w:val="5B9BD5" w:themeColor="accent1"/>
                <w:szCs w:val="21"/>
              </w:rPr>
              <w:t>物品名称</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bCs/>
                <w:color w:val="5B9BD5" w:themeColor="accent1"/>
                <w:szCs w:val="21"/>
              </w:rPr>
              <w:t xml:space="preserve"> userId</w:t>
            </w:r>
            <w:r w:rsidRPr="00CB5781">
              <w:rPr>
                <w:rFonts w:ascii="Consolas" w:eastAsia="Consolas" w:hAnsi="Consolas" w:hint="eastAsia"/>
                <w:color w:val="5B9BD5" w:themeColor="accent1"/>
                <w:sz w:val="24"/>
                <w:highlight w:val="white"/>
              </w:rPr>
              <w:t xml:space="preserve"> "</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ascii="宋体" w:hAnsi="宋体" w:hint="eastAsia"/>
                <w:bCs/>
                <w:color w:val="5B9BD5" w:themeColor="accent1"/>
                <w:szCs w:val="21"/>
              </w:rPr>
              <w:t>用户</w:t>
            </w:r>
            <w:r w:rsidRPr="00CB5781">
              <w:rPr>
                <w:rFonts w:hint="eastAsia"/>
                <w:bCs/>
                <w:color w:val="5B9BD5" w:themeColor="accent1"/>
                <w:szCs w:val="21"/>
              </w:rPr>
              <w:t>ID</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bCs/>
                <w:color w:val="5B9BD5" w:themeColor="accent1"/>
                <w:szCs w:val="21"/>
              </w:rPr>
              <w:t xml:space="preserve"> itemsDesc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ascii="宋体" w:hAnsi="宋体" w:hint="eastAsia"/>
                <w:bCs/>
                <w:color w:val="5B9BD5" w:themeColor="accent1"/>
                <w:szCs w:val="21"/>
              </w:rPr>
              <w:t>物品描述</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bCs/>
                <w:color w:val="5B9BD5" w:themeColor="accent1"/>
                <w:szCs w:val="21"/>
              </w:rPr>
              <w:t xml:space="preserve"> applyStatus</w:t>
            </w:r>
            <w:r w:rsidRPr="00CB5781">
              <w:rPr>
                <w:rFonts w:ascii="Consolas" w:eastAsia="Consolas" w:hAnsi="Consolas" w:hint="eastAsia"/>
                <w:color w:val="5B9BD5" w:themeColor="accent1"/>
                <w:sz w:val="24"/>
                <w:highlight w:val="white"/>
              </w:rPr>
              <w:t xml:space="preserve"> "</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ascii="宋体" w:hAnsi="宋体" w:hint="eastAsia"/>
                <w:bCs/>
                <w:color w:val="5B9BD5" w:themeColor="accent1"/>
                <w:szCs w:val="21"/>
              </w:rPr>
              <w:t>是否有人捐赠</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bCs/>
                <w:color w:val="5B9BD5" w:themeColor="accent1"/>
                <w:szCs w:val="21"/>
              </w:rPr>
              <w:t xml:space="preserve"> reason</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ascii="宋体" w:hAnsi="宋体" w:hint="eastAsia"/>
                <w:bCs/>
                <w:color w:val="5B9BD5" w:themeColor="accent1"/>
                <w:szCs w:val="21"/>
              </w:rPr>
              <w:t>申请原因</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bCs/>
                <w:color w:val="5B9BD5" w:themeColor="accent1"/>
                <w:szCs w:val="21"/>
              </w:rPr>
              <w:t xml:space="preserve"> itName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ascii="宋体" w:hAnsi="宋体" w:hint="eastAsia"/>
                <w:bCs/>
                <w:color w:val="5B9BD5" w:themeColor="accent1"/>
                <w:szCs w:val="21"/>
              </w:rPr>
              <w:t>物品类别</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bCs/>
                <w:color w:val="5B9BD5" w:themeColor="accent1"/>
                <w:szCs w:val="21"/>
              </w:rPr>
              <w:t>age</w:t>
            </w:r>
            <w:r w:rsidRPr="00CB5781">
              <w:rPr>
                <w:rFonts w:ascii="Consolas" w:hAnsi="Consolas" w:hint="eastAsia"/>
                <w:color w:val="5B9BD5" w:themeColor="accent1"/>
                <w:sz w:val="24"/>
              </w:rPr>
              <w:t>":"</w:t>
            </w:r>
            <w:r w:rsidRPr="00CB5781">
              <w:rPr>
                <w:rFonts w:ascii="Consolas" w:hAnsi="Consolas" w:hint="eastAsia"/>
                <w:color w:val="5B9BD5" w:themeColor="accent1"/>
                <w:sz w:val="24"/>
              </w:rPr>
              <w:t>年龄</w:t>
            </w:r>
            <w:r w:rsidRPr="00CB5781">
              <w:rPr>
                <w:rFonts w:ascii="Consolas" w:hAnsi="Consolas" w:hint="eastAsia"/>
                <w:color w:val="5B9BD5" w:themeColor="accent1"/>
                <w:sz w:val="24"/>
              </w:rPr>
              <w:t>","</w:t>
            </w:r>
            <w:r w:rsidRPr="00CB5781">
              <w:rPr>
                <w:bCs/>
                <w:color w:val="5B9BD5" w:themeColor="accent1"/>
                <w:szCs w:val="21"/>
              </w:rPr>
              <w:t>bstGender</w:t>
            </w:r>
            <w:r w:rsidRPr="00CB5781">
              <w:rPr>
                <w:rFonts w:ascii="Consolas" w:hAnsi="Consolas" w:hint="eastAsia"/>
                <w:color w:val="5B9BD5" w:themeColor="accent1"/>
                <w:sz w:val="24"/>
              </w:rPr>
              <w:t>:","</w:t>
            </w:r>
            <w:r w:rsidRPr="00CB5781">
              <w:rPr>
                <w:rFonts w:ascii="Consolas" w:hAnsi="Consolas" w:hint="eastAsia"/>
                <w:color w:val="5B9BD5" w:themeColor="accent1"/>
                <w:sz w:val="24"/>
              </w:rPr>
              <w:t>性别</w:t>
            </w:r>
            <w:r w:rsidRPr="00CB5781">
              <w:rPr>
                <w:rFonts w:ascii="Consolas" w:hAnsi="Consolas" w:hint="eastAsia"/>
                <w:color w:val="5B9BD5" w:themeColor="accent1"/>
                <w:sz w:val="24"/>
              </w:rPr>
              <w:t>","</w:t>
            </w:r>
            <w:r w:rsidRPr="00CB5781">
              <w:rPr>
                <w:bCs/>
                <w:color w:val="5B9BD5" w:themeColor="accent1"/>
                <w:szCs w:val="21"/>
              </w:rPr>
              <w:t xml:space="preserve"> homePicUrl</w:t>
            </w:r>
            <w:r w:rsidRPr="00CB5781">
              <w:rPr>
                <w:rFonts w:ascii="Consolas" w:hAnsi="Consolas" w:hint="eastAsia"/>
                <w:color w:val="5B9BD5" w:themeColor="accent1"/>
                <w:sz w:val="24"/>
              </w:rPr>
              <w:t>":"</w:t>
            </w:r>
            <w:r w:rsidRPr="00CB5781">
              <w:rPr>
                <w:rFonts w:ascii="Consolas" w:hAnsi="Consolas" w:hint="eastAsia"/>
                <w:color w:val="5B9BD5" w:themeColor="accent1"/>
                <w:sz w:val="24"/>
              </w:rPr>
              <w:t>图片地址</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bCs/>
                <w:color w:val="5B9BD5" w:themeColor="accent1"/>
                <w:szCs w:val="21"/>
              </w:rPr>
              <w:t xml:space="preserve"> publishTime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ascii="宋体" w:hAnsi="宋体" w:hint="eastAsia"/>
                <w:bCs/>
                <w:color w:val="5B9BD5" w:themeColor="accent1"/>
                <w:szCs w:val="21"/>
              </w:rPr>
              <w:t>发布时间</w:t>
            </w:r>
            <w:r w:rsidRPr="00CB5781">
              <w:rPr>
                <w:rFonts w:ascii="Consolas" w:eastAsia="Consolas" w:hAnsi="Consolas" w:hint="eastAsia"/>
                <w:color w:val="5B9BD5" w:themeColor="accent1"/>
                <w:sz w:val="24"/>
                <w:highlight w:val="white"/>
              </w:rPr>
              <w:t>"</w:t>
            </w:r>
            <w:r w:rsidRPr="00CB5781">
              <w:rPr>
                <w:rFonts w:ascii="Consolas" w:eastAsiaTheme="minorEastAsia" w:hAnsi="Consolas" w:hint="eastAsia"/>
                <w:color w:val="5B9BD5" w:themeColor="accent1"/>
                <w:sz w:val="24"/>
              </w:rPr>
              <w:t>,"</w:t>
            </w:r>
            <w:r w:rsidRPr="00CB5781">
              <w:rPr>
                <w:bCs/>
                <w:color w:val="5B9BD5" w:themeColor="accent1"/>
                <w:szCs w:val="21"/>
              </w:rPr>
              <w:t xml:space="preserve"> bstUserAddress</w:t>
            </w:r>
            <w:r w:rsidRPr="00CB5781">
              <w:rPr>
                <w:rFonts w:ascii="Consolas" w:eastAsiaTheme="minorEastAsia" w:hAnsi="Consolas" w:hint="eastAsia"/>
                <w:color w:val="5B9BD5" w:themeColor="accent1"/>
                <w:sz w:val="24"/>
              </w:rPr>
              <w:t>":"</w:t>
            </w:r>
            <w:r w:rsidRPr="00CB5781">
              <w:rPr>
                <w:rFonts w:ascii="Consolas" w:eastAsiaTheme="minorEastAsia" w:hAnsi="Consolas" w:hint="eastAsia"/>
                <w:color w:val="5B9BD5" w:themeColor="accent1"/>
                <w:sz w:val="24"/>
              </w:rPr>
              <w:t>家庭地址</w:t>
            </w:r>
            <w:r w:rsidRPr="00CB5781">
              <w:rPr>
                <w:rFonts w:ascii="Consolas" w:eastAsiaTheme="minorEastAsia" w:hAnsi="Consolas" w:hint="eastAsia"/>
                <w:color w:val="5B9BD5" w:themeColor="accent1"/>
                <w:sz w:val="24"/>
              </w:rPr>
              <w:t>","</w:t>
            </w:r>
            <w:r w:rsidRPr="00CB5781">
              <w:rPr>
                <w:bCs/>
                <w:color w:val="5B9BD5" w:themeColor="accent1"/>
                <w:szCs w:val="21"/>
              </w:rPr>
              <w:t>bstMailAddress</w:t>
            </w:r>
            <w:r w:rsidRPr="00CB5781">
              <w:rPr>
                <w:rFonts w:ascii="Consolas" w:eastAsiaTheme="minorEastAsia" w:hAnsi="Consolas" w:hint="eastAsia"/>
                <w:color w:val="5B9BD5" w:themeColor="accent1"/>
                <w:sz w:val="24"/>
              </w:rPr>
              <w:t xml:space="preserve"> ":"</w:t>
            </w:r>
            <w:r w:rsidRPr="00CB5781">
              <w:rPr>
                <w:rFonts w:ascii="宋体" w:hAnsi="宋体" w:hint="eastAsia"/>
                <w:bCs/>
                <w:color w:val="5B9BD5" w:themeColor="accent1"/>
                <w:szCs w:val="21"/>
              </w:rPr>
              <w:t>邮寄地址</w:t>
            </w:r>
            <w:r w:rsidRPr="00CB5781">
              <w:rPr>
                <w:rFonts w:ascii="Consolas" w:eastAsiaTheme="minorEastAsia" w:hAnsi="Consolas" w:hint="eastAsia"/>
                <w:color w:val="5B9BD5" w:themeColor="accent1"/>
                <w:sz w:val="24"/>
              </w:rPr>
              <w:t>"</w:t>
            </w:r>
            <w:r w:rsidRPr="00CB5781">
              <w:rPr>
                <w:rFonts w:ascii="Consolas" w:eastAsia="Consolas" w:hAnsi="Consolas"/>
                <w:color w:val="5B9BD5" w:themeColor="accent1"/>
                <w:sz w:val="24"/>
              </w:rPr>
              <w:t>}</w:t>
            </w:r>
          </w:p>
        </w:tc>
      </w:tr>
    </w:tbl>
    <w:p w:rsidR="001A5BA0" w:rsidRPr="00E61BCA" w:rsidRDefault="00555A56" w:rsidP="001A5BA0">
      <w:pPr>
        <w:pStyle w:val="4"/>
      </w:pPr>
      <w:r>
        <w:lastRenderedPageBreak/>
        <w:t>3.3.3</w:t>
      </w:r>
      <w:r w:rsidR="001A5BA0" w:rsidRPr="00E61BCA">
        <w:rPr>
          <w:rFonts w:hint="eastAsia"/>
        </w:rPr>
        <w:t>需求详情（钱）</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1A5BA0" w:rsidTr="0008316D">
        <w:tc>
          <w:tcPr>
            <w:tcW w:w="1838" w:type="dxa"/>
            <w:vAlign w:val="center"/>
          </w:tcPr>
          <w:p w:rsidR="001A5BA0" w:rsidRDefault="001A5BA0" w:rsidP="0008316D">
            <w:pPr>
              <w:jc w:val="center"/>
              <w:rPr>
                <w:bCs/>
                <w:szCs w:val="21"/>
              </w:rPr>
            </w:pPr>
            <w:r>
              <w:rPr>
                <w:bCs/>
                <w:szCs w:val="21"/>
              </w:rPr>
              <w:t>接口标识：</w:t>
            </w:r>
          </w:p>
        </w:tc>
        <w:tc>
          <w:tcPr>
            <w:tcW w:w="2655" w:type="dxa"/>
            <w:gridSpan w:val="2"/>
            <w:vAlign w:val="center"/>
          </w:tcPr>
          <w:p w:rsidR="001A5BA0" w:rsidRDefault="001A5BA0" w:rsidP="0008316D">
            <w:pPr>
              <w:jc w:val="center"/>
              <w:rPr>
                <w:bCs/>
                <w:szCs w:val="21"/>
              </w:rPr>
            </w:pPr>
            <w:r>
              <w:rPr>
                <w:bCs/>
                <w:szCs w:val="21"/>
              </w:rPr>
              <w:t>helpDetail</w:t>
            </w:r>
          </w:p>
        </w:tc>
        <w:tc>
          <w:tcPr>
            <w:tcW w:w="2727" w:type="dxa"/>
          </w:tcPr>
          <w:p w:rsidR="001A5BA0" w:rsidRDefault="001A5BA0" w:rsidP="0008316D">
            <w:pPr>
              <w:jc w:val="left"/>
            </w:pPr>
          </w:p>
        </w:tc>
        <w:tc>
          <w:tcPr>
            <w:tcW w:w="1847" w:type="dxa"/>
          </w:tcPr>
          <w:p w:rsidR="001A5BA0" w:rsidRDefault="001A5BA0" w:rsidP="0008316D">
            <w:pPr>
              <w:jc w:val="left"/>
            </w:pPr>
          </w:p>
        </w:tc>
      </w:tr>
      <w:tr w:rsidR="001A5BA0" w:rsidTr="0008316D">
        <w:tc>
          <w:tcPr>
            <w:tcW w:w="1838" w:type="dxa"/>
            <w:shd w:val="clear" w:color="auto" w:fill="A6A6A6" w:themeFill="background1" w:themeFillShade="A6"/>
            <w:vAlign w:val="center"/>
          </w:tcPr>
          <w:p w:rsidR="001A5BA0" w:rsidRDefault="001A5BA0" w:rsidP="0008316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1A5BA0" w:rsidRDefault="001A5BA0" w:rsidP="0008316D">
            <w:pPr>
              <w:jc w:val="center"/>
              <w:rPr>
                <w:bCs/>
                <w:szCs w:val="21"/>
              </w:rPr>
            </w:pPr>
            <w:r>
              <w:rPr>
                <w:bCs/>
                <w:szCs w:val="21"/>
              </w:rPr>
              <w:t>helpDetail</w:t>
            </w:r>
          </w:p>
        </w:tc>
        <w:tc>
          <w:tcPr>
            <w:tcW w:w="2727" w:type="dxa"/>
          </w:tcPr>
          <w:p w:rsidR="001A5BA0" w:rsidRDefault="001A5BA0" w:rsidP="0008316D">
            <w:pPr>
              <w:jc w:val="center"/>
              <w:rPr>
                <w:bCs/>
                <w:szCs w:val="21"/>
              </w:rPr>
            </w:pPr>
          </w:p>
        </w:tc>
        <w:tc>
          <w:tcPr>
            <w:tcW w:w="1847" w:type="dxa"/>
          </w:tcPr>
          <w:p w:rsidR="001A5BA0" w:rsidRDefault="001A5BA0" w:rsidP="0008316D">
            <w:pPr>
              <w:jc w:val="center"/>
              <w:rPr>
                <w:bCs/>
                <w:szCs w:val="21"/>
              </w:rPr>
            </w:pPr>
          </w:p>
        </w:tc>
      </w:tr>
      <w:tr w:rsidR="001A5BA0" w:rsidTr="0008316D">
        <w:tc>
          <w:tcPr>
            <w:tcW w:w="1838" w:type="dxa"/>
            <w:shd w:val="clear" w:color="auto" w:fill="A6A6A6" w:themeFill="background1" w:themeFillShade="A6"/>
            <w:vAlign w:val="center"/>
          </w:tcPr>
          <w:p w:rsidR="001A5BA0" w:rsidRDefault="001A5BA0" w:rsidP="0008316D">
            <w:pPr>
              <w:jc w:val="center"/>
              <w:rPr>
                <w:bCs/>
                <w:szCs w:val="21"/>
              </w:rPr>
            </w:pPr>
            <w:r>
              <w:rPr>
                <w:bCs/>
                <w:szCs w:val="21"/>
              </w:rPr>
              <w:t>字段名</w:t>
            </w:r>
          </w:p>
        </w:tc>
        <w:tc>
          <w:tcPr>
            <w:tcW w:w="2655" w:type="dxa"/>
            <w:gridSpan w:val="2"/>
            <w:shd w:val="clear" w:color="auto" w:fill="A6A6A6" w:themeFill="background1" w:themeFillShade="A6"/>
            <w:vAlign w:val="center"/>
          </w:tcPr>
          <w:p w:rsidR="001A5BA0" w:rsidRDefault="001A5BA0" w:rsidP="0008316D">
            <w:pPr>
              <w:jc w:val="center"/>
              <w:rPr>
                <w:bCs/>
                <w:szCs w:val="21"/>
              </w:rPr>
            </w:pPr>
            <w:r>
              <w:rPr>
                <w:bCs/>
                <w:szCs w:val="21"/>
              </w:rPr>
              <w:t>说明</w:t>
            </w:r>
          </w:p>
        </w:tc>
        <w:tc>
          <w:tcPr>
            <w:tcW w:w="2727" w:type="dxa"/>
            <w:shd w:val="clear" w:color="auto" w:fill="A6A6A6" w:themeFill="background1" w:themeFillShade="A6"/>
          </w:tcPr>
          <w:p w:rsidR="001A5BA0" w:rsidRDefault="001A5BA0" w:rsidP="0008316D">
            <w:pPr>
              <w:jc w:val="center"/>
              <w:rPr>
                <w:bCs/>
                <w:szCs w:val="21"/>
              </w:rPr>
            </w:pPr>
            <w:r>
              <w:rPr>
                <w:bCs/>
                <w:szCs w:val="21"/>
              </w:rPr>
              <w:t>备注</w:t>
            </w:r>
          </w:p>
        </w:tc>
        <w:tc>
          <w:tcPr>
            <w:tcW w:w="1847" w:type="dxa"/>
            <w:shd w:val="clear" w:color="auto" w:fill="A6A6A6" w:themeFill="background1" w:themeFillShade="A6"/>
          </w:tcPr>
          <w:p w:rsidR="001A5BA0" w:rsidRDefault="001A5BA0" w:rsidP="0008316D">
            <w:pPr>
              <w:jc w:val="center"/>
              <w:rPr>
                <w:bCs/>
                <w:szCs w:val="21"/>
              </w:rPr>
            </w:pPr>
            <w:r>
              <w:rPr>
                <w:rFonts w:hint="eastAsia"/>
                <w:bCs/>
                <w:szCs w:val="21"/>
              </w:rPr>
              <w:t>是否必填项</w:t>
            </w:r>
          </w:p>
        </w:tc>
      </w:tr>
      <w:tr w:rsidR="001A5BA0" w:rsidTr="0008316D">
        <w:trPr>
          <w:trHeight w:val="413"/>
        </w:trPr>
        <w:tc>
          <w:tcPr>
            <w:tcW w:w="1838" w:type="dxa"/>
            <w:shd w:val="clear" w:color="auto" w:fill="auto"/>
            <w:vAlign w:val="center"/>
          </w:tcPr>
          <w:p w:rsidR="001A5BA0" w:rsidRPr="001112AF" w:rsidRDefault="001A5BA0" w:rsidP="0008316D">
            <w:pPr>
              <w:jc w:val="center"/>
            </w:pPr>
            <w:r>
              <w:t>type</w:t>
            </w:r>
          </w:p>
        </w:tc>
        <w:tc>
          <w:tcPr>
            <w:tcW w:w="2655" w:type="dxa"/>
            <w:gridSpan w:val="2"/>
            <w:shd w:val="clear" w:color="auto" w:fill="auto"/>
            <w:vAlign w:val="center"/>
          </w:tcPr>
          <w:p w:rsidR="001A5BA0" w:rsidRPr="001112AF" w:rsidRDefault="001A5BA0" w:rsidP="0008316D">
            <w:pPr>
              <w:jc w:val="center"/>
              <w:rPr>
                <w:bCs/>
                <w:szCs w:val="21"/>
              </w:rPr>
            </w:pPr>
            <w:r>
              <w:rPr>
                <w:rFonts w:hint="eastAsia"/>
                <w:bCs/>
                <w:szCs w:val="21"/>
              </w:rPr>
              <w:t>类型</w:t>
            </w:r>
          </w:p>
        </w:tc>
        <w:tc>
          <w:tcPr>
            <w:tcW w:w="2727" w:type="dxa"/>
            <w:shd w:val="clear" w:color="auto" w:fill="auto"/>
          </w:tcPr>
          <w:p w:rsidR="001A5BA0" w:rsidRDefault="001A5BA0" w:rsidP="0008316D">
            <w:pPr>
              <w:jc w:val="center"/>
              <w:rPr>
                <w:bCs/>
                <w:szCs w:val="21"/>
              </w:rPr>
            </w:pPr>
            <w:r>
              <w:rPr>
                <w:rFonts w:ascii="宋体" w:hAnsi="宋体" w:hint="eastAsia"/>
                <w:bCs/>
                <w:szCs w:val="21"/>
              </w:rPr>
              <w:t>1:物品，2：钱</w:t>
            </w:r>
          </w:p>
        </w:tc>
        <w:tc>
          <w:tcPr>
            <w:tcW w:w="1847" w:type="dxa"/>
            <w:shd w:val="clear" w:color="auto" w:fill="auto"/>
          </w:tcPr>
          <w:p w:rsidR="001A5BA0" w:rsidRDefault="001A5BA0" w:rsidP="0008316D">
            <w:pPr>
              <w:jc w:val="center"/>
              <w:rPr>
                <w:bCs/>
                <w:szCs w:val="21"/>
              </w:rPr>
            </w:pPr>
            <w:r>
              <w:rPr>
                <w:rFonts w:hint="eastAsia"/>
                <w:bCs/>
                <w:szCs w:val="21"/>
              </w:rPr>
              <w:t>是</w:t>
            </w:r>
          </w:p>
        </w:tc>
      </w:tr>
      <w:tr w:rsidR="001A5BA0" w:rsidTr="0008316D">
        <w:trPr>
          <w:trHeight w:val="405"/>
        </w:trPr>
        <w:tc>
          <w:tcPr>
            <w:tcW w:w="1838" w:type="dxa"/>
            <w:vAlign w:val="center"/>
          </w:tcPr>
          <w:p w:rsidR="001A5BA0" w:rsidRPr="001112AF" w:rsidRDefault="001A5BA0" w:rsidP="0008316D">
            <w:pPr>
              <w:jc w:val="center"/>
            </w:pPr>
            <w:r>
              <w:t>id</w:t>
            </w:r>
          </w:p>
        </w:tc>
        <w:tc>
          <w:tcPr>
            <w:tcW w:w="2655" w:type="dxa"/>
            <w:gridSpan w:val="2"/>
            <w:vAlign w:val="center"/>
          </w:tcPr>
          <w:p w:rsidR="001A5BA0" w:rsidRPr="001112AF" w:rsidRDefault="001A5BA0" w:rsidP="0008316D">
            <w:pPr>
              <w:jc w:val="center"/>
              <w:rPr>
                <w:bCs/>
                <w:szCs w:val="21"/>
              </w:rPr>
            </w:pPr>
            <w:r>
              <w:rPr>
                <w:rFonts w:ascii="宋体" w:hAnsi="宋体" w:hint="eastAsia"/>
                <w:bCs/>
                <w:szCs w:val="21"/>
              </w:rPr>
              <w:t>记录的Id</w:t>
            </w:r>
          </w:p>
        </w:tc>
        <w:tc>
          <w:tcPr>
            <w:tcW w:w="2727" w:type="dxa"/>
            <w:vAlign w:val="center"/>
          </w:tcPr>
          <w:p w:rsidR="001A5BA0" w:rsidRPr="00FE77C3" w:rsidRDefault="001A5BA0" w:rsidP="0008316D">
            <w:pPr>
              <w:jc w:val="left"/>
              <w:rPr>
                <w:rFonts w:ascii="微软雅黑" w:eastAsia="微软雅黑" w:hAnsi="微软雅黑"/>
                <w:color w:val="333333"/>
              </w:rPr>
            </w:pPr>
          </w:p>
        </w:tc>
        <w:tc>
          <w:tcPr>
            <w:tcW w:w="1847" w:type="dxa"/>
            <w:vAlign w:val="center"/>
          </w:tcPr>
          <w:p w:rsidR="001A5BA0" w:rsidRDefault="001A5BA0" w:rsidP="0008316D">
            <w:pPr>
              <w:jc w:val="center"/>
              <w:rPr>
                <w:bCs/>
                <w:szCs w:val="21"/>
              </w:rPr>
            </w:pPr>
            <w:r>
              <w:rPr>
                <w:rFonts w:hint="eastAsia"/>
                <w:bCs/>
                <w:szCs w:val="21"/>
              </w:rPr>
              <w:t>是</w:t>
            </w:r>
          </w:p>
        </w:tc>
      </w:tr>
      <w:tr w:rsidR="001A5BA0" w:rsidTr="0008316D">
        <w:tc>
          <w:tcPr>
            <w:tcW w:w="1838" w:type="dxa"/>
            <w:shd w:val="clear" w:color="auto" w:fill="A6A6A6" w:themeFill="background1" w:themeFillShade="A6"/>
            <w:vAlign w:val="center"/>
          </w:tcPr>
          <w:p w:rsidR="001A5BA0" w:rsidRDefault="001A5BA0" w:rsidP="0008316D">
            <w:pPr>
              <w:jc w:val="center"/>
              <w:rPr>
                <w:bCs/>
                <w:szCs w:val="21"/>
              </w:rPr>
            </w:pPr>
            <w:r>
              <w:rPr>
                <w:rFonts w:hint="eastAsia"/>
              </w:rPr>
              <w:t>参数</w:t>
            </w:r>
            <w:r>
              <w:t>jsonStr</w:t>
            </w:r>
            <w:r>
              <w:rPr>
                <w:rFonts w:hint="eastAsia"/>
              </w:rPr>
              <w:t>：</w:t>
            </w:r>
          </w:p>
        </w:tc>
        <w:tc>
          <w:tcPr>
            <w:tcW w:w="7229" w:type="dxa"/>
            <w:gridSpan w:val="4"/>
            <w:vAlign w:val="center"/>
          </w:tcPr>
          <w:p w:rsidR="001A5BA0" w:rsidRPr="007856FB" w:rsidRDefault="001A5BA0" w:rsidP="0008316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t xml:space="preserve"> type</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Consolas" w:eastAsiaTheme="minorEastAsia" w:hAnsi="Consolas" w:hint="eastAsia"/>
                <w:b/>
                <w:color w:val="0070C0"/>
                <w:sz w:val="24"/>
                <w:highlight w:val="white"/>
              </w:rPr>
              <w:t>2</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highlight w:val="white"/>
              </w:rPr>
              <w:t>,</w:t>
            </w:r>
            <w:r w:rsidRPr="007856FB">
              <w:rPr>
                <w:rFonts w:ascii="Consolas" w:eastAsia="Consolas" w:hAnsi="Consolas" w:hint="eastAsia"/>
                <w:b/>
                <w:color w:val="0070C0"/>
                <w:sz w:val="24"/>
                <w:highlight w:val="white"/>
              </w:rPr>
              <w:t>"</w:t>
            </w:r>
            <w:r>
              <w:rPr>
                <w:b/>
                <w:color w:val="0070C0"/>
              </w:rPr>
              <w:t>id</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记录的Id</w:t>
            </w:r>
            <w:r w:rsidRPr="007856FB">
              <w:rPr>
                <w:rFonts w:ascii="Consolas" w:eastAsia="Consolas" w:hAnsi="Consolas" w:hint="eastAsia"/>
                <w:b/>
                <w:color w:val="0070C0"/>
                <w:sz w:val="24"/>
                <w:highlight w:val="white"/>
              </w:rPr>
              <w:t xml:space="preserve"> "</w:t>
            </w:r>
            <w:r w:rsidRPr="007856FB">
              <w:rPr>
                <w:rFonts w:ascii="Consolas" w:eastAsia="Consolas" w:hAnsi="Consolas"/>
                <w:b/>
                <w:color w:val="0070C0"/>
                <w:sz w:val="24"/>
              </w:rPr>
              <w:t>}</w:t>
            </w:r>
          </w:p>
        </w:tc>
      </w:tr>
      <w:tr w:rsidR="001A5BA0" w:rsidTr="0008316D">
        <w:tc>
          <w:tcPr>
            <w:tcW w:w="1838" w:type="dxa"/>
            <w:shd w:val="clear" w:color="auto" w:fill="A6A6A6" w:themeFill="background1" w:themeFillShade="A6"/>
            <w:vAlign w:val="center"/>
          </w:tcPr>
          <w:p w:rsidR="001A5BA0" w:rsidRDefault="001A5BA0" w:rsidP="0008316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1A5BA0" w:rsidRDefault="001A5BA0" w:rsidP="0008316D">
            <w:pPr>
              <w:ind w:firstLine="210"/>
              <w:jc w:val="center"/>
              <w:rPr>
                <w:rFonts w:ascii="宋体" w:hAnsi="宋体"/>
                <w:bCs/>
                <w:szCs w:val="21"/>
              </w:rPr>
            </w:pPr>
          </w:p>
        </w:tc>
        <w:tc>
          <w:tcPr>
            <w:tcW w:w="2762" w:type="dxa"/>
            <w:gridSpan w:val="2"/>
            <w:shd w:val="clear" w:color="auto" w:fill="A6A6A6" w:themeFill="background1" w:themeFillShade="A6"/>
          </w:tcPr>
          <w:p w:rsidR="001A5BA0" w:rsidRDefault="001A5BA0" w:rsidP="0008316D">
            <w:pPr>
              <w:ind w:firstLine="210"/>
              <w:jc w:val="center"/>
              <w:rPr>
                <w:rFonts w:ascii="宋体" w:hAnsi="宋体"/>
                <w:bCs/>
                <w:szCs w:val="21"/>
              </w:rPr>
            </w:pPr>
          </w:p>
        </w:tc>
        <w:tc>
          <w:tcPr>
            <w:tcW w:w="1847" w:type="dxa"/>
            <w:shd w:val="clear" w:color="auto" w:fill="A6A6A6" w:themeFill="background1" w:themeFillShade="A6"/>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bCs/>
                <w:szCs w:val="21"/>
              </w:rPr>
            </w:pPr>
            <w:r>
              <w:rPr>
                <w:rFonts w:hint="eastAsia"/>
                <w:bCs/>
                <w:szCs w:val="21"/>
              </w:rPr>
              <w:t>type</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1:物品</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bCs/>
                <w:szCs w:val="21"/>
              </w:rPr>
            </w:pPr>
            <w:r>
              <w:rPr>
                <w:bCs/>
                <w:szCs w:val="21"/>
              </w:rPr>
              <w:t>i</w:t>
            </w:r>
            <w:r>
              <w:rPr>
                <w:rFonts w:hint="eastAsia"/>
                <w:bCs/>
                <w:szCs w:val="21"/>
              </w:rPr>
              <w:t>d</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记录的id</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bCs/>
                <w:szCs w:val="21"/>
              </w:rPr>
            </w:pPr>
            <w:r w:rsidRPr="00CF52EF">
              <w:rPr>
                <w:bCs/>
                <w:szCs w:val="21"/>
              </w:rPr>
              <w:t>itemsName</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物品名称</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4A78BE">
              <w:rPr>
                <w:bCs/>
                <w:szCs w:val="21"/>
              </w:rPr>
              <w:t>userId</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用户id</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4A78BE" w:rsidRDefault="001A5BA0" w:rsidP="0008316D">
            <w:pPr>
              <w:jc w:val="center"/>
              <w:rPr>
                <w:bCs/>
                <w:szCs w:val="21"/>
              </w:rPr>
            </w:pPr>
            <w:r>
              <w:rPr>
                <w:bCs/>
                <w:szCs w:val="21"/>
              </w:rPr>
              <w:t>userName</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申请人姓名</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bCs/>
                <w:szCs w:val="21"/>
              </w:rPr>
            </w:pPr>
            <w:r>
              <w:rPr>
                <w:bCs/>
                <w:szCs w:val="21"/>
              </w:rPr>
              <w:t>age</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年龄</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Default="001A5BA0" w:rsidP="0008316D">
            <w:pPr>
              <w:jc w:val="center"/>
              <w:rPr>
                <w:bCs/>
                <w:szCs w:val="21"/>
              </w:rPr>
            </w:pPr>
            <w:r w:rsidRPr="008C5A5B">
              <w:rPr>
                <w:bCs/>
                <w:szCs w:val="21"/>
              </w:rPr>
              <w:t>bstGender</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性别</w:t>
            </w:r>
          </w:p>
        </w:tc>
        <w:tc>
          <w:tcPr>
            <w:tcW w:w="2762" w:type="dxa"/>
            <w:gridSpan w:val="2"/>
            <w:shd w:val="clear" w:color="auto" w:fill="auto"/>
          </w:tcPr>
          <w:p w:rsidR="001A5BA0" w:rsidRDefault="001A5BA0" w:rsidP="0008316D">
            <w:pPr>
              <w:ind w:firstLine="210"/>
              <w:jc w:val="center"/>
              <w:rPr>
                <w:rFonts w:ascii="宋体" w:hAnsi="宋体"/>
                <w:bCs/>
                <w:szCs w:val="21"/>
              </w:rPr>
            </w:pPr>
            <w:r w:rsidRPr="008C5A5B">
              <w:rPr>
                <w:rFonts w:ascii="宋体" w:hAnsi="宋体" w:hint="eastAsia"/>
                <w:bCs/>
                <w:szCs w:val="21"/>
              </w:rPr>
              <w:t>0:女士，1：男士</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CF52EF">
              <w:rPr>
                <w:bCs/>
                <w:szCs w:val="21"/>
              </w:rPr>
              <w:t>itemsDesc</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物品描述</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CF52EF">
              <w:rPr>
                <w:bCs/>
                <w:szCs w:val="21"/>
              </w:rPr>
              <w:t>applyStatus</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是否有人捐赠</w:t>
            </w:r>
          </w:p>
        </w:tc>
        <w:tc>
          <w:tcPr>
            <w:tcW w:w="2762" w:type="dxa"/>
            <w:gridSpan w:val="2"/>
            <w:shd w:val="clear" w:color="auto" w:fill="auto"/>
          </w:tcPr>
          <w:p w:rsidR="001A5BA0" w:rsidRDefault="001A5BA0" w:rsidP="0008316D">
            <w:pPr>
              <w:ind w:firstLine="210"/>
              <w:jc w:val="center"/>
              <w:rPr>
                <w:rFonts w:ascii="宋体" w:hAnsi="宋体"/>
                <w:bCs/>
                <w:szCs w:val="21"/>
              </w:rPr>
            </w:pPr>
            <w:r w:rsidRPr="008C5A5B">
              <w:rPr>
                <w:rFonts w:ascii="宋体" w:hAnsi="宋体" w:hint="eastAsia"/>
                <w:bCs/>
                <w:szCs w:val="21"/>
              </w:rPr>
              <w:t>0：未有人捐赠，1：已有人捐赠</w:t>
            </w: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CF52EF">
              <w:rPr>
                <w:bCs/>
                <w:szCs w:val="21"/>
              </w:rPr>
              <w:t>reason</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申请原因</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4A78BE">
              <w:rPr>
                <w:bCs/>
                <w:szCs w:val="21"/>
              </w:rPr>
              <w:t>itName</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物品类别</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CF52EF">
              <w:rPr>
                <w:bCs/>
                <w:szCs w:val="21"/>
              </w:rPr>
              <w:t>publishTime</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发布时间</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256E3C">
              <w:rPr>
                <w:bCs/>
                <w:szCs w:val="21"/>
              </w:rPr>
              <w:t>homePicUrl</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图片地址</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CF52EF" w:rsidRDefault="001A5BA0" w:rsidP="0008316D">
            <w:pPr>
              <w:jc w:val="center"/>
              <w:rPr>
                <w:bCs/>
                <w:szCs w:val="21"/>
              </w:rPr>
            </w:pPr>
            <w:r w:rsidRPr="008C5A5B">
              <w:rPr>
                <w:bCs/>
                <w:szCs w:val="21"/>
              </w:rPr>
              <w:t>bstUserAddress</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家庭地址</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Tr="0008316D">
        <w:tc>
          <w:tcPr>
            <w:tcW w:w="1838" w:type="dxa"/>
            <w:shd w:val="clear" w:color="auto" w:fill="auto"/>
            <w:vAlign w:val="center"/>
          </w:tcPr>
          <w:p w:rsidR="001A5BA0" w:rsidRPr="008C5A5B" w:rsidRDefault="001A5BA0" w:rsidP="0008316D">
            <w:pPr>
              <w:jc w:val="center"/>
              <w:rPr>
                <w:bCs/>
                <w:szCs w:val="21"/>
              </w:rPr>
            </w:pPr>
            <w:r w:rsidRPr="008C5A5B">
              <w:rPr>
                <w:bCs/>
                <w:szCs w:val="21"/>
              </w:rPr>
              <w:t>bstMailAddress</w:t>
            </w:r>
          </w:p>
        </w:tc>
        <w:tc>
          <w:tcPr>
            <w:tcW w:w="2620" w:type="dxa"/>
            <w:shd w:val="clear" w:color="auto" w:fill="auto"/>
          </w:tcPr>
          <w:p w:rsidR="001A5BA0" w:rsidRDefault="001A5BA0" w:rsidP="0008316D">
            <w:pPr>
              <w:ind w:firstLine="210"/>
              <w:jc w:val="center"/>
              <w:rPr>
                <w:rFonts w:ascii="宋体" w:hAnsi="宋体"/>
                <w:bCs/>
                <w:szCs w:val="21"/>
              </w:rPr>
            </w:pPr>
            <w:r>
              <w:rPr>
                <w:rFonts w:ascii="宋体" w:hAnsi="宋体" w:hint="eastAsia"/>
                <w:bCs/>
                <w:szCs w:val="21"/>
              </w:rPr>
              <w:t>邮寄地址</w:t>
            </w:r>
          </w:p>
        </w:tc>
        <w:tc>
          <w:tcPr>
            <w:tcW w:w="2762" w:type="dxa"/>
            <w:gridSpan w:val="2"/>
            <w:shd w:val="clear" w:color="auto" w:fill="auto"/>
          </w:tcPr>
          <w:p w:rsidR="001A5BA0" w:rsidRDefault="001A5BA0" w:rsidP="0008316D">
            <w:pPr>
              <w:ind w:firstLine="210"/>
              <w:jc w:val="center"/>
              <w:rPr>
                <w:rFonts w:ascii="宋体" w:hAnsi="宋体"/>
                <w:bCs/>
                <w:szCs w:val="21"/>
              </w:rPr>
            </w:pPr>
          </w:p>
        </w:tc>
        <w:tc>
          <w:tcPr>
            <w:tcW w:w="1847" w:type="dxa"/>
            <w:shd w:val="clear" w:color="auto" w:fill="auto"/>
          </w:tcPr>
          <w:p w:rsidR="001A5BA0" w:rsidRDefault="001A5BA0" w:rsidP="0008316D">
            <w:pPr>
              <w:ind w:firstLine="210"/>
              <w:jc w:val="center"/>
              <w:rPr>
                <w:rFonts w:ascii="宋体" w:hAnsi="宋体"/>
                <w:bCs/>
                <w:szCs w:val="21"/>
              </w:rPr>
            </w:pPr>
          </w:p>
        </w:tc>
      </w:tr>
      <w:tr w:rsidR="001A5BA0" w:rsidRPr="00F64465" w:rsidTr="0008316D">
        <w:tc>
          <w:tcPr>
            <w:tcW w:w="1838" w:type="dxa"/>
            <w:shd w:val="clear" w:color="auto" w:fill="FFFFFF" w:themeFill="background1"/>
            <w:vAlign w:val="center"/>
          </w:tcPr>
          <w:p w:rsidR="001A5BA0" w:rsidRPr="008C5A5B" w:rsidRDefault="001A5BA0" w:rsidP="0008316D">
            <w:pPr>
              <w:jc w:val="center"/>
              <w:rPr>
                <w:bCs/>
                <w:szCs w:val="21"/>
              </w:rPr>
            </w:pPr>
            <w:r w:rsidRPr="00830266">
              <w:rPr>
                <w:bCs/>
                <w:szCs w:val="21"/>
              </w:rPr>
              <w:t>auditstatus</w:t>
            </w:r>
          </w:p>
        </w:tc>
        <w:tc>
          <w:tcPr>
            <w:tcW w:w="2620" w:type="dxa"/>
            <w:shd w:val="clear" w:color="auto" w:fill="FFFFFF" w:themeFill="background1"/>
          </w:tcPr>
          <w:p w:rsidR="001A5BA0" w:rsidRDefault="001A5BA0" w:rsidP="0008316D">
            <w:pPr>
              <w:ind w:firstLine="210"/>
              <w:jc w:val="center"/>
              <w:rPr>
                <w:rFonts w:ascii="宋体" w:hAnsi="宋体"/>
                <w:bCs/>
                <w:szCs w:val="21"/>
              </w:rPr>
            </w:pPr>
            <w:r>
              <w:rPr>
                <w:rFonts w:ascii="宋体" w:hAnsi="宋体" w:hint="eastAsia"/>
                <w:bCs/>
                <w:szCs w:val="21"/>
              </w:rPr>
              <w:t>审核</w:t>
            </w:r>
            <w:r>
              <w:rPr>
                <w:rFonts w:ascii="宋体" w:hAnsi="宋体"/>
                <w:bCs/>
                <w:szCs w:val="21"/>
              </w:rPr>
              <w:t>状态</w:t>
            </w:r>
          </w:p>
        </w:tc>
        <w:tc>
          <w:tcPr>
            <w:tcW w:w="2762" w:type="dxa"/>
            <w:gridSpan w:val="2"/>
            <w:shd w:val="clear" w:color="auto" w:fill="FFFFFF" w:themeFill="background1"/>
          </w:tcPr>
          <w:p w:rsidR="001A5BA0" w:rsidRDefault="001A5BA0" w:rsidP="0008316D">
            <w:pPr>
              <w:ind w:firstLine="210"/>
              <w:jc w:val="center"/>
              <w:rPr>
                <w:rFonts w:ascii="宋体" w:hAnsi="宋体"/>
                <w:bCs/>
                <w:szCs w:val="21"/>
              </w:rPr>
            </w:pPr>
          </w:p>
        </w:tc>
        <w:tc>
          <w:tcPr>
            <w:tcW w:w="1847" w:type="dxa"/>
            <w:shd w:val="clear" w:color="auto" w:fill="FFFFFF" w:themeFill="background1"/>
          </w:tcPr>
          <w:p w:rsidR="001A5BA0" w:rsidRDefault="001A5BA0" w:rsidP="0008316D">
            <w:pPr>
              <w:ind w:firstLine="210"/>
              <w:jc w:val="center"/>
              <w:rPr>
                <w:rFonts w:ascii="宋体" w:hAnsi="宋体"/>
                <w:bCs/>
                <w:szCs w:val="21"/>
              </w:rPr>
            </w:pPr>
          </w:p>
        </w:tc>
      </w:tr>
      <w:tr w:rsidR="001A5BA0" w:rsidRPr="00F64465" w:rsidTr="0008316D">
        <w:tc>
          <w:tcPr>
            <w:tcW w:w="1838" w:type="dxa"/>
            <w:shd w:val="clear" w:color="auto" w:fill="FFFFFF" w:themeFill="background1"/>
            <w:vAlign w:val="center"/>
          </w:tcPr>
          <w:p w:rsidR="001A5BA0" w:rsidRPr="008C5A5B" w:rsidRDefault="001A5BA0" w:rsidP="0008316D">
            <w:pPr>
              <w:jc w:val="center"/>
              <w:rPr>
                <w:bCs/>
                <w:szCs w:val="21"/>
              </w:rPr>
            </w:pPr>
            <w:r w:rsidRPr="00987963">
              <w:rPr>
                <w:bCs/>
                <w:szCs w:val="21"/>
              </w:rPr>
              <w:t>userlevel</w:t>
            </w:r>
          </w:p>
        </w:tc>
        <w:tc>
          <w:tcPr>
            <w:tcW w:w="2620" w:type="dxa"/>
            <w:shd w:val="clear" w:color="auto" w:fill="FFFFFF" w:themeFill="background1"/>
          </w:tcPr>
          <w:p w:rsidR="001A5BA0" w:rsidRDefault="001A5BA0" w:rsidP="0008316D">
            <w:pPr>
              <w:ind w:firstLine="210"/>
              <w:jc w:val="center"/>
              <w:rPr>
                <w:rFonts w:ascii="宋体" w:hAnsi="宋体"/>
                <w:bCs/>
                <w:szCs w:val="21"/>
              </w:rPr>
            </w:pPr>
            <w:r>
              <w:rPr>
                <w:rFonts w:ascii="宋体" w:hAnsi="宋体" w:hint="eastAsia"/>
                <w:bCs/>
                <w:szCs w:val="21"/>
              </w:rPr>
              <w:t>用户贫困类别</w:t>
            </w:r>
          </w:p>
        </w:tc>
        <w:tc>
          <w:tcPr>
            <w:tcW w:w="2762" w:type="dxa"/>
            <w:gridSpan w:val="2"/>
            <w:shd w:val="clear" w:color="auto" w:fill="FFFFFF" w:themeFill="background1"/>
          </w:tcPr>
          <w:p w:rsidR="001A5BA0" w:rsidRDefault="001A5BA0" w:rsidP="0008316D">
            <w:pPr>
              <w:ind w:firstLine="210"/>
              <w:jc w:val="center"/>
              <w:rPr>
                <w:rFonts w:ascii="宋体" w:hAnsi="宋体"/>
                <w:bCs/>
                <w:szCs w:val="21"/>
              </w:rPr>
            </w:pPr>
            <w:r>
              <w:rPr>
                <w:rFonts w:ascii="宋体" w:hAnsi="宋体" w:hint="eastAsia"/>
                <w:bCs/>
                <w:szCs w:val="21"/>
              </w:rPr>
              <w:t>0：建档立卡用户；3：普通用户</w:t>
            </w:r>
          </w:p>
        </w:tc>
        <w:tc>
          <w:tcPr>
            <w:tcW w:w="1847" w:type="dxa"/>
            <w:shd w:val="clear" w:color="auto" w:fill="FFFFFF" w:themeFill="background1"/>
          </w:tcPr>
          <w:p w:rsidR="001A5BA0" w:rsidRDefault="001A5BA0" w:rsidP="0008316D">
            <w:pPr>
              <w:ind w:firstLine="210"/>
              <w:jc w:val="center"/>
              <w:rPr>
                <w:rFonts w:ascii="宋体" w:hAnsi="宋体"/>
                <w:bCs/>
                <w:szCs w:val="21"/>
              </w:rPr>
            </w:pPr>
          </w:p>
        </w:tc>
      </w:tr>
      <w:tr w:rsidR="001A5BA0" w:rsidRPr="00F64465" w:rsidTr="0008316D">
        <w:tc>
          <w:tcPr>
            <w:tcW w:w="1838" w:type="dxa"/>
            <w:shd w:val="clear" w:color="auto" w:fill="FFFFFF" w:themeFill="background1"/>
            <w:vAlign w:val="center"/>
          </w:tcPr>
          <w:p w:rsidR="001A5BA0" w:rsidRPr="00987963" w:rsidRDefault="001A5BA0" w:rsidP="0008316D">
            <w:pPr>
              <w:jc w:val="center"/>
              <w:rPr>
                <w:bCs/>
                <w:szCs w:val="21"/>
              </w:rPr>
            </w:pPr>
            <w:r w:rsidRPr="004E36AA">
              <w:rPr>
                <w:bCs/>
                <w:szCs w:val="21"/>
              </w:rPr>
              <w:t>bstphone</w:t>
            </w:r>
          </w:p>
        </w:tc>
        <w:tc>
          <w:tcPr>
            <w:tcW w:w="2620" w:type="dxa"/>
            <w:shd w:val="clear" w:color="auto" w:fill="FFFFFF" w:themeFill="background1"/>
          </w:tcPr>
          <w:p w:rsidR="001A5BA0" w:rsidRDefault="001A5BA0" w:rsidP="0008316D">
            <w:pPr>
              <w:ind w:firstLine="210"/>
              <w:jc w:val="center"/>
              <w:rPr>
                <w:rFonts w:ascii="宋体" w:hAnsi="宋体"/>
                <w:bCs/>
                <w:szCs w:val="21"/>
              </w:rPr>
            </w:pPr>
            <w:r>
              <w:rPr>
                <w:rFonts w:ascii="宋体" w:hAnsi="宋体" w:hint="eastAsia"/>
                <w:bCs/>
                <w:szCs w:val="21"/>
              </w:rPr>
              <w:t>贫困户</w:t>
            </w:r>
            <w:r>
              <w:rPr>
                <w:rFonts w:ascii="宋体" w:hAnsi="宋体"/>
                <w:bCs/>
                <w:szCs w:val="21"/>
              </w:rPr>
              <w:t>手机号</w:t>
            </w:r>
          </w:p>
        </w:tc>
        <w:tc>
          <w:tcPr>
            <w:tcW w:w="2762" w:type="dxa"/>
            <w:gridSpan w:val="2"/>
            <w:shd w:val="clear" w:color="auto" w:fill="FFFFFF" w:themeFill="background1"/>
          </w:tcPr>
          <w:p w:rsidR="001A5BA0" w:rsidRDefault="001A5BA0" w:rsidP="0008316D">
            <w:pPr>
              <w:ind w:firstLine="210"/>
              <w:jc w:val="center"/>
              <w:rPr>
                <w:rFonts w:ascii="宋体" w:hAnsi="宋体"/>
                <w:bCs/>
                <w:szCs w:val="21"/>
              </w:rPr>
            </w:pPr>
          </w:p>
        </w:tc>
        <w:tc>
          <w:tcPr>
            <w:tcW w:w="1847" w:type="dxa"/>
            <w:shd w:val="clear" w:color="auto" w:fill="FFFFFF" w:themeFill="background1"/>
          </w:tcPr>
          <w:p w:rsidR="001A5BA0" w:rsidRDefault="001A5BA0" w:rsidP="0008316D">
            <w:pPr>
              <w:ind w:firstLine="210"/>
              <w:jc w:val="center"/>
              <w:rPr>
                <w:rFonts w:ascii="宋体" w:hAnsi="宋体"/>
                <w:bCs/>
                <w:szCs w:val="21"/>
              </w:rPr>
            </w:pPr>
          </w:p>
        </w:tc>
      </w:tr>
      <w:tr w:rsidR="001A5BA0" w:rsidRPr="00F64465" w:rsidTr="0008316D">
        <w:tc>
          <w:tcPr>
            <w:tcW w:w="1838" w:type="dxa"/>
            <w:shd w:val="clear" w:color="auto" w:fill="FFFFFF" w:themeFill="background1"/>
            <w:vAlign w:val="center"/>
          </w:tcPr>
          <w:p w:rsidR="001A5BA0" w:rsidRPr="00F64465" w:rsidRDefault="001A5BA0" w:rsidP="0008316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1A5BA0" w:rsidRPr="00F64465" w:rsidRDefault="001A5BA0" w:rsidP="0008316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1A5BA0" w:rsidRPr="00F64465" w:rsidRDefault="001A5BA0" w:rsidP="0008316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1A5BA0" w:rsidRPr="00F64465" w:rsidRDefault="001A5BA0" w:rsidP="0008316D">
            <w:pPr>
              <w:widowControl/>
              <w:jc w:val="center"/>
              <w:rPr>
                <w:rFonts w:ascii="Consolas" w:hAnsi="Consolas" w:cs="Consolas"/>
                <w:szCs w:val="21"/>
              </w:rPr>
            </w:pPr>
          </w:p>
        </w:tc>
      </w:tr>
      <w:tr w:rsidR="001A5BA0" w:rsidRPr="00F64465" w:rsidTr="0008316D">
        <w:tc>
          <w:tcPr>
            <w:tcW w:w="1838" w:type="dxa"/>
            <w:shd w:val="clear" w:color="auto" w:fill="FFFFFF" w:themeFill="background1"/>
            <w:vAlign w:val="center"/>
          </w:tcPr>
          <w:p w:rsidR="001A5BA0" w:rsidRPr="00F64465" w:rsidRDefault="001A5BA0" w:rsidP="0008316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1A5BA0" w:rsidRPr="00F64465" w:rsidRDefault="001A5BA0" w:rsidP="0008316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1A5BA0" w:rsidRPr="00F64465" w:rsidRDefault="001A5BA0" w:rsidP="0008316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1A5BA0" w:rsidRPr="00F64465" w:rsidRDefault="001A5BA0" w:rsidP="0008316D">
            <w:pPr>
              <w:widowControl/>
              <w:jc w:val="center"/>
              <w:rPr>
                <w:rFonts w:ascii="Consolas" w:hAnsi="Consolas" w:cs="Consolas"/>
                <w:szCs w:val="21"/>
              </w:rPr>
            </w:pPr>
          </w:p>
        </w:tc>
      </w:tr>
      <w:tr w:rsidR="001A5BA0" w:rsidTr="0008316D">
        <w:tc>
          <w:tcPr>
            <w:tcW w:w="1838" w:type="dxa"/>
            <w:shd w:val="clear" w:color="auto" w:fill="A6A6A6" w:themeFill="background1" w:themeFillShade="A6"/>
            <w:vAlign w:val="center"/>
          </w:tcPr>
          <w:p w:rsidR="001A5BA0" w:rsidRDefault="001A5BA0" w:rsidP="0008316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1A5BA0" w:rsidRPr="009F4ED9" w:rsidRDefault="001A5BA0" w:rsidP="0008316D">
            <w:pPr>
              <w:jc w:val="left"/>
              <w:rPr>
                <w:rFonts w:ascii="Consolas" w:hAnsi="Consolas" w:cs="Consolas"/>
                <w:bCs/>
                <w:color w:val="5B9BD5" w:themeColor="accent1"/>
                <w:szCs w:val="21"/>
              </w:rPr>
            </w:pPr>
            <w:r w:rsidRPr="009F4ED9">
              <w:rPr>
                <w:rFonts w:ascii="Consolas" w:hAnsi="Consolas" w:cs="Consolas" w:hint="eastAsia"/>
                <w:bCs/>
                <w:color w:val="5B9BD5" w:themeColor="accent1"/>
                <w:sz w:val="24"/>
                <w:szCs w:val="24"/>
              </w:rPr>
              <w:t>{</w:t>
            </w:r>
            <w:r w:rsidRPr="009F4ED9">
              <w:rPr>
                <w:rFonts w:ascii="Consolas" w:eastAsia="Consolas" w:hAnsi="Consolas" w:hint="eastAsia"/>
                <w:color w:val="5B9BD5" w:themeColor="accent1"/>
                <w:sz w:val="24"/>
                <w:highlight w:val="white"/>
              </w:rPr>
              <w:t>"</w:t>
            </w:r>
            <w:r w:rsidRPr="009F4ED9">
              <w:rPr>
                <w:rFonts w:ascii="Consolas" w:hAnsi="Consolas" w:cs="Consolas" w:hint="eastAsia"/>
                <w:color w:val="5B9BD5" w:themeColor="accent1"/>
                <w:szCs w:val="21"/>
              </w:rPr>
              <w:t>rspCode</w:t>
            </w:r>
            <w:r w:rsidRPr="009F4ED9">
              <w:rPr>
                <w:rFonts w:ascii="Consolas" w:eastAsia="Consolas" w:hAnsi="Consolas" w:hint="eastAsia"/>
                <w:color w:val="5B9BD5" w:themeColor="accent1"/>
                <w:sz w:val="24"/>
                <w:highlight w:val="white"/>
              </w:rPr>
              <w:t>"</w:t>
            </w:r>
            <w:r w:rsidRPr="009F4ED9">
              <w:rPr>
                <w:rFonts w:ascii="Consolas" w:hAnsi="Consolas" w:hint="eastAsia"/>
                <w:color w:val="5B9BD5" w:themeColor="accent1"/>
                <w:sz w:val="24"/>
                <w:highlight w:val="white"/>
              </w:rPr>
              <w:t>:</w:t>
            </w:r>
            <w:r w:rsidRPr="009F4ED9">
              <w:rPr>
                <w:rFonts w:ascii="Consolas" w:eastAsia="Consolas" w:hAnsi="Consolas" w:hint="eastAsia"/>
                <w:color w:val="5B9BD5" w:themeColor="accent1"/>
                <w:sz w:val="24"/>
                <w:highlight w:val="white"/>
              </w:rPr>
              <w:t>"</w:t>
            </w:r>
            <w:r w:rsidRPr="009F4ED9">
              <w:rPr>
                <w:rFonts w:hint="eastAsia"/>
                <w:bCs/>
                <w:color w:val="5B9BD5" w:themeColor="accent1"/>
                <w:szCs w:val="21"/>
              </w:rPr>
              <w:t>0</w:t>
            </w:r>
            <w:r w:rsidRPr="009F4ED9">
              <w:rPr>
                <w:bCs/>
                <w:color w:val="5B9BD5" w:themeColor="accent1"/>
                <w:szCs w:val="21"/>
              </w:rPr>
              <w:t>00</w:t>
            </w:r>
            <w:r w:rsidRPr="009F4ED9">
              <w:rPr>
                <w:rFonts w:ascii="Consolas" w:eastAsia="Consolas" w:hAnsi="Consolas" w:hint="eastAsia"/>
                <w:color w:val="5B9BD5" w:themeColor="accent1"/>
                <w:sz w:val="24"/>
                <w:highlight w:val="white"/>
              </w:rPr>
              <w:t>"</w:t>
            </w:r>
            <w:r w:rsidRPr="009F4ED9">
              <w:rPr>
                <w:rFonts w:ascii="Consolas" w:hAnsi="Consolas" w:hint="eastAsia"/>
                <w:color w:val="5B9BD5" w:themeColor="accent1"/>
                <w:sz w:val="24"/>
              </w:rPr>
              <w:t>,</w:t>
            </w:r>
            <w:r w:rsidRPr="009F4ED9">
              <w:rPr>
                <w:rFonts w:ascii="Consolas" w:eastAsia="Consolas" w:hAnsi="Consolas" w:hint="eastAsia"/>
                <w:color w:val="5B9BD5" w:themeColor="accent1"/>
                <w:sz w:val="24"/>
                <w:highlight w:val="white"/>
              </w:rPr>
              <w:t>"</w:t>
            </w:r>
            <w:r w:rsidRPr="009F4ED9">
              <w:rPr>
                <w:rFonts w:ascii="Consolas" w:hAnsi="Consolas" w:cs="Consolas" w:hint="eastAsia"/>
                <w:color w:val="5B9BD5" w:themeColor="accent1"/>
                <w:szCs w:val="21"/>
              </w:rPr>
              <w:t>rspDesc</w:t>
            </w:r>
            <w:r w:rsidRPr="009F4ED9">
              <w:rPr>
                <w:rFonts w:ascii="Consolas" w:eastAsia="Consolas" w:hAnsi="Consolas" w:hint="eastAsia"/>
                <w:color w:val="5B9BD5" w:themeColor="accent1"/>
                <w:sz w:val="24"/>
                <w:highlight w:val="white"/>
              </w:rPr>
              <w:t>"</w:t>
            </w:r>
            <w:r w:rsidRPr="009F4ED9">
              <w:rPr>
                <w:rFonts w:ascii="Consolas" w:hAnsi="Consolas" w:hint="eastAsia"/>
                <w:color w:val="5B9BD5" w:themeColor="accent1"/>
                <w:sz w:val="24"/>
              </w:rPr>
              <w:t>:</w:t>
            </w:r>
            <w:r w:rsidRPr="009F4ED9">
              <w:rPr>
                <w:rFonts w:ascii="Consolas" w:eastAsia="Consolas" w:hAnsi="Consolas" w:hint="eastAsia"/>
                <w:color w:val="5B9BD5" w:themeColor="accent1"/>
                <w:sz w:val="24"/>
                <w:highlight w:val="white"/>
              </w:rPr>
              <w:t>"</w:t>
            </w:r>
            <w:r w:rsidRPr="009F4ED9">
              <w:rPr>
                <w:rFonts w:hint="eastAsia"/>
                <w:bCs/>
                <w:color w:val="5B9BD5" w:themeColor="accent1"/>
                <w:szCs w:val="21"/>
              </w:rPr>
              <w:t>正常</w:t>
            </w:r>
            <w:r w:rsidRPr="009F4ED9">
              <w:rPr>
                <w:rFonts w:ascii="Consolas" w:eastAsia="Consolas" w:hAnsi="Consolas" w:hint="eastAsia"/>
                <w:color w:val="5B9BD5" w:themeColor="accent1"/>
                <w:sz w:val="24"/>
                <w:highlight w:val="white"/>
              </w:rPr>
              <w:t>"</w:t>
            </w:r>
            <w:r w:rsidRPr="009F4ED9">
              <w:rPr>
                <w:rFonts w:ascii="宋体" w:hAnsi="宋体" w:cs="宋体" w:hint="eastAsia"/>
                <w:color w:val="5B9BD5" w:themeColor="accent1"/>
                <w:sz w:val="24"/>
                <w:highlight w:val="white"/>
              </w:rPr>
              <w:t>，</w:t>
            </w:r>
            <w:r w:rsidRPr="009F4ED9">
              <w:rPr>
                <w:rFonts w:ascii="Consolas" w:hAnsi="Consolas" w:cs="Consolas" w:hint="eastAsia"/>
                <w:bCs/>
                <w:color w:val="5B9BD5" w:themeColor="accent1"/>
                <w:sz w:val="21"/>
                <w:szCs w:val="21"/>
              </w:rPr>
              <w:t>"type":"2","id":"1",</w:t>
            </w:r>
            <w:r w:rsidRPr="009F4ED9">
              <w:rPr>
                <w:rFonts w:ascii="Consolas" w:eastAsia="Consolas" w:hAnsi="Consolas" w:hint="eastAsia"/>
                <w:color w:val="5B9BD5" w:themeColor="accent1"/>
                <w:sz w:val="24"/>
                <w:highlight w:val="white"/>
              </w:rPr>
              <w:t>"</w:t>
            </w:r>
            <w:r w:rsidRPr="009F4ED9">
              <w:rPr>
                <w:bCs/>
                <w:color w:val="5B9BD5" w:themeColor="accent1"/>
                <w:szCs w:val="21"/>
              </w:rPr>
              <w:t xml:space="preserve"> userId</w:t>
            </w:r>
            <w:r w:rsidRPr="009F4ED9">
              <w:rPr>
                <w:rFonts w:ascii="Consolas" w:eastAsia="Consolas" w:hAnsi="Consolas" w:hint="eastAsia"/>
                <w:color w:val="5B9BD5" w:themeColor="accent1"/>
                <w:sz w:val="24"/>
                <w:highlight w:val="white"/>
              </w:rPr>
              <w:t xml:space="preserve"> "</w:t>
            </w:r>
            <w:r w:rsidRPr="009F4ED9">
              <w:rPr>
                <w:rFonts w:ascii="Consolas" w:hAnsi="Consolas" w:hint="eastAsia"/>
                <w:color w:val="5B9BD5" w:themeColor="accent1"/>
                <w:sz w:val="24"/>
                <w:highlight w:val="white"/>
              </w:rPr>
              <w:t>:</w:t>
            </w:r>
            <w:r w:rsidRPr="009F4ED9">
              <w:rPr>
                <w:rFonts w:ascii="Consolas" w:eastAsia="Consolas" w:hAnsi="Consolas" w:hint="eastAsia"/>
                <w:color w:val="5B9BD5" w:themeColor="accent1"/>
                <w:sz w:val="24"/>
                <w:highlight w:val="white"/>
              </w:rPr>
              <w:t>"</w:t>
            </w:r>
            <w:r w:rsidRPr="009F4ED9">
              <w:rPr>
                <w:rFonts w:ascii="宋体" w:hAnsi="宋体" w:hint="eastAsia"/>
                <w:bCs/>
                <w:color w:val="5B9BD5" w:themeColor="accent1"/>
                <w:szCs w:val="21"/>
              </w:rPr>
              <w:t>用户</w:t>
            </w:r>
            <w:r w:rsidRPr="009F4ED9">
              <w:rPr>
                <w:rFonts w:hint="eastAsia"/>
                <w:bCs/>
                <w:color w:val="5B9BD5" w:themeColor="accent1"/>
                <w:szCs w:val="21"/>
              </w:rPr>
              <w:t>ID</w:t>
            </w:r>
            <w:r w:rsidRPr="009F4ED9">
              <w:rPr>
                <w:rFonts w:ascii="Consolas" w:eastAsia="Consolas" w:hAnsi="Consolas" w:hint="eastAsia"/>
                <w:color w:val="5B9BD5" w:themeColor="accent1"/>
                <w:sz w:val="24"/>
                <w:highlight w:val="white"/>
              </w:rPr>
              <w:t>"</w:t>
            </w:r>
            <w:r w:rsidRPr="009F4ED9">
              <w:rPr>
                <w:rFonts w:ascii="Consolas" w:hAnsi="Consolas" w:hint="eastAsia"/>
                <w:color w:val="5B9BD5" w:themeColor="accent1"/>
                <w:sz w:val="24"/>
              </w:rPr>
              <w:t>,</w:t>
            </w:r>
            <w:r w:rsidRPr="009F4ED9">
              <w:rPr>
                <w:rFonts w:ascii="Consolas" w:eastAsia="Consolas" w:hAnsi="Consolas" w:hint="eastAsia"/>
                <w:color w:val="5B9BD5" w:themeColor="accent1"/>
                <w:sz w:val="24"/>
                <w:highlight w:val="white"/>
              </w:rPr>
              <w:t>"</w:t>
            </w:r>
            <w:r w:rsidRPr="009F4ED9">
              <w:rPr>
                <w:bCs/>
                <w:color w:val="5B9BD5" w:themeColor="accent1"/>
                <w:szCs w:val="21"/>
              </w:rPr>
              <w:t xml:space="preserve"> userName</w:t>
            </w:r>
            <w:r w:rsidRPr="009F4ED9">
              <w:rPr>
                <w:rFonts w:ascii="Consolas" w:eastAsia="Consolas" w:hAnsi="Consolas" w:hint="eastAsia"/>
                <w:color w:val="5B9BD5" w:themeColor="accent1"/>
                <w:sz w:val="24"/>
                <w:highlight w:val="white"/>
              </w:rPr>
              <w:t>"</w:t>
            </w:r>
            <w:r w:rsidRPr="009F4ED9">
              <w:rPr>
                <w:rFonts w:ascii="Consolas" w:hAnsi="Consolas" w:hint="eastAsia"/>
                <w:color w:val="5B9BD5" w:themeColor="accent1"/>
                <w:sz w:val="24"/>
                <w:highlight w:val="white"/>
              </w:rPr>
              <w:t>:</w:t>
            </w:r>
            <w:r w:rsidRPr="009F4ED9">
              <w:rPr>
                <w:rFonts w:ascii="Consolas" w:eastAsia="Consolas" w:hAnsi="Consolas" w:hint="eastAsia"/>
                <w:color w:val="5B9BD5" w:themeColor="accent1"/>
                <w:sz w:val="24"/>
                <w:highlight w:val="white"/>
              </w:rPr>
              <w:t>"</w:t>
            </w:r>
            <w:r w:rsidRPr="009F4ED9">
              <w:rPr>
                <w:rFonts w:ascii="宋体" w:hAnsi="宋体" w:hint="eastAsia"/>
                <w:bCs/>
                <w:color w:val="5B9BD5" w:themeColor="accent1"/>
                <w:szCs w:val="21"/>
              </w:rPr>
              <w:t>姓名</w:t>
            </w:r>
            <w:r w:rsidRPr="009F4ED9">
              <w:rPr>
                <w:rFonts w:ascii="Consolas" w:eastAsia="Consolas" w:hAnsi="Consolas" w:hint="eastAsia"/>
                <w:color w:val="5B9BD5" w:themeColor="accent1"/>
                <w:sz w:val="24"/>
                <w:highlight w:val="white"/>
              </w:rPr>
              <w:t>"</w:t>
            </w:r>
            <w:r w:rsidRPr="009F4ED9">
              <w:rPr>
                <w:rFonts w:ascii="Consolas" w:hAnsi="Consolas" w:hint="eastAsia"/>
                <w:color w:val="5B9BD5" w:themeColor="accent1"/>
                <w:sz w:val="24"/>
              </w:rPr>
              <w:t>,"</w:t>
            </w:r>
            <w:r w:rsidRPr="009F4ED9">
              <w:rPr>
                <w:bCs/>
                <w:color w:val="5B9BD5" w:themeColor="accent1"/>
                <w:szCs w:val="21"/>
              </w:rPr>
              <w:t xml:space="preserve"> age</w:t>
            </w:r>
            <w:r w:rsidRPr="009F4ED9">
              <w:rPr>
                <w:rFonts w:ascii="Consolas" w:hAnsi="Consolas" w:hint="eastAsia"/>
                <w:color w:val="5B9BD5" w:themeColor="accent1"/>
                <w:sz w:val="24"/>
              </w:rPr>
              <w:t xml:space="preserve"> ":"</w:t>
            </w:r>
            <w:r w:rsidRPr="009F4ED9">
              <w:rPr>
                <w:rFonts w:ascii="Consolas" w:hAnsi="Consolas" w:hint="eastAsia"/>
                <w:color w:val="5B9BD5" w:themeColor="accent1"/>
                <w:sz w:val="24"/>
              </w:rPr>
              <w:t>年龄</w:t>
            </w:r>
            <w:r w:rsidRPr="009F4ED9">
              <w:rPr>
                <w:rFonts w:ascii="Consolas" w:hAnsi="Consolas" w:hint="eastAsia"/>
                <w:color w:val="5B9BD5" w:themeColor="accent1"/>
                <w:sz w:val="24"/>
              </w:rPr>
              <w:t>","</w:t>
            </w:r>
            <w:r w:rsidRPr="009F4ED9">
              <w:rPr>
                <w:bCs/>
                <w:color w:val="5B9BD5" w:themeColor="accent1"/>
                <w:szCs w:val="21"/>
              </w:rPr>
              <w:t xml:space="preserve"> bstGender</w:t>
            </w:r>
            <w:r w:rsidRPr="009F4ED9">
              <w:rPr>
                <w:rFonts w:ascii="Consolas" w:hAnsi="Consolas" w:hint="eastAsia"/>
                <w:color w:val="5B9BD5" w:themeColor="accent1"/>
                <w:sz w:val="24"/>
              </w:rPr>
              <w:t>:","</w:t>
            </w:r>
            <w:r w:rsidRPr="009F4ED9">
              <w:rPr>
                <w:rFonts w:ascii="Consolas" w:hAnsi="Consolas" w:hint="eastAsia"/>
                <w:color w:val="5B9BD5" w:themeColor="accent1"/>
                <w:sz w:val="24"/>
              </w:rPr>
              <w:t>性别</w:t>
            </w:r>
            <w:r w:rsidRPr="009F4ED9">
              <w:rPr>
                <w:rFonts w:ascii="Consolas" w:hAnsi="Consolas" w:hint="eastAsia"/>
                <w:color w:val="5B9BD5" w:themeColor="accent1"/>
                <w:sz w:val="24"/>
              </w:rPr>
              <w:t>",</w:t>
            </w:r>
            <w:r w:rsidRPr="009F4ED9">
              <w:rPr>
                <w:rFonts w:ascii="Consolas" w:eastAsia="Consolas" w:hAnsi="Consolas" w:hint="eastAsia"/>
                <w:color w:val="5B9BD5" w:themeColor="accent1"/>
                <w:sz w:val="24"/>
                <w:highlight w:val="white"/>
              </w:rPr>
              <w:t>"</w:t>
            </w:r>
            <w:r w:rsidRPr="009F4ED9">
              <w:rPr>
                <w:bCs/>
                <w:color w:val="5B9BD5" w:themeColor="accent1"/>
                <w:szCs w:val="21"/>
              </w:rPr>
              <w:t xml:space="preserve"> reason</w:t>
            </w:r>
            <w:r w:rsidRPr="009F4ED9">
              <w:rPr>
                <w:rFonts w:ascii="Consolas" w:eastAsia="Consolas" w:hAnsi="Consolas" w:hint="eastAsia"/>
                <w:color w:val="5B9BD5" w:themeColor="accent1"/>
                <w:sz w:val="24"/>
                <w:highlight w:val="white"/>
              </w:rPr>
              <w:t>"</w:t>
            </w:r>
            <w:r w:rsidRPr="009F4ED9">
              <w:rPr>
                <w:rFonts w:ascii="Consolas" w:hAnsi="Consolas" w:hint="eastAsia"/>
                <w:color w:val="5B9BD5" w:themeColor="accent1"/>
                <w:sz w:val="24"/>
                <w:highlight w:val="white"/>
              </w:rPr>
              <w:t>:</w:t>
            </w:r>
            <w:r w:rsidRPr="009F4ED9">
              <w:rPr>
                <w:rFonts w:ascii="Consolas" w:eastAsia="Consolas" w:hAnsi="Consolas" w:hint="eastAsia"/>
                <w:color w:val="5B9BD5" w:themeColor="accent1"/>
                <w:sz w:val="24"/>
                <w:highlight w:val="white"/>
              </w:rPr>
              <w:t>"</w:t>
            </w:r>
            <w:r w:rsidRPr="009F4ED9">
              <w:rPr>
                <w:rFonts w:ascii="宋体" w:hAnsi="宋体" w:hint="eastAsia"/>
                <w:bCs/>
                <w:color w:val="5B9BD5" w:themeColor="accent1"/>
                <w:szCs w:val="21"/>
              </w:rPr>
              <w:t>申请原因</w:t>
            </w:r>
            <w:r w:rsidRPr="009F4ED9">
              <w:rPr>
                <w:rFonts w:ascii="Consolas" w:eastAsia="Consolas" w:hAnsi="Consolas" w:hint="eastAsia"/>
                <w:color w:val="5B9BD5" w:themeColor="accent1"/>
                <w:sz w:val="24"/>
                <w:highlight w:val="white"/>
              </w:rPr>
              <w:t>"</w:t>
            </w:r>
            <w:r w:rsidRPr="009F4ED9">
              <w:rPr>
                <w:rFonts w:ascii="Consolas" w:hAnsi="Consolas" w:hint="eastAsia"/>
                <w:color w:val="5B9BD5" w:themeColor="accent1"/>
                <w:sz w:val="24"/>
              </w:rPr>
              <w:t>,</w:t>
            </w:r>
            <w:r w:rsidRPr="009F4ED9">
              <w:rPr>
                <w:rFonts w:ascii="Consolas" w:eastAsia="Consolas" w:hAnsi="Consolas" w:hint="eastAsia"/>
                <w:color w:val="5B9BD5" w:themeColor="accent1"/>
                <w:sz w:val="24"/>
                <w:highlight w:val="white"/>
              </w:rPr>
              <w:t>"</w:t>
            </w:r>
            <w:r w:rsidRPr="009F4ED9">
              <w:rPr>
                <w:rFonts w:ascii="Consolas" w:hAnsi="Consolas" w:hint="eastAsia"/>
                <w:color w:val="5B9BD5" w:themeColor="accent1"/>
                <w:sz w:val="24"/>
              </w:rPr>
              <w:t>"</w:t>
            </w:r>
            <w:r w:rsidRPr="009F4ED9">
              <w:rPr>
                <w:bCs/>
                <w:color w:val="5B9BD5" w:themeColor="accent1"/>
                <w:szCs w:val="21"/>
              </w:rPr>
              <w:t xml:space="preserve"> homePicUrl</w:t>
            </w:r>
            <w:r w:rsidRPr="009F4ED9">
              <w:rPr>
                <w:rFonts w:ascii="Consolas" w:hAnsi="Consolas" w:hint="eastAsia"/>
                <w:color w:val="5B9BD5" w:themeColor="accent1"/>
                <w:sz w:val="24"/>
              </w:rPr>
              <w:t>":"</w:t>
            </w:r>
            <w:r w:rsidRPr="009F4ED9">
              <w:rPr>
                <w:rFonts w:ascii="Consolas" w:hAnsi="Consolas" w:hint="eastAsia"/>
                <w:color w:val="5B9BD5" w:themeColor="accent1"/>
                <w:sz w:val="24"/>
              </w:rPr>
              <w:t>图片地址</w:t>
            </w:r>
            <w:r w:rsidRPr="009F4ED9">
              <w:rPr>
                <w:rFonts w:ascii="Consolas" w:hAnsi="Consolas" w:hint="eastAsia"/>
                <w:color w:val="5B9BD5" w:themeColor="accent1"/>
                <w:sz w:val="24"/>
              </w:rPr>
              <w:t>",</w:t>
            </w:r>
            <w:r w:rsidRPr="009F4ED9">
              <w:rPr>
                <w:rFonts w:ascii="Consolas" w:eastAsia="Consolas" w:hAnsi="Consolas" w:hint="eastAsia"/>
                <w:color w:val="5B9BD5" w:themeColor="accent1"/>
                <w:sz w:val="24"/>
                <w:highlight w:val="white"/>
              </w:rPr>
              <w:t>"</w:t>
            </w:r>
            <w:r w:rsidRPr="009F4ED9">
              <w:rPr>
                <w:bCs/>
                <w:color w:val="5B9BD5" w:themeColor="accent1"/>
                <w:szCs w:val="21"/>
              </w:rPr>
              <w:t xml:space="preserve"> publishTime</w:t>
            </w:r>
            <w:r w:rsidRPr="009F4ED9">
              <w:rPr>
                <w:rFonts w:ascii="Consolas" w:eastAsia="Consolas" w:hAnsi="Consolas" w:hint="eastAsia"/>
                <w:color w:val="5B9BD5" w:themeColor="accent1"/>
                <w:sz w:val="24"/>
                <w:highlight w:val="white"/>
              </w:rPr>
              <w:t>"</w:t>
            </w:r>
            <w:r w:rsidRPr="009F4ED9">
              <w:rPr>
                <w:rFonts w:ascii="Consolas" w:hAnsi="Consolas" w:hint="eastAsia"/>
                <w:color w:val="5B9BD5" w:themeColor="accent1"/>
                <w:sz w:val="24"/>
                <w:highlight w:val="white"/>
              </w:rPr>
              <w:t>:</w:t>
            </w:r>
            <w:r w:rsidRPr="009F4ED9">
              <w:rPr>
                <w:rFonts w:ascii="Consolas" w:eastAsia="Consolas" w:hAnsi="Consolas" w:hint="eastAsia"/>
                <w:color w:val="5B9BD5" w:themeColor="accent1"/>
                <w:sz w:val="24"/>
                <w:highlight w:val="white"/>
              </w:rPr>
              <w:t>"</w:t>
            </w:r>
            <w:r w:rsidRPr="009F4ED9">
              <w:rPr>
                <w:rFonts w:ascii="宋体" w:hAnsi="宋体" w:hint="eastAsia"/>
                <w:bCs/>
                <w:color w:val="5B9BD5" w:themeColor="accent1"/>
                <w:szCs w:val="21"/>
              </w:rPr>
              <w:t>发布时间</w:t>
            </w:r>
            <w:r w:rsidRPr="009F4ED9">
              <w:rPr>
                <w:rFonts w:ascii="Consolas" w:eastAsia="Consolas" w:hAnsi="Consolas" w:hint="eastAsia"/>
                <w:color w:val="5B9BD5" w:themeColor="accent1"/>
                <w:sz w:val="24"/>
                <w:highlight w:val="white"/>
              </w:rPr>
              <w:t>"</w:t>
            </w:r>
            <w:r w:rsidRPr="009F4ED9">
              <w:rPr>
                <w:rFonts w:ascii="Consolas" w:eastAsiaTheme="minorEastAsia" w:hAnsi="Consolas" w:hint="eastAsia"/>
                <w:color w:val="5B9BD5" w:themeColor="accent1"/>
                <w:sz w:val="24"/>
              </w:rPr>
              <w:t>,"</w:t>
            </w:r>
            <w:r w:rsidRPr="009F4ED9">
              <w:rPr>
                <w:bCs/>
                <w:color w:val="5B9BD5" w:themeColor="accent1"/>
                <w:szCs w:val="21"/>
              </w:rPr>
              <w:t xml:space="preserve"> getMoney</w:t>
            </w:r>
            <w:r w:rsidRPr="009F4ED9">
              <w:rPr>
                <w:rFonts w:ascii="Consolas" w:eastAsiaTheme="minorEastAsia" w:hAnsi="Consolas" w:hint="eastAsia"/>
                <w:color w:val="5B9BD5" w:themeColor="accent1"/>
                <w:sz w:val="24"/>
              </w:rPr>
              <w:t>":"</w:t>
            </w:r>
            <w:r w:rsidRPr="009F4ED9">
              <w:rPr>
                <w:rFonts w:ascii="宋体" w:hAnsi="宋体" w:hint="eastAsia"/>
                <w:bCs/>
                <w:color w:val="5B9BD5" w:themeColor="accent1"/>
                <w:szCs w:val="21"/>
              </w:rPr>
              <w:t>资金需求</w:t>
            </w:r>
            <w:r w:rsidRPr="009F4ED9">
              <w:rPr>
                <w:rFonts w:ascii="Consolas" w:eastAsiaTheme="minorEastAsia" w:hAnsi="Consolas" w:hint="eastAsia"/>
                <w:color w:val="5B9BD5" w:themeColor="accent1"/>
                <w:sz w:val="24"/>
              </w:rPr>
              <w:t>","</w:t>
            </w:r>
            <w:r w:rsidRPr="009F4ED9">
              <w:rPr>
                <w:bCs/>
                <w:color w:val="5B9BD5" w:themeColor="accent1"/>
                <w:szCs w:val="21"/>
              </w:rPr>
              <w:t xml:space="preserve"> moneyCount</w:t>
            </w:r>
            <w:r w:rsidRPr="009F4ED9">
              <w:rPr>
                <w:rFonts w:ascii="Consolas" w:eastAsiaTheme="minorEastAsia" w:hAnsi="Consolas" w:hint="eastAsia"/>
                <w:color w:val="5B9BD5" w:themeColor="accent1"/>
                <w:sz w:val="24"/>
              </w:rPr>
              <w:t xml:space="preserve"> ":"</w:t>
            </w:r>
            <w:r w:rsidRPr="009F4ED9">
              <w:rPr>
                <w:rFonts w:ascii="宋体" w:hAnsi="宋体" w:hint="eastAsia"/>
                <w:bCs/>
                <w:color w:val="5B9BD5" w:themeColor="accent1"/>
                <w:szCs w:val="21"/>
              </w:rPr>
              <w:t>已捐钱数</w:t>
            </w:r>
            <w:r w:rsidRPr="009F4ED9">
              <w:rPr>
                <w:rFonts w:ascii="Consolas" w:eastAsiaTheme="minorEastAsia" w:hAnsi="Consolas" w:hint="eastAsia"/>
                <w:color w:val="5B9BD5" w:themeColor="accent1"/>
                <w:sz w:val="24"/>
              </w:rPr>
              <w:t>",</w:t>
            </w:r>
            <w:r w:rsidRPr="009F4ED9">
              <w:rPr>
                <w:rFonts w:ascii="Consolas" w:eastAsia="Consolas" w:hAnsi="Consolas" w:hint="eastAsia"/>
                <w:color w:val="5B9BD5" w:themeColor="accent1"/>
                <w:sz w:val="24"/>
                <w:highlight w:val="white"/>
              </w:rPr>
              <w:t>"</w:t>
            </w:r>
            <w:r w:rsidRPr="009F4ED9">
              <w:rPr>
                <w:bCs/>
                <w:color w:val="5B9BD5" w:themeColor="accent1"/>
                <w:szCs w:val="21"/>
              </w:rPr>
              <w:t xml:space="preserve"> donateCount</w:t>
            </w:r>
            <w:r w:rsidRPr="009F4ED9">
              <w:rPr>
                <w:rFonts w:ascii="Consolas" w:eastAsia="Consolas" w:hAnsi="Consolas" w:hint="eastAsia"/>
                <w:color w:val="5B9BD5" w:themeColor="accent1"/>
                <w:sz w:val="24"/>
                <w:highlight w:val="white"/>
              </w:rPr>
              <w:t>"</w:t>
            </w:r>
            <w:r w:rsidRPr="009F4ED9">
              <w:rPr>
                <w:rFonts w:ascii="Consolas" w:hAnsi="Consolas" w:hint="eastAsia"/>
                <w:color w:val="5B9BD5" w:themeColor="accent1"/>
                <w:sz w:val="24"/>
                <w:highlight w:val="white"/>
              </w:rPr>
              <w:t>:</w:t>
            </w:r>
            <w:r w:rsidRPr="009F4ED9">
              <w:rPr>
                <w:rFonts w:ascii="Consolas" w:eastAsia="Consolas" w:hAnsi="Consolas" w:hint="eastAsia"/>
                <w:color w:val="5B9BD5" w:themeColor="accent1"/>
                <w:sz w:val="24"/>
                <w:highlight w:val="white"/>
              </w:rPr>
              <w:t>"</w:t>
            </w:r>
            <w:r w:rsidRPr="009F4ED9">
              <w:rPr>
                <w:rFonts w:ascii="宋体" w:hAnsi="宋体" w:hint="eastAsia"/>
                <w:bCs/>
                <w:color w:val="5B9BD5" w:themeColor="accent1"/>
                <w:szCs w:val="21"/>
              </w:rPr>
              <w:t>捐赠次数</w:t>
            </w:r>
            <w:r w:rsidRPr="009F4ED9">
              <w:rPr>
                <w:rFonts w:ascii="Consolas" w:eastAsia="Consolas" w:hAnsi="Consolas" w:hint="eastAsia"/>
                <w:color w:val="5B9BD5" w:themeColor="accent1"/>
                <w:sz w:val="24"/>
                <w:highlight w:val="white"/>
              </w:rPr>
              <w:t>"</w:t>
            </w:r>
            <w:r w:rsidRPr="009F4ED9">
              <w:rPr>
                <w:rFonts w:ascii="Consolas" w:hAnsi="Consolas" w:hint="eastAsia"/>
                <w:color w:val="5B9BD5" w:themeColor="accent1"/>
                <w:sz w:val="24"/>
              </w:rPr>
              <w:t>,"</w:t>
            </w:r>
            <w:r w:rsidRPr="009F4ED9">
              <w:rPr>
                <w:bCs/>
                <w:color w:val="5B9BD5" w:themeColor="accent1"/>
                <w:szCs w:val="21"/>
              </w:rPr>
              <w:t xml:space="preserve"> daysRemaining</w:t>
            </w:r>
            <w:r w:rsidRPr="009F4ED9">
              <w:rPr>
                <w:rFonts w:ascii="Consolas" w:hAnsi="Consolas" w:hint="eastAsia"/>
                <w:color w:val="5B9BD5" w:themeColor="accent1"/>
                <w:sz w:val="24"/>
              </w:rPr>
              <w:t>":"</w:t>
            </w:r>
            <w:r w:rsidRPr="009F4ED9">
              <w:rPr>
                <w:rFonts w:ascii="宋体" w:hAnsi="宋体" w:hint="eastAsia"/>
                <w:bCs/>
                <w:color w:val="5B9BD5" w:themeColor="accent1"/>
                <w:szCs w:val="21"/>
              </w:rPr>
              <w:t>剩余天数</w:t>
            </w:r>
            <w:r w:rsidRPr="009F4ED9">
              <w:rPr>
                <w:rFonts w:ascii="Consolas" w:hAnsi="Consolas" w:hint="eastAsia"/>
                <w:color w:val="5B9BD5" w:themeColor="accent1"/>
                <w:sz w:val="24"/>
              </w:rPr>
              <w:t>"</w:t>
            </w:r>
            <w:r w:rsidRPr="009F4ED9">
              <w:rPr>
                <w:rFonts w:ascii="Consolas" w:eastAsia="Consolas" w:hAnsi="Consolas"/>
                <w:color w:val="5B9BD5" w:themeColor="accent1"/>
                <w:sz w:val="24"/>
              </w:rPr>
              <w:t>}</w:t>
            </w:r>
          </w:p>
        </w:tc>
      </w:tr>
    </w:tbl>
    <w:p w:rsidR="008D26CC" w:rsidRPr="008D26CC" w:rsidRDefault="00555A56" w:rsidP="008D26CC">
      <w:pPr>
        <w:pStyle w:val="4"/>
      </w:pPr>
      <w:r>
        <w:lastRenderedPageBreak/>
        <w:t>3.3.4</w:t>
      </w:r>
      <w:r w:rsidR="008D26CC" w:rsidRPr="008D26CC">
        <w:rPr>
          <w:rFonts w:hint="eastAsia"/>
        </w:rPr>
        <w:t>第一书记代发建档立卡卡口校验</w:t>
      </w:r>
    </w:p>
    <w:tbl>
      <w:tblPr>
        <w:tblStyle w:val="a7"/>
        <w:tblW w:w="9067" w:type="dxa"/>
        <w:tblLayout w:type="fixed"/>
        <w:tblLook w:val="04A0" w:firstRow="1" w:lastRow="0" w:firstColumn="1" w:lastColumn="0" w:noHBand="0" w:noVBand="1"/>
      </w:tblPr>
      <w:tblGrid>
        <w:gridCol w:w="1838"/>
        <w:gridCol w:w="2835"/>
        <w:gridCol w:w="2547"/>
        <w:gridCol w:w="1847"/>
      </w:tblGrid>
      <w:tr w:rsidR="008D26CC" w:rsidRPr="008D26CC" w:rsidTr="008D26CC">
        <w:tc>
          <w:tcPr>
            <w:tcW w:w="1838" w:type="dxa"/>
            <w:vAlign w:val="center"/>
          </w:tcPr>
          <w:p w:rsidR="008D26CC" w:rsidRPr="008D26CC" w:rsidRDefault="008D26CC" w:rsidP="008D26CC">
            <w:pPr>
              <w:rPr>
                <w:bCs/>
                <w:kern w:val="2"/>
                <w:sz w:val="21"/>
                <w:szCs w:val="22"/>
              </w:rPr>
            </w:pPr>
            <w:r w:rsidRPr="008D26CC">
              <w:rPr>
                <w:bCs/>
                <w:kern w:val="2"/>
                <w:sz w:val="21"/>
                <w:szCs w:val="22"/>
              </w:rPr>
              <w:t>接口标识：</w:t>
            </w:r>
          </w:p>
        </w:tc>
        <w:tc>
          <w:tcPr>
            <w:tcW w:w="2835" w:type="dxa"/>
            <w:vAlign w:val="center"/>
          </w:tcPr>
          <w:p w:rsidR="008D26CC" w:rsidRPr="008D26CC" w:rsidRDefault="008D26CC" w:rsidP="008D26CC">
            <w:pPr>
              <w:rPr>
                <w:bCs/>
                <w:kern w:val="2"/>
                <w:sz w:val="21"/>
                <w:szCs w:val="22"/>
              </w:rPr>
            </w:pPr>
            <w:r w:rsidRPr="008D26CC">
              <w:rPr>
                <w:rFonts w:hint="eastAsia"/>
                <w:kern w:val="2"/>
                <w:sz w:val="21"/>
                <w:szCs w:val="22"/>
                <w:u w:val="single"/>
              </w:rPr>
              <w:t>XqqueryJDLK</w:t>
            </w:r>
          </w:p>
        </w:tc>
        <w:tc>
          <w:tcPr>
            <w:tcW w:w="2547" w:type="dxa"/>
          </w:tcPr>
          <w:p w:rsidR="008D26CC" w:rsidRPr="008D26CC" w:rsidRDefault="008D26CC" w:rsidP="008D26CC">
            <w:pPr>
              <w:rPr>
                <w:kern w:val="2"/>
                <w:sz w:val="21"/>
                <w:szCs w:val="22"/>
              </w:rPr>
            </w:pPr>
          </w:p>
        </w:tc>
        <w:tc>
          <w:tcPr>
            <w:tcW w:w="1847" w:type="dxa"/>
          </w:tcPr>
          <w:p w:rsidR="008D26CC" w:rsidRPr="008D26CC" w:rsidRDefault="008D26CC" w:rsidP="008D26CC">
            <w:pPr>
              <w:rPr>
                <w:kern w:val="2"/>
                <w:sz w:val="21"/>
                <w:szCs w:val="22"/>
              </w:rPr>
            </w:pPr>
          </w:p>
        </w:tc>
      </w:tr>
      <w:tr w:rsidR="008D26CC" w:rsidRPr="008D26CC" w:rsidTr="008D26CC">
        <w:tc>
          <w:tcPr>
            <w:tcW w:w="1838" w:type="dxa"/>
            <w:shd w:val="clear" w:color="auto" w:fill="A6A6A6" w:themeFill="background1" w:themeFillShade="A6"/>
            <w:vAlign w:val="center"/>
          </w:tcPr>
          <w:p w:rsidR="008D26CC" w:rsidRPr="008D26CC" w:rsidRDefault="008D26CC" w:rsidP="008D26CC">
            <w:pPr>
              <w:rPr>
                <w:bCs/>
                <w:kern w:val="2"/>
                <w:sz w:val="21"/>
                <w:szCs w:val="22"/>
              </w:rPr>
            </w:pPr>
            <w:r w:rsidRPr="008D26CC">
              <w:rPr>
                <w:bCs/>
                <w:kern w:val="2"/>
                <w:sz w:val="21"/>
                <w:szCs w:val="22"/>
              </w:rPr>
              <w:t>参数</w:t>
            </w:r>
            <w:r w:rsidRPr="008D26CC">
              <w:rPr>
                <w:rFonts w:hint="eastAsia"/>
                <w:bCs/>
                <w:kern w:val="2"/>
                <w:sz w:val="21"/>
                <w:szCs w:val="22"/>
              </w:rPr>
              <w:t>marked</w:t>
            </w:r>
            <w:r w:rsidRPr="008D26CC">
              <w:rPr>
                <w:rFonts w:hint="eastAsia"/>
                <w:bCs/>
                <w:kern w:val="2"/>
                <w:sz w:val="21"/>
                <w:szCs w:val="22"/>
              </w:rPr>
              <w:t>：</w:t>
            </w:r>
          </w:p>
        </w:tc>
        <w:tc>
          <w:tcPr>
            <w:tcW w:w="2835" w:type="dxa"/>
            <w:vAlign w:val="center"/>
          </w:tcPr>
          <w:p w:rsidR="008D26CC" w:rsidRPr="008D26CC" w:rsidRDefault="008D26CC" w:rsidP="008D26CC">
            <w:pPr>
              <w:rPr>
                <w:bCs/>
                <w:kern w:val="2"/>
                <w:sz w:val="21"/>
                <w:szCs w:val="22"/>
              </w:rPr>
            </w:pPr>
            <w:r w:rsidRPr="008D26CC">
              <w:rPr>
                <w:rFonts w:hint="eastAsia"/>
                <w:kern w:val="2"/>
                <w:sz w:val="21"/>
                <w:szCs w:val="22"/>
                <w:u w:val="single"/>
              </w:rPr>
              <w:t>XqqueryJDLK</w:t>
            </w:r>
          </w:p>
        </w:tc>
        <w:tc>
          <w:tcPr>
            <w:tcW w:w="2547" w:type="dxa"/>
          </w:tcPr>
          <w:p w:rsidR="008D26CC" w:rsidRPr="008D26CC" w:rsidRDefault="008D26CC" w:rsidP="008D26CC">
            <w:pPr>
              <w:rPr>
                <w:bCs/>
                <w:kern w:val="2"/>
                <w:sz w:val="21"/>
                <w:szCs w:val="22"/>
              </w:rPr>
            </w:pPr>
          </w:p>
        </w:tc>
        <w:tc>
          <w:tcPr>
            <w:tcW w:w="1847" w:type="dxa"/>
          </w:tcPr>
          <w:p w:rsidR="008D26CC" w:rsidRPr="008D26CC" w:rsidRDefault="008D26CC" w:rsidP="008D26CC">
            <w:pPr>
              <w:rPr>
                <w:bCs/>
                <w:kern w:val="2"/>
                <w:sz w:val="21"/>
                <w:szCs w:val="22"/>
              </w:rPr>
            </w:pPr>
          </w:p>
        </w:tc>
      </w:tr>
      <w:tr w:rsidR="008D26CC" w:rsidRPr="008D26CC" w:rsidTr="008D26CC">
        <w:tc>
          <w:tcPr>
            <w:tcW w:w="1838" w:type="dxa"/>
            <w:shd w:val="clear" w:color="auto" w:fill="A6A6A6" w:themeFill="background1" w:themeFillShade="A6"/>
            <w:vAlign w:val="center"/>
          </w:tcPr>
          <w:p w:rsidR="008D26CC" w:rsidRPr="008D26CC" w:rsidRDefault="008D26CC" w:rsidP="008D26CC">
            <w:pPr>
              <w:rPr>
                <w:bCs/>
                <w:kern w:val="2"/>
                <w:sz w:val="21"/>
                <w:szCs w:val="22"/>
              </w:rPr>
            </w:pPr>
            <w:r w:rsidRPr="008D26CC">
              <w:rPr>
                <w:bCs/>
                <w:kern w:val="2"/>
                <w:sz w:val="21"/>
                <w:szCs w:val="22"/>
              </w:rPr>
              <w:t>字段名</w:t>
            </w:r>
          </w:p>
        </w:tc>
        <w:tc>
          <w:tcPr>
            <w:tcW w:w="2835" w:type="dxa"/>
            <w:shd w:val="clear" w:color="auto" w:fill="A6A6A6" w:themeFill="background1" w:themeFillShade="A6"/>
            <w:vAlign w:val="center"/>
          </w:tcPr>
          <w:p w:rsidR="008D26CC" w:rsidRPr="008D26CC" w:rsidRDefault="008D26CC" w:rsidP="008D26CC">
            <w:pPr>
              <w:rPr>
                <w:bCs/>
                <w:kern w:val="2"/>
                <w:sz w:val="21"/>
                <w:szCs w:val="22"/>
              </w:rPr>
            </w:pPr>
            <w:r w:rsidRPr="008D26CC">
              <w:rPr>
                <w:bCs/>
                <w:kern w:val="2"/>
                <w:sz w:val="21"/>
                <w:szCs w:val="22"/>
              </w:rPr>
              <w:t>说明</w:t>
            </w:r>
          </w:p>
        </w:tc>
        <w:tc>
          <w:tcPr>
            <w:tcW w:w="2547" w:type="dxa"/>
            <w:shd w:val="clear" w:color="auto" w:fill="A6A6A6" w:themeFill="background1" w:themeFillShade="A6"/>
          </w:tcPr>
          <w:p w:rsidR="008D26CC" w:rsidRPr="008D26CC" w:rsidRDefault="008D26CC" w:rsidP="008D26CC">
            <w:pPr>
              <w:rPr>
                <w:bCs/>
                <w:kern w:val="2"/>
                <w:sz w:val="21"/>
                <w:szCs w:val="22"/>
              </w:rPr>
            </w:pPr>
            <w:r w:rsidRPr="008D26CC">
              <w:rPr>
                <w:bCs/>
                <w:kern w:val="2"/>
                <w:sz w:val="21"/>
                <w:szCs w:val="22"/>
              </w:rPr>
              <w:t>备注</w:t>
            </w:r>
          </w:p>
        </w:tc>
        <w:tc>
          <w:tcPr>
            <w:tcW w:w="1847" w:type="dxa"/>
            <w:shd w:val="clear" w:color="auto" w:fill="A6A6A6" w:themeFill="background1" w:themeFillShade="A6"/>
          </w:tcPr>
          <w:p w:rsidR="008D26CC" w:rsidRPr="008D26CC" w:rsidRDefault="008D26CC" w:rsidP="008D26CC">
            <w:pPr>
              <w:rPr>
                <w:bCs/>
                <w:kern w:val="2"/>
                <w:sz w:val="21"/>
                <w:szCs w:val="22"/>
              </w:rPr>
            </w:pPr>
            <w:r w:rsidRPr="008D26CC">
              <w:rPr>
                <w:rFonts w:hint="eastAsia"/>
                <w:bCs/>
                <w:kern w:val="2"/>
                <w:sz w:val="21"/>
                <w:szCs w:val="22"/>
              </w:rPr>
              <w:t>是否必填项</w:t>
            </w:r>
          </w:p>
        </w:tc>
      </w:tr>
      <w:tr w:rsidR="008D26CC" w:rsidRPr="008D26CC" w:rsidTr="008D26CC">
        <w:trPr>
          <w:trHeight w:val="413"/>
        </w:trPr>
        <w:tc>
          <w:tcPr>
            <w:tcW w:w="1838" w:type="dxa"/>
            <w:shd w:val="clear" w:color="auto" w:fill="auto"/>
            <w:vAlign w:val="center"/>
          </w:tcPr>
          <w:p w:rsidR="008D26CC" w:rsidRPr="008D26CC" w:rsidRDefault="008D26CC" w:rsidP="008D26CC">
            <w:pPr>
              <w:rPr>
                <w:kern w:val="2"/>
                <w:sz w:val="21"/>
                <w:szCs w:val="22"/>
              </w:rPr>
            </w:pPr>
            <w:r w:rsidRPr="008D26CC">
              <w:rPr>
                <w:kern w:val="2"/>
                <w:sz w:val="21"/>
                <w:szCs w:val="22"/>
              </w:rPr>
              <w:t>userid</w:t>
            </w:r>
          </w:p>
        </w:tc>
        <w:tc>
          <w:tcPr>
            <w:tcW w:w="2835" w:type="dxa"/>
            <w:shd w:val="clear" w:color="auto" w:fill="auto"/>
            <w:vAlign w:val="center"/>
          </w:tcPr>
          <w:p w:rsidR="008D26CC" w:rsidRPr="008D26CC" w:rsidRDefault="008D26CC" w:rsidP="008D26CC">
            <w:pPr>
              <w:rPr>
                <w:bCs/>
                <w:kern w:val="2"/>
                <w:sz w:val="21"/>
                <w:szCs w:val="22"/>
              </w:rPr>
            </w:pPr>
            <w:r w:rsidRPr="008D26CC">
              <w:rPr>
                <w:rFonts w:hint="eastAsia"/>
                <w:bCs/>
                <w:kern w:val="2"/>
                <w:sz w:val="21"/>
                <w:szCs w:val="22"/>
              </w:rPr>
              <w:t>第一书记用户</w:t>
            </w:r>
            <w:r w:rsidRPr="008D26CC">
              <w:rPr>
                <w:rFonts w:hint="eastAsia"/>
                <w:bCs/>
                <w:kern w:val="2"/>
                <w:sz w:val="21"/>
                <w:szCs w:val="22"/>
              </w:rPr>
              <w:t>ID</w:t>
            </w:r>
          </w:p>
        </w:tc>
        <w:tc>
          <w:tcPr>
            <w:tcW w:w="2547" w:type="dxa"/>
            <w:shd w:val="clear" w:color="auto" w:fill="auto"/>
          </w:tcPr>
          <w:p w:rsidR="008D26CC" w:rsidRPr="008D26CC" w:rsidRDefault="008D26CC" w:rsidP="008D26CC">
            <w:pPr>
              <w:rPr>
                <w:bCs/>
                <w:kern w:val="2"/>
                <w:sz w:val="21"/>
                <w:szCs w:val="22"/>
              </w:rPr>
            </w:pPr>
          </w:p>
        </w:tc>
        <w:tc>
          <w:tcPr>
            <w:tcW w:w="1847" w:type="dxa"/>
            <w:shd w:val="clear" w:color="auto" w:fill="auto"/>
          </w:tcPr>
          <w:p w:rsidR="008D26CC" w:rsidRPr="008D26CC" w:rsidRDefault="008D26CC" w:rsidP="008D26CC">
            <w:pPr>
              <w:rPr>
                <w:bCs/>
                <w:kern w:val="2"/>
                <w:sz w:val="21"/>
                <w:szCs w:val="22"/>
              </w:rPr>
            </w:pPr>
            <w:r w:rsidRPr="008D26CC">
              <w:rPr>
                <w:rFonts w:hint="eastAsia"/>
                <w:bCs/>
                <w:kern w:val="2"/>
                <w:sz w:val="21"/>
                <w:szCs w:val="22"/>
              </w:rPr>
              <w:t>是</w:t>
            </w:r>
          </w:p>
        </w:tc>
      </w:tr>
      <w:tr w:rsidR="008D26CC" w:rsidRPr="008D26CC" w:rsidTr="008D26CC">
        <w:trPr>
          <w:trHeight w:val="405"/>
        </w:trPr>
        <w:tc>
          <w:tcPr>
            <w:tcW w:w="1838" w:type="dxa"/>
            <w:vAlign w:val="center"/>
          </w:tcPr>
          <w:p w:rsidR="008D26CC" w:rsidRPr="008D26CC" w:rsidRDefault="008D26CC" w:rsidP="008D26CC">
            <w:pPr>
              <w:rPr>
                <w:bCs/>
                <w:kern w:val="2"/>
                <w:sz w:val="21"/>
                <w:szCs w:val="22"/>
              </w:rPr>
            </w:pPr>
            <w:r w:rsidRPr="008D26CC">
              <w:rPr>
                <w:kern w:val="2"/>
                <w:sz w:val="21"/>
                <w:szCs w:val="22"/>
              </w:rPr>
              <w:t>name</w:t>
            </w:r>
          </w:p>
        </w:tc>
        <w:tc>
          <w:tcPr>
            <w:tcW w:w="2835" w:type="dxa"/>
          </w:tcPr>
          <w:p w:rsidR="008D26CC" w:rsidRPr="008D26CC" w:rsidRDefault="008D26CC" w:rsidP="008D26CC">
            <w:pPr>
              <w:rPr>
                <w:bCs/>
                <w:kern w:val="2"/>
                <w:sz w:val="21"/>
                <w:szCs w:val="22"/>
              </w:rPr>
            </w:pPr>
            <w:r w:rsidRPr="008D26CC">
              <w:rPr>
                <w:rFonts w:hint="eastAsia"/>
                <w:bCs/>
                <w:kern w:val="2"/>
                <w:sz w:val="21"/>
                <w:szCs w:val="22"/>
              </w:rPr>
              <w:t>贫困户真实姓名</w:t>
            </w:r>
          </w:p>
        </w:tc>
        <w:tc>
          <w:tcPr>
            <w:tcW w:w="2547" w:type="dxa"/>
            <w:vAlign w:val="center"/>
          </w:tcPr>
          <w:p w:rsidR="008D26CC" w:rsidRPr="008D26CC" w:rsidRDefault="008D26CC" w:rsidP="008D26CC">
            <w:pPr>
              <w:rPr>
                <w:kern w:val="2"/>
                <w:sz w:val="21"/>
                <w:szCs w:val="22"/>
              </w:rPr>
            </w:pPr>
          </w:p>
        </w:tc>
        <w:tc>
          <w:tcPr>
            <w:tcW w:w="1847" w:type="dxa"/>
            <w:vAlign w:val="center"/>
          </w:tcPr>
          <w:p w:rsidR="008D26CC" w:rsidRPr="008D26CC" w:rsidRDefault="008D26CC" w:rsidP="008D26CC">
            <w:pPr>
              <w:rPr>
                <w:bCs/>
                <w:kern w:val="2"/>
                <w:sz w:val="21"/>
                <w:szCs w:val="22"/>
              </w:rPr>
            </w:pPr>
            <w:r w:rsidRPr="008D26CC">
              <w:rPr>
                <w:rFonts w:hint="eastAsia"/>
                <w:bCs/>
                <w:kern w:val="2"/>
                <w:sz w:val="21"/>
                <w:szCs w:val="22"/>
              </w:rPr>
              <w:t>是</w:t>
            </w:r>
          </w:p>
        </w:tc>
      </w:tr>
      <w:tr w:rsidR="008D26CC" w:rsidRPr="008D26CC" w:rsidTr="008D26CC">
        <w:trPr>
          <w:trHeight w:val="405"/>
        </w:trPr>
        <w:tc>
          <w:tcPr>
            <w:tcW w:w="1838" w:type="dxa"/>
            <w:vAlign w:val="center"/>
          </w:tcPr>
          <w:p w:rsidR="008D26CC" w:rsidRPr="008D26CC" w:rsidRDefault="008D26CC" w:rsidP="008D26CC">
            <w:pPr>
              <w:rPr>
                <w:kern w:val="2"/>
                <w:sz w:val="21"/>
                <w:szCs w:val="22"/>
              </w:rPr>
            </w:pPr>
            <w:r w:rsidRPr="008D26CC">
              <w:rPr>
                <w:kern w:val="2"/>
                <w:sz w:val="21"/>
                <w:szCs w:val="22"/>
              </w:rPr>
              <w:t>id</w:t>
            </w:r>
          </w:p>
        </w:tc>
        <w:tc>
          <w:tcPr>
            <w:tcW w:w="2835" w:type="dxa"/>
          </w:tcPr>
          <w:p w:rsidR="008D26CC" w:rsidRPr="008D26CC" w:rsidRDefault="008D26CC" w:rsidP="008D26CC">
            <w:pPr>
              <w:rPr>
                <w:bCs/>
                <w:kern w:val="2"/>
                <w:sz w:val="21"/>
                <w:szCs w:val="22"/>
              </w:rPr>
            </w:pPr>
            <w:r w:rsidRPr="008D26CC">
              <w:rPr>
                <w:rFonts w:hint="eastAsia"/>
                <w:bCs/>
                <w:kern w:val="2"/>
                <w:sz w:val="21"/>
                <w:szCs w:val="22"/>
              </w:rPr>
              <w:t>贫困户身份证号</w:t>
            </w:r>
          </w:p>
        </w:tc>
        <w:tc>
          <w:tcPr>
            <w:tcW w:w="2547" w:type="dxa"/>
            <w:vAlign w:val="center"/>
          </w:tcPr>
          <w:p w:rsidR="008D26CC" w:rsidRPr="008D26CC" w:rsidRDefault="008D26CC" w:rsidP="008D26CC">
            <w:pPr>
              <w:rPr>
                <w:kern w:val="2"/>
                <w:sz w:val="21"/>
                <w:szCs w:val="22"/>
              </w:rPr>
            </w:pPr>
          </w:p>
        </w:tc>
        <w:tc>
          <w:tcPr>
            <w:tcW w:w="1847" w:type="dxa"/>
            <w:vAlign w:val="center"/>
          </w:tcPr>
          <w:p w:rsidR="008D26CC" w:rsidRPr="008D26CC" w:rsidRDefault="008D26CC" w:rsidP="008D26CC">
            <w:pPr>
              <w:rPr>
                <w:bCs/>
                <w:kern w:val="2"/>
                <w:sz w:val="21"/>
                <w:szCs w:val="22"/>
              </w:rPr>
            </w:pPr>
            <w:r w:rsidRPr="008D26CC">
              <w:rPr>
                <w:rFonts w:hint="eastAsia"/>
                <w:bCs/>
                <w:kern w:val="2"/>
                <w:sz w:val="21"/>
                <w:szCs w:val="22"/>
              </w:rPr>
              <w:t>是</w:t>
            </w:r>
          </w:p>
        </w:tc>
      </w:tr>
      <w:tr w:rsidR="008D26CC" w:rsidRPr="008D26CC" w:rsidTr="008D26CC">
        <w:tc>
          <w:tcPr>
            <w:tcW w:w="1838" w:type="dxa"/>
            <w:shd w:val="clear" w:color="auto" w:fill="A6A6A6" w:themeFill="background1" w:themeFillShade="A6"/>
            <w:vAlign w:val="center"/>
          </w:tcPr>
          <w:p w:rsidR="008D26CC" w:rsidRPr="008D26CC" w:rsidRDefault="008D26CC" w:rsidP="008D26CC">
            <w:pPr>
              <w:rPr>
                <w:bCs/>
                <w:kern w:val="2"/>
                <w:sz w:val="21"/>
                <w:szCs w:val="22"/>
              </w:rPr>
            </w:pPr>
            <w:r w:rsidRPr="008D26CC">
              <w:rPr>
                <w:rFonts w:hint="eastAsia"/>
                <w:kern w:val="2"/>
                <w:sz w:val="21"/>
                <w:szCs w:val="22"/>
              </w:rPr>
              <w:t>参数</w:t>
            </w:r>
            <w:r w:rsidRPr="008D26CC">
              <w:rPr>
                <w:kern w:val="2"/>
                <w:sz w:val="21"/>
                <w:szCs w:val="22"/>
              </w:rPr>
              <w:t>jsonStr</w:t>
            </w:r>
            <w:r w:rsidRPr="008D26CC">
              <w:rPr>
                <w:rFonts w:hint="eastAsia"/>
                <w:kern w:val="2"/>
                <w:sz w:val="21"/>
                <w:szCs w:val="22"/>
              </w:rPr>
              <w:t>：</w:t>
            </w:r>
          </w:p>
        </w:tc>
        <w:tc>
          <w:tcPr>
            <w:tcW w:w="7229" w:type="dxa"/>
            <w:gridSpan w:val="3"/>
            <w:vAlign w:val="center"/>
          </w:tcPr>
          <w:p w:rsidR="008D26CC" w:rsidRPr="008D26CC" w:rsidRDefault="008D26CC" w:rsidP="008D26CC">
            <w:pPr>
              <w:rPr>
                <w:b/>
                <w:kern w:val="2"/>
                <w:sz w:val="21"/>
                <w:szCs w:val="22"/>
              </w:rPr>
            </w:pPr>
            <w:r w:rsidRPr="008D26CC">
              <w:rPr>
                <w:rFonts w:hint="eastAsia"/>
                <w:b/>
                <w:bCs/>
                <w:kern w:val="2"/>
                <w:sz w:val="21"/>
                <w:szCs w:val="22"/>
              </w:rPr>
              <w:t>{</w:t>
            </w:r>
            <w:r w:rsidRPr="008D26CC">
              <w:rPr>
                <w:rFonts w:hint="eastAsia"/>
                <w:b/>
                <w:kern w:val="2"/>
                <w:sz w:val="21"/>
                <w:szCs w:val="22"/>
              </w:rPr>
              <w:t>"</w:t>
            </w:r>
            <w:r w:rsidRPr="008D26CC">
              <w:rPr>
                <w:kern w:val="2"/>
                <w:sz w:val="21"/>
                <w:szCs w:val="22"/>
              </w:rPr>
              <w:t xml:space="preserve"> </w:t>
            </w:r>
            <w:r w:rsidRPr="008D26CC">
              <w:rPr>
                <w:rFonts w:hint="eastAsia"/>
                <w:kern w:val="2"/>
                <w:sz w:val="21"/>
                <w:szCs w:val="22"/>
              </w:rPr>
              <w:t>user</w:t>
            </w:r>
            <w:r w:rsidRPr="008D26CC">
              <w:rPr>
                <w:kern w:val="2"/>
                <w:sz w:val="21"/>
                <w:szCs w:val="22"/>
              </w:rPr>
              <w:t>id</w:t>
            </w:r>
            <w:r w:rsidRPr="008D26CC">
              <w:rPr>
                <w:rFonts w:hint="eastAsia"/>
                <w:b/>
                <w:kern w:val="2"/>
                <w:sz w:val="21"/>
                <w:szCs w:val="22"/>
              </w:rPr>
              <w:t>":"</w:t>
            </w:r>
            <w:r w:rsidRPr="008D26CC">
              <w:rPr>
                <w:b/>
                <w:bCs/>
                <w:kern w:val="2"/>
                <w:sz w:val="21"/>
                <w:szCs w:val="22"/>
              </w:rPr>
              <w:t>123141</w:t>
            </w:r>
            <w:r w:rsidRPr="008D26CC">
              <w:rPr>
                <w:rFonts w:hint="eastAsia"/>
                <w:b/>
                <w:kern w:val="2"/>
                <w:sz w:val="21"/>
                <w:szCs w:val="22"/>
              </w:rPr>
              <w:t>"</w:t>
            </w:r>
            <w:r w:rsidRPr="008D26CC">
              <w:rPr>
                <w:b/>
                <w:kern w:val="2"/>
                <w:sz w:val="21"/>
                <w:szCs w:val="22"/>
              </w:rPr>
              <w:t>,</w:t>
            </w:r>
            <w:r w:rsidRPr="008D26CC">
              <w:rPr>
                <w:rFonts w:hint="eastAsia"/>
                <w:b/>
                <w:kern w:val="2"/>
                <w:sz w:val="21"/>
                <w:szCs w:val="22"/>
              </w:rPr>
              <w:t>"</w:t>
            </w:r>
            <w:r w:rsidRPr="008D26CC">
              <w:rPr>
                <w:kern w:val="2"/>
                <w:sz w:val="21"/>
                <w:szCs w:val="22"/>
              </w:rPr>
              <w:t xml:space="preserve"> name</w:t>
            </w:r>
            <w:r w:rsidRPr="008D26CC">
              <w:rPr>
                <w:rFonts w:hint="eastAsia"/>
                <w:b/>
                <w:kern w:val="2"/>
                <w:sz w:val="21"/>
                <w:szCs w:val="22"/>
              </w:rPr>
              <w:t xml:space="preserve"> ":"</w:t>
            </w:r>
            <w:r w:rsidRPr="008D26CC">
              <w:rPr>
                <w:rFonts w:hint="eastAsia"/>
                <w:bCs/>
                <w:kern w:val="2"/>
                <w:sz w:val="21"/>
                <w:szCs w:val="22"/>
              </w:rPr>
              <w:t>王麻子</w:t>
            </w:r>
            <w:r w:rsidRPr="008D26CC">
              <w:rPr>
                <w:rFonts w:hint="eastAsia"/>
                <w:b/>
                <w:kern w:val="2"/>
                <w:sz w:val="21"/>
                <w:szCs w:val="22"/>
              </w:rPr>
              <w:t>"</w:t>
            </w:r>
            <w:r w:rsidRPr="008D26CC">
              <w:rPr>
                <w:b/>
                <w:kern w:val="2"/>
                <w:sz w:val="21"/>
                <w:szCs w:val="22"/>
              </w:rPr>
              <w:t>,</w:t>
            </w:r>
            <w:r w:rsidRPr="008D26CC">
              <w:rPr>
                <w:rFonts w:hint="eastAsia"/>
                <w:b/>
                <w:kern w:val="2"/>
                <w:sz w:val="21"/>
                <w:szCs w:val="22"/>
              </w:rPr>
              <w:t>"</w:t>
            </w:r>
            <w:r w:rsidRPr="008D26CC">
              <w:rPr>
                <w:kern w:val="2"/>
                <w:sz w:val="21"/>
                <w:szCs w:val="22"/>
              </w:rPr>
              <w:t xml:space="preserve"> id</w:t>
            </w:r>
            <w:r w:rsidRPr="008D26CC">
              <w:rPr>
                <w:rFonts w:hint="eastAsia"/>
                <w:b/>
                <w:kern w:val="2"/>
                <w:sz w:val="21"/>
                <w:szCs w:val="22"/>
              </w:rPr>
              <w:t xml:space="preserve"> ":"</w:t>
            </w:r>
            <w:r w:rsidRPr="008D26CC">
              <w:rPr>
                <w:b/>
                <w:kern w:val="2"/>
                <w:sz w:val="21"/>
                <w:szCs w:val="22"/>
              </w:rPr>
              <w:t>152824198011011111</w:t>
            </w:r>
            <w:r w:rsidRPr="008D26CC">
              <w:rPr>
                <w:rFonts w:hint="eastAsia"/>
                <w:b/>
                <w:kern w:val="2"/>
                <w:sz w:val="21"/>
                <w:szCs w:val="22"/>
              </w:rPr>
              <w:t>"</w:t>
            </w:r>
            <w:r w:rsidRPr="008D26CC">
              <w:rPr>
                <w:b/>
                <w:kern w:val="2"/>
                <w:sz w:val="21"/>
                <w:szCs w:val="22"/>
              </w:rPr>
              <w:t>}</w:t>
            </w:r>
          </w:p>
        </w:tc>
      </w:tr>
      <w:tr w:rsidR="008D26CC" w:rsidRPr="008D26CC" w:rsidTr="008D26CC">
        <w:tc>
          <w:tcPr>
            <w:tcW w:w="1838" w:type="dxa"/>
            <w:shd w:val="clear" w:color="auto" w:fill="A6A6A6" w:themeFill="background1" w:themeFillShade="A6"/>
            <w:vAlign w:val="center"/>
          </w:tcPr>
          <w:p w:rsidR="008D26CC" w:rsidRPr="008D26CC" w:rsidRDefault="008D26CC" w:rsidP="008D26CC">
            <w:pPr>
              <w:rPr>
                <w:kern w:val="2"/>
                <w:sz w:val="21"/>
                <w:szCs w:val="22"/>
                <w:u w:val="single"/>
              </w:rPr>
            </w:pPr>
            <w:r w:rsidRPr="008D26CC">
              <w:rPr>
                <w:rFonts w:hint="eastAsia"/>
                <w:kern w:val="2"/>
                <w:sz w:val="21"/>
                <w:szCs w:val="22"/>
                <w:u w:val="single"/>
              </w:rPr>
              <w:t>后台返回码</w:t>
            </w:r>
          </w:p>
        </w:tc>
        <w:tc>
          <w:tcPr>
            <w:tcW w:w="2835" w:type="dxa"/>
            <w:shd w:val="clear" w:color="auto" w:fill="A6A6A6" w:themeFill="background1" w:themeFillShade="A6"/>
            <w:vAlign w:val="center"/>
          </w:tcPr>
          <w:p w:rsidR="008D26CC" w:rsidRPr="008D26CC" w:rsidRDefault="008D26CC" w:rsidP="008D26CC">
            <w:pPr>
              <w:rPr>
                <w:bCs/>
                <w:kern w:val="2"/>
                <w:sz w:val="21"/>
                <w:szCs w:val="22"/>
              </w:rPr>
            </w:pPr>
          </w:p>
        </w:tc>
        <w:tc>
          <w:tcPr>
            <w:tcW w:w="2547" w:type="dxa"/>
            <w:shd w:val="clear" w:color="auto" w:fill="A6A6A6" w:themeFill="background1" w:themeFillShade="A6"/>
          </w:tcPr>
          <w:p w:rsidR="008D26CC" w:rsidRPr="008D26CC" w:rsidRDefault="008D26CC" w:rsidP="008D26CC">
            <w:pPr>
              <w:rPr>
                <w:bCs/>
                <w:kern w:val="2"/>
                <w:sz w:val="21"/>
                <w:szCs w:val="22"/>
              </w:rPr>
            </w:pPr>
          </w:p>
        </w:tc>
        <w:tc>
          <w:tcPr>
            <w:tcW w:w="1847" w:type="dxa"/>
            <w:shd w:val="clear" w:color="auto" w:fill="A6A6A6" w:themeFill="background1" w:themeFillShade="A6"/>
          </w:tcPr>
          <w:p w:rsidR="008D26CC" w:rsidRPr="008D26CC" w:rsidRDefault="008D26CC" w:rsidP="008D26CC">
            <w:pPr>
              <w:rPr>
                <w:bCs/>
                <w:kern w:val="2"/>
                <w:sz w:val="21"/>
                <w:szCs w:val="22"/>
              </w:rPr>
            </w:pPr>
          </w:p>
        </w:tc>
      </w:tr>
      <w:tr w:rsidR="008D26CC" w:rsidRPr="008D26CC" w:rsidTr="008D26CC">
        <w:tc>
          <w:tcPr>
            <w:tcW w:w="1838" w:type="dxa"/>
            <w:shd w:val="clear" w:color="auto" w:fill="FFFFFF" w:themeFill="background1"/>
            <w:vAlign w:val="center"/>
          </w:tcPr>
          <w:p w:rsidR="008D26CC" w:rsidRPr="008D26CC" w:rsidRDefault="008D26CC" w:rsidP="008D26CC">
            <w:pPr>
              <w:rPr>
                <w:kern w:val="2"/>
                <w:sz w:val="21"/>
                <w:szCs w:val="22"/>
              </w:rPr>
            </w:pPr>
            <w:r w:rsidRPr="008D26CC">
              <w:rPr>
                <w:rFonts w:hint="eastAsia"/>
                <w:kern w:val="2"/>
                <w:sz w:val="21"/>
                <w:szCs w:val="22"/>
              </w:rPr>
              <w:t>rspCode</w:t>
            </w:r>
          </w:p>
        </w:tc>
        <w:tc>
          <w:tcPr>
            <w:tcW w:w="2835" w:type="dxa"/>
            <w:shd w:val="clear" w:color="auto" w:fill="FFFFFF" w:themeFill="background1"/>
          </w:tcPr>
          <w:p w:rsidR="008D26CC" w:rsidRPr="008D26CC" w:rsidRDefault="008D26CC" w:rsidP="008D26CC">
            <w:pPr>
              <w:rPr>
                <w:kern w:val="2"/>
                <w:sz w:val="21"/>
                <w:szCs w:val="22"/>
              </w:rPr>
            </w:pPr>
            <w:r w:rsidRPr="008D26CC">
              <w:rPr>
                <w:rFonts w:hint="eastAsia"/>
                <w:bCs/>
                <w:kern w:val="2"/>
                <w:sz w:val="21"/>
                <w:szCs w:val="22"/>
              </w:rPr>
              <w:t>返回的状态码</w:t>
            </w:r>
          </w:p>
        </w:tc>
        <w:tc>
          <w:tcPr>
            <w:tcW w:w="2547" w:type="dxa"/>
            <w:shd w:val="clear" w:color="auto" w:fill="FFFFFF" w:themeFill="background1"/>
            <w:vAlign w:val="center"/>
          </w:tcPr>
          <w:p w:rsidR="008D26CC" w:rsidRPr="008D26CC" w:rsidRDefault="008D26CC" w:rsidP="008D26CC">
            <w:pPr>
              <w:rPr>
                <w:bCs/>
                <w:kern w:val="2"/>
                <w:sz w:val="21"/>
                <w:szCs w:val="22"/>
              </w:rPr>
            </w:pPr>
            <w:r w:rsidRPr="008D26CC">
              <w:rPr>
                <w:rFonts w:hint="eastAsia"/>
                <w:bCs/>
                <w:kern w:val="2"/>
                <w:sz w:val="21"/>
                <w:szCs w:val="22"/>
              </w:rPr>
              <w:t xml:space="preserve">000 </w:t>
            </w:r>
            <w:r w:rsidRPr="008D26CC">
              <w:rPr>
                <w:rFonts w:hint="eastAsia"/>
                <w:bCs/>
                <w:kern w:val="2"/>
                <w:sz w:val="21"/>
                <w:szCs w:val="22"/>
              </w:rPr>
              <w:t>为正常返回</w:t>
            </w:r>
            <w:r w:rsidRPr="008D26CC">
              <w:rPr>
                <w:rFonts w:hint="eastAsia"/>
                <w:bCs/>
                <w:kern w:val="2"/>
                <w:sz w:val="21"/>
                <w:szCs w:val="22"/>
              </w:rPr>
              <w:t>,</w:t>
            </w:r>
            <w:r w:rsidRPr="008D26CC">
              <w:rPr>
                <w:rFonts w:hint="eastAsia"/>
                <w:bCs/>
                <w:kern w:val="2"/>
                <w:sz w:val="21"/>
                <w:szCs w:val="22"/>
              </w:rPr>
              <w:t>其他为异常返回</w:t>
            </w:r>
          </w:p>
        </w:tc>
        <w:tc>
          <w:tcPr>
            <w:tcW w:w="1847" w:type="dxa"/>
            <w:shd w:val="clear" w:color="auto" w:fill="FFFFFF" w:themeFill="background1"/>
            <w:vAlign w:val="center"/>
          </w:tcPr>
          <w:p w:rsidR="008D26CC" w:rsidRPr="008D26CC" w:rsidRDefault="008D26CC" w:rsidP="008D26CC">
            <w:pPr>
              <w:rPr>
                <w:kern w:val="2"/>
                <w:sz w:val="21"/>
                <w:szCs w:val="22"/>
              </w:rPr>
            </w:pPr>
          </w:p>
        </w:tc>
      </w:tr>
      <w:tr w:rsidR="008D26CC" w:rsidRPr="008D26CC" w:rsidTr="008D26CC">
        <w:tc>
          <w:tcPr>
            <w:tcW w:w="1838" w:type="dxa"/>
            <w:shd w:val="clear" w:color="auto" w:fill="FFFFFF" w:themeFill="background1"/>
            <w:vAlign w:val="center"/>
          </w:tcPr>
          <w:p w:rsidR="008D26CC" w:rsidRPr="008D26CC" w:rsidRDefault="008D26CC" w:rsidP="008D26CC">
            <w:pPr>
              <w:rPr>
                <w:kern w:val="2"/>
                <w:sz w:val="21"/>
                <w:szCs w:val="22"/>
              </w:rPr>
            </w:pPr>
            <w:r w:rsidRPr="008D26CC">
              <w:rPr>
                <w:rFonts w:hint="eastAsia"/>
                <w:kern w:val="2"/>
                <w:sz w:val="21"/>
                <w:szCs w:val="22"/>
              </w:rPr>
              <w:t>rspDesc</w:t>
            </w:r>
          </w:p>
        </w:tc>
        <w:tc>
          <w:tcPr>
            <w:tcW w:w="2835" w:type="dxa"/>
            <w:shd w:val="clear" w:color="auto" w:fill="FFFFFF" w:themeFill="background1"/>
          </w:tcPr>
          <w:p w:rsidR="008D26CC" w:rsidRPr="008D26CC" w:rsidRDefault="008D26CC" w:rsidP="008D26CC">
            <w:pPr>
              <w:rPr>
                <w:kern w:val="2"/>
                <w:sz w:val="21"/>
                <w:szCs w:val="22"/>
              </w:rPr>
            </w:pPr>
            <w:r w:rsidRPr="008D26CC">
              <w:rPr>
                <w:rFonts w:hint="eastAsia"/>
                <w:bCs/>
                <w:kern w:val="2"/>
                <w:sz w:val="21"/>
                <w:szCs w:val="22"/>
              </w:rPr>
              <w:t>返回的状态码</w:t>
            </w:r>
            <w:r w:rsidRPr="008D26CC">
              <w:rPr>
                <w:rFonts w:hint="eastAsia"/>
                <w:kern w:val="2"/>
                <w:sz w:val="21"/>
                <w:szCs w:val="22"/>
              </w:rPr>
              <w:t>描述</w:t>
            </w:r>
          </w:p>
        </w:tc>
        <w:tc>
          <w:tcPr>
            <w:tcW w:w="2547" w:type="dxa"/>
            <w:shd w:val="clear" w:color="auto" w:fill="FFFFFF" w:themeFill="background1"/>
            <w:vAlign w:val="center"/>
          </w:tcPr>
          <w:p w:rsidR="008D26CC" w:rsidRPr="008D26CC" w:rsidRDefault="008D26CC" w:rsidP="008D26CC">
            <w:pPr>
              <w:rPr>
                <w:bCs/>
                <w:kern w:val="2"/>
                <w:sz w:val="21"/>
                <w:szCs w:val="22"/>
              </w:rPr>
            </w:pPr>
            <w:r w:rsidRPr="008D26CC">
              <w:rPr>
                <w:rFonts w:hint="eastAsia"/>
                <w:bCs/>
                <w:kern w:val="2"/>
                <w:sz w:val="21"/>
                <w:szCs w:val="22"/>
              </w:rPr>
              <w:t>异常返回时的异常说明</w:t>
            </w:r>
          </w:p>
        </w:tc>
        <w:tc>
          <w:tcPr>
            <w:tcW w:w="1847" w:type="dxa"/>
            <w:shd w:val="clear" w:color="auto" w:fill="FFFFFF" w:themeFill="background1"/>
            <w:vAlign w:val="center"/>
          </w:tcPr>
          <w:p w:rsidR="008D26CC" w:rsidRPr="008D26CC" w:rsidRDefault="008D26CC" w:rsidP="008D26CC">
            <w:pPr>
              <w:rPr>
                <w:kern w:val="2"/>
                <w:sz w:val="21"/>
                <w:szCs w:val="22"/>
              </w:rPr>
            </w:pPr>
          </w:p>
        </w:tc>
      </w:tr>
      <w:tr w:rsidR="008D26CC" w:rsidRPr="008D26CC" w:rsidTr="008D26CC">
        <w:tc>
          <w:tcPr>
            <w:tcW w:w="1838" w:type="dxa"/>
            <w:shd w:val="clear" w:color="auto" w:fill="A6A6A6" w:themeFill="background1" w:themeFillShade="A6"/>
            <w:vAlign w:val="center"/>
          </w:tcPr>
          <w:p w:rsidR="008D26CC" w:rsidRPr="008D26CC" w:rsidRDefault="008D26CC" w:rsidP="008D26CC">
            <w:pPr>
              <w:rPr>
                <w:kern w:val="2"/>
                <w:sz w:val="21"/>
                <w:szCs w:val="22"/>
              </w:rPr>
            </w:pPr>
            <w:r w:rsidRPr="008D26CC">
              <w:rPr>
                <w:kern w:val="2"/>
                <w:sz w:val="21"/>
                <w:szCs w:val="22"/>
              </w:rPr>
              <w:t>返回码示例：</w:t>
            </w:r>
          </w:p>
        </w:tc>
        <w:tc>
          <w:tcPr>
            <w:tcW w:w="7229" w:type="dxa"/>
            <w:gridSpan w:val="3"/>
            <w:shd w:val="clear" w:color="auto" w:fill="FFFFFF" w:themeFill="background1"/>
            <w:vAlign w:val="center"/>
          </w:tcPr>
          <w:p w:rsidR="008D26CC" w:rsidRPr="008D26CC" w:rsidRDefault="008D26CC" w:rsidP="008D26CC">
            <w:pPr>
              <w:rPr>
                <w:bCs/>
                <w:kern w:val="2"/>
                <w:sz w:val="21"/>
                <w:szCs w:val="22"/>
              </w:rPr>
            </w:pPr>
            <w:r w:rsidRPr="008D26CC">
              <w:rPr>
                <w:rFonts w:hint="eastAsia"/>
                <w:bCs/>
                <w:kern w:val="2"/>
                <w:sz w:val="21"/>
                <w:szCs w:val="22"/>
              </w:rPr>
              <w:t>{</w:t>
            </w:r>
            <w:r w:rsidRPr="008D26CC">
              <w:rPr>
                <w:rFonts w:hint="eastAsia"/>
                <w:kern w:val="2"/>
                <w:sz w:val="21"/>
                <w:szCs w:val="22"/>
              </w:rPr>
              <w:t>"rspCode":"</w:t>
            </w:r>
            <w:r w:rsidRPr="008D26CC">
              <w:rPr>
                <w:rFonts w:hint="eastAsia"/>
                <w:bCs/>
                <w:kern w:val="2"/>
                <w:sz w:val="21"/>
                <w:szCs w:val="22"/>
              </w:rPr>
              <w:t>0</w:t>
            </w:r>
            <w:r w:rsidRPr="008D26CC">
              <w:rPr>
                <w:bCs/>
                <w:kern w:val="2"/>
                <w:sz w:val="21"/>
                <w:szCs w:val="22"/>
              </w:rPr>
              <w:t>00</w:t>
            </w:r>
            <w:r w:rsidRPr="008D26CC">
              <w:rPr>
                <w:rFonts w:hint="eastAsia"/>
                <w:kern w:val="2"/>
                <w:sz w:val="21"/>
                <w:szCs w:val="22"/>
              </w:rPr>
              <w:t>","rspDesc":"</w:t>
            </w:r>
            <w:r w:rsidRPr="008D26CC">
              <w:rPr>
                <w:rFonts w:hint="eastAsia"/>
                <w:kern w:val="2"/>
                <w:sz w:val="21"/>
                <w:szCs w:val="22"/>
              </w:rPr>
              <w:t>返回正常</w:t>
            </w:r>
            <w:r w:rsidRPr="008D26CC">
              <w:rPr>
                <w:rFonts w:hint="eastAsia"/>
                <w:kern w:val="2"/>
                <w:sz w:val="21"/>
                <w:szCs w:val="22"/>
              </w:rPr>
              <w:t>"</w:t>
            </w:r>
            <w:r w:rsidRPr="008D26CC">
              <w:rPr>
                <w:kern w:val="2"/>
                <w:sz w:val="21"/>
                <w:szCs w:val="22"/>
              </w:rPr>
              <w:t>}</w:t>
            </w:r>
          </w:p>
        </w:tc>
      </w:tr>
    </w:tbl>
    <w:p w:rsidR="001A5BA0" w:rsidRDefault="00555A56" w:rsidP="00CC6FF7">
      <w:pPr>
        <w:pStyle w:val="2"/>
      </w:pPr>
      <w:r>
        <w:rPr>
          <w:rFonts w:hint="eastAsia"/>
        </w:rPr>
        <w:t>4.</w:t>
      </w:r>
      <w:r w:rsidR="00CC6FF7">
        <w:rPr>
          <w:rFonts w:hint="eastAsia"/>
        </w:rPr>
        <w:t>首页</w:t>
      </w:r>
    </w:p>
    <w:p w:rsidR="00CC6FF7" w:rsidRDefault="00555A56" w:rsidP="00CC6FF7">
      <w:pPr>
        <w:pStyle w:val="3"/>
      </w:pPr>
      <w:r>
        <w:t>4.1</w:t>
      </w:r>
      <w:r w:rsidR="00CC6FF7">
        <w:rPr>
          <w:rFonts w:hint="eastAsia"/>
        </w:rPr>
        <w:t>爱心需求</w:t>
      </w:r>
    </w:p>
    <w:p w:rsidR="006119FE" w:rsidRDefault="00555A56" w:rsidP="006119FE">
      <w:pPr>
        <w:pStyle w:val="4"/>
        <w:rPr>
          <w:ins w:id="20" w:author="liyuanlei" w:date="2017-04-06T16:48:00Z"/>
        </w:rPr>
      </w:pPr>
      <w:r>
        <w:t>4.1.1</w:t>
      </w:r>
      <w:ins w:id="21" w:author="liyuanlei" w:date="2017-04-06T16:48:00Z">
        <w:r w:rsidR="006119FE">
          <w:rPr>
            <w:rFonts w:hint="eastAsia"/>
          </w:rPr>
          <w:t>需求</w:t>
        </w:r>
        <w:r w:rsidR="006119FE">
          <w:t>，对接成功，捐钱数量统计</w:t>
        </w:r>
      </w:ins>
    </w:p>
    <w:tbl>
      <w:tblPr>
        <w:tblStyle w:val="a7"/>
        <w:tblW w:w="9067" w:type="dxa"/>
        <w:tblLayout w:type="fixed"/>
        <w:tblLook w:val="04A0" w:firstRow="1" w:lastRow="0" w:firstColumn="1" w:lastColumn="0" w:noHBand="0" w:noVBand="1"/>
      </w:tblPr>
      <w:tblGrid>
        <w:gridCol w:w="1838"/>
        <w:gridCol w:w="2620"/>
        <w:gridCol w:w="35"/>
        <w:gridCol w:w="2727"/>
        <w:gridCol w:w="1847"/>
      </w:tblGrid>
      <w:tr w:rsidR="006119FE" w:rsidTr="00374E50">
        <w:trPr>
          <w:ins w:id="22" w:author="liyuanlei" w:date="2017-04-06T16:48:00Z"/>
        </w:trPr>
        <w:tc>
          <w:tcPr>
            <w:tcW w:w="1838" w:type="dxa"/>
            <w:vAlign w:val="center"/>
          </w:tcPr>
          <w:p w:rsidR="006119FE" w:rsidRDefault="006119FE" w:rsidP="00374E50">
            <w:pPr>
              <w:jc w:val="center"/>
              <w:rPr>
                <w:ins w:id="23" w:author="liyuanlei" w:date="2017-04-06T16:48:00Z"/>
                <w:bCs/>
                <w:szCs w:val="21"/>
              </w:rPr>
            </w:pPr>
            <w:ins w:id="24" w:author="liyuanlei" w:date="2017-04-06T16:48:00Z">
              <w:r>
                <w:rPr>
                  <w:bCs/>
                  <w:szCs w:val="21"/>
                </w:rPr>
                <w:t>接口标识：</w:t>
              </w:r>
            </w:ins>
          </w:p>
        </w:tc>
        <w:tc>
          <w:tcPr>
            <w:tcW w:w="2655" w:type="dxa"/>
            <w:gridSpan w:val="2"/>
            <w:vAlign w:val="center"/>
          </w:tcPr>
          <w:p w:rsidR="006119FE" w:rsidRDefault="006119FE" w:rsidP="00374E50">
            <w:pPr>
              <w:jc w:val="center"/>
              <w:rPr>
                <w:ins w:id="25" w:author="liyuanlei" w:date="2017-04-06T16:48:00Z"/>
                <w:bCs/>
                <w:szCs w:val="21"/>
              </w:rPr>
            </w:pPr>
            <w:ins w:id="26" w:author="liyuanlei" w:date="2017-04-06T16:48:00Z">
              <w:r w:rsidRPr="00506C81">
                <w:rPr>
                  <w:bCs/>
                  <w:szCs w:val="21"/>
                </w:rPr>
                <w:t>getTotal</w:t>
              </w:r>
            </w:ins>
          </w:p>
        </w:tc>
        <w:tc>
          <w:tcPr>
            <w:tcW w:w="2727" w:type="dxa"/>
          </w:tcPr>
          <w:p w:rsidR="006119FE" w:rsidRDefault="006119FE" w:rsidP="00374E50">
            <w:pPr>
              <w:jc w:val="left"/>
              <w:rPr>
                <w:ins w:id="27" w:author="liyuanlei" w:date="2017-04-06T16:48:00Z"/>
              </w:rPr>
            </w:pPr>
          </w:p>
        </w:tc>
        <w:tc>
          <w:tcPr>
            <w:tcW w:w="1847" w:type="dxa"/>
          </w:tcPr>
          <w:p w:rsidR="006119FE" w:rsidRDefault="006119FE" w:rsidP="00374E50">
            <w:pPr>
              <w:jc w:val="left"/>
              <w:rPr>
                <w:ins w:id="28" w:author="liyuanlei" w:date="2017-04-06T16:48:00Z"/>
              </w:rPr>
            </w:pPr>
          </w:p>
        </w:tc>
      </w:tr>
      <w:tr w:rsidR="006119FE" w:rsidTr="00374E50">
        <w:trPr>
          <w:ins w:id="29" w:author="liyuanlei" w:date="2017-04-06T16:48:00Z"/>
        </w:trPr>
        <w:tc>
          <w:tcPr>
            <w:tcW w:w="1838" w:type="dxa"/>
            <w:shd w:val="clear" w:color="auto" w:fill="A6A6A6" w:themeFill="background1" w:themeFillShade="A6"/>
            <w:vAlign w:val="center"/>
          </w:tcPr>
          <w:p w:rsidR="006119FE" w:rsidRDefault="006119FE" w:rsidP="00374E50">
            <w:pPr>
              <w:jc w:val="center"/>
              <w:rPr>
                <w:ins w:id="30" w:author="liyuanlei" w:date="2017-04-06T16:48:00Z"/>
                <w:bCs/>
                <w:szCs w:val="21"/>
              </w:rPr>
            </w:pPr>
            <w:ins w:id="31" w:author="liyuanlei" w:date="2017-04-06T16:48:00Z">
              <w:r>
                <w:rPr>
                  <w:bCs/>
                  <w:szCs w:val="21"/>
                </w:rPr>
                <w:t>参数</w:t>
              </w:r>
              <w:r>
                <w:rPr>
                  <w:rFonts w:hint="eastAsia"/>
                  <w:bCs/>
                  <w:szCs w:val="21"/>
                </w:rPr>
                <w:t>marked</w:t>
              </w:r>
              <w:r>
                <w:rPr>
                  <w:rFonts w:hint="eastAsia"/>
                  <w:bCs/>
                  <w:szCs w:val="21"/>
                </w:rPr>
                <w:t>：</w:t>
              </w:r>
            </w:ins>
          </w:p>
        </w:tc>
        <w:tc>
          <w:tcPr>
            <w:tcW w:w="2655" w:type="dxa"/>
            <w:gridSpan w:val="2"/>
            <w:vAlign w:val="center"/>
          </w:tcPr>
          <w:p w:rsidR="006119FE" w:rsidRDefault="006119FE" w:rsidP="00374E50">
            <w:pPr>
              <w:jc w:val="center"/>
              <w:rPr>
                <w:ins w:id="32" w:author="liyuanlei" w:date="2017-04-06T16:48:00Z"/>
                <w:bCs/>
                <w:szCs w:val="21"/>
              </w:rPr>
            </w:pPr>
            <w:ins w:id="33" w:author="liyuanlei" w:date="2017-04-06T16:48:00Z">
              <w:r w:rsidRPr="00506C81">
                <w:rPr>
                  <w:bCs/>
                  <w:szCs w:val="21"/>
                </w:rPr>
                <w:t>getTotal</w:t>
              </w:r>
            </w:ins>
          </w:p>
        </w:tc>
        <w:tc>
          <w:tcPr>
            <w:tcW w:w="2727" w:type="dxa"/>
          </w:tcPr>
          <w:p w:rsidR="006119FE" w:rsidRDefault="006119FE" w:rsidP="00374E50">
            <w:pPr>
              <w:jc w:val="center"/>
              <w:rPr>
                <w:ins w:id="34" w:author="liyuanlei" w:date="2017-04-06T16:48:00Z"/>
                <w:bCs/>
                <w:szCs w:val="21"/>
              </w:rPr>
            </w:pPr>
          </w:p>
        </w:tc>
        <w:tc>
          <w:tcPr>
            <w:tcW w:w="1847" w:type="dxa"/>
          </w:tcPr>
          <w:p w:rsidR="006119FE" w:rsidRDefault="006119FE" w:rsidP="00374E50">
            <w:pPr>
              <w:jc w:val="center"/>
              <w:rPr>
                <w:ins w:id="35" w:author="liyuanlei" w:date="2017-04-06T16:48:00Z"/>
                <w:bCs/>
                <w:szCs w:val="21"/>
              </w:rPr>
            </w:pPr>
          </w:p>
        </w:tc>
      </w:tr>
      <w:tr w:rsidR="006119FE" w:rsidTr="00374E50">
        <w:trPr>
          <w:ins w:id="36" w:author="liyuanlei" w:date="2017-04-06T16:48:00Z"/>
        </w:trPr>
        <w:tc>
          <w:tcPr>
            <w:tcW w:w="1838" w:type="dxa"/>
            <w:shd w:val="clear" w:color="auto" w:fill="A6A6A6" w:themeFill="background1" w:themeFillShade="A6"/>
            <w:vAlign w:val="center"/>
          </w:tcPr>
          <w:p w:rsidR="006119FE" w:rsidRDefault="006119FE" w:rsidP="00374E50">
            <w:pPr>
              <w:jc w:val="center"/>
              <w:rPr>
                <w:ins w:id="37" w:author="liyuanlei" w:date="2017-04-06T16:48:00Z"/>
                <w:bCs/>
                <w:szCs w:val="21"/>
              </w:rPr>
            </w:pPr>
            <w:ins w:id="38" w:author="liyuanlei" w:date="2017-04-06T16:48:00Z">
              <w:r>
                <w:rPr>
                  <w:bCs/>
                  <w:szCs w:val="21"/>
                </w:rPr>
                <w:t>字段名</w:t>
              </w:r>
            </w:ins>
          </w:p>
        </w:tc>
        <w:tc>
          <w:tcPr>
            <w:tcW w:w="2655" w:type="dxa"/>
            <w:gridSpan w:val="2"/>
            <w:shd w:val="clear" w:color="auto" w:fill="A6A6A6" w:themeFill="background1" w:themeFillShade="A6"/>
            <w:vAlign w:val="center"/>
          </w:tcPr>
          <w:p w:rsidR="006119FE" w:rsidRDefault="006119FE" w:rsidP="00374E50">
            <w:pPr>
              <w:jc w:val="center"/>
              <w:rPr>
                <w:ins w:id="39" w:author="liyuanlei" w:date="2017-04-06T16:48:00Z"/>
                <w:bCs/>
                <w:szCs w:val="21"/>
              </w:rPr>
            </w:pPr>
            <w:ins w:id="40" w:author="liyuanlei" w:date="2017-04-06T16:48:00Z">
              <w:r>
                <w:rPr>
                  <w:bCs/>
                  <w:szCs w:val="21"/>
                </w:rPr>
                <w:t>说明</w:t>
              </w:r>
            </w:ins>
          </w:p>
        </w:tc>
        <w:tc>
          <w:tcPr>
            <w:tcW w:w="2727" w:type="dxa"/>
            <w:shd w:val="clear" w:color="auto" w:fill="A6A6A6" w:themeFill="background1" w:themeFillShade="A6"/>
          </w:tcPr>
          <w:p w:rsidR="006119FE" w:rsidRDefault="006119FE" w:rsidP="00374E50">
            <w:pPr>
              <w:jc w:val="center"/>
              <w:rPr>
                <w:ins w:id="41" w:author="liyuanlei" w:date="2017-04-06T16:48:00Z"/>
                <w:bCs/>
                <w:szCs w:val="21"/>
              </w:rPr>
            </w:pPr>
            <w:ins w:id="42" w:author="liyuanlei" w:date="2017-04-06T16:48:00Z">
              <w:r>
                <w:rPr>
                  <w:bCs/>
                  <w:szCs w:val="21"/>
                </w:rPr>
                <w:t>备注</w:t>
              </w:r>
            </w:ins>
          </w:p>
        </w:tc>
        <w:tc>
          <w:tcPr>
            <w:tcW w:w="1847" w:type="dxa"/>
            <w:shd w:val="clear" w:color="auto" w:fill="A6A6A6" w:themeFill="background1" w:themeFillShade="A6"/>
          </w:tcPr>
          <w:p w:rsidR="006119FE" w:rsidRDefault="006119FE" w:rsidP="00374E50">
            <w:pPr>
              <w:jc w:val="center"/>
              <w:rPr>
                <w:ins w:id="43" w:author="liyuanlei" w:date="2017-04-06T16:48:00Z"/>
                <w:bCs/>
                <w:szCs w:val="21"/>
              </w:rPr>
            </w:pPr>
            <w:ins w:id="44" w:author="liyuanlei" w:date="2017-04-06T16:48:00Z">
              <w:r>
                <w:rPr>
                  <w:rFonts w:hint="eastAsia"/>
                  <w:bCs/>
                  <w:szCs w:val="21"/>
                </w:rPr>
                <w:t>是否必填项</w:t>
              </w:r>
            </w:ins>
          </w:p>
        </w:tc>
      </w:tr>
      <w:tr w:rsidR="006119FE" w:rsidTr="00374E50">
        <w:trPr>
          <w:ins w:id="45" w:author="liyuanlei" w:date="2017-04-06T16:48:00Z"/>
        </w:trPr>
        <w:tc>
          <w:tcPr>
            <w:tcW w:w="1838" w:type="dxa"/>
            <w:shd w:val="clear" w:color="auto" w:fill="A6A6A6" w:themeFill="background1" w:themeFillShade="A6"/>
            <w:vAlign w:val="center"/>
          </w:tcPr>
          <w:p w:rsidR="006119FE" w:rsidRDefault="006119FE" w:rsidP="00374E50">
            <w:pPr>
              <w:jc w:val="center"/>
              <w:rPr>
                <w:ins w:id="46" w:author="liyuanlei" w:date="2017-04-06T16:48:00Z"/>
                <w:bCs/>
                <w:szCs w:val="21"/>
              </w:rPr>
            </w:pPr>
            <w:ins w:id="47" w:author="liyuanlei" w:date="2017-04-06T16:48:00Z">
              <w:r>
                <w:rPr>
                  <w:rFonts w:hint="eastAsia"/>
                </w:rPr>
                <w:t>参数</w:t>
              </w:r>
              <w:r>
                <w:t>jsonStr</w:t>
              </w:r>
              <w:r>
                <w:rPr>
                  <w:rFonts w:hint="eastAsia"/>
                </w:rPr>
                <w:t>：</w:t>
              </w:r>
            </w:ins>
          </w:p>
        </w:tc>
        <w:tc>
          <w:tcPr>
            <w:tcW w:w="7229" w:type="dxa"/>
            <w:gridSpan w:val="4"/>
            <w:vAlign w:val="center"/>
          </w:tcPr>
          <w:p w:rsidR="006119FE" w:rsidRPr="007856FB" w:rsidRDefault="006119FE" w:rsidP="00374E50">
            <w:pPr>
              <w:ind w:left="120" w:hangingChars="50" w:hanging="120"/>
              <w:jc w:val="left"/>
              <w:rPr>
                <w:ins w:id="48" w:author="liyuanlei" w:date="2017-04-06T16:48:00Z"/>
                <w:rFonts w:ascii="Consolas" w:hAnsi="Consolas" w:cs="Consolas"/>
                <w:b/>
                <w:color w:val="0070C0"/>
                <w:szCs w:val="21"/>
              </w:rPr>
            </w:pPr>
            <w:ins w:id="49" w:author="liyuanlei" w:date="2017-04-06T16:48:00Z">
              <w:r w:rsidRPr="007856FB">
                <w:rPr>
                  <w:rFonts w:ascii="Consolas" w:hAnsi="Consolas" w:cs="Consolas" w:hint="eastAsia"/>
                  <w:b/>
                  <w:bCs/>
                  <w:color w:val="0070C0"/>
                  <w:sz w:val="24"/>
                  <w:szCs w:val="24"/>
                </w:rPr>
                <w:t>{</w:t>
              </w:r>
              <w:r w:rsidRPr="007856FB">
                <w:rPr>
                  <w:rFonts w:ascii="Consolas" w:eastAsia="Consolas" w:hAnsi="Consolas"/>
                  <w:b/>
                  <w:color w:val="0070C0"/>
                  <w:sz w:val="24"/>
                </w:rPr>
                <w:t>}</w:t>
              </w:r>
            </w:ins>
          </w:p>
        </w:tc>
      </w:tr>
      <w:tr w:rsidR="006119FE" w:rsidTr="00374E50">
        <w:trPr>
          <w:ins w:id="50" w:author="liyuanlei" w:date="2017-04-06T16:48:00Z"/>
        </w:trPr>
        <w:tc>
          <w:tcPr>
            <w:tcW w:w="1838" w:type="dxa"/>
            <w:shd w:val="clear" w:color="auto" w:fill="A6A6A6" w:themeFill="background1" w:themeFillShade="A6"/>
            <w:vAlign w:val="center"/>
          </w:tcPr>
          <w:p w:rsidR="006119FE" w:rsidRDefault="006119FE" w:rsidP="00374E50">
            <w:pPr>
              <w:jc w:val="center"/>
              <w:rPr>
                <w:ins w:id="51" w:author="liyuanlei" w:date="2017-04-06T16:48:00Z"/>
              </w:rPr>
            </w:pPr>
            <w:ins w:id="52" w:author="liyuanlei" w:date="2017-04-06T16:48:00Z">
              <w:r w:rsidRPr="00762735">
                <w:t>callbackparam</w:t>
              </w:r>
            </w:ins>
          </w:p>
        </w:tc>
        <w:tc>
          <w:tcPr>
            <w:tcW w:w="7229" w:type="dxa"/>
            <w:gridSpan w:val="4"/>
            <w:vAlign w:val="center"/>
          </w:tcPr>
          <w:p w:rsidR="006119FE" w:rsidRPr="007856FB" w:rsidRDefault="006119FE" w:rsidP="00374E50">
            <w:pPr>
              <w:ind w:left="120" w:hangingChars="50" w:hanging="120"/>
              <w:jc w:val="left"/>
              <w:rPr>
                <w:ins w:id="53" w:author="liyuanlei" w:date="2017-04-06T16:48:00Z"/>
                <w:rFonts w:ascii="Consolas" w:hAnsi="Consolas" w:cs="Consolas"/>
                <w:b/>
                <w:bCs/>
                <w:color w:val="0070C0"/>
                <w:sz w:val="24"/>
                <w:szCs w:val="24"/>
              </w:rPr>
            </w:pPr>
          </w:p>
        </w:tc>
      </w:tr>
      <w:tr w:rsidR="006119FE" w:rsidTr="00374E50">
        <w:trPr>
          <w:ins w:id="54" w:author="liyuanlei" w:date="2017-04-06T16:48:00Z"/>
        </w:trPr>
        <w:tc>
          <w:tcPr>
            <w:tcW w:w="1838" w:type="dxa"/>
            <w:shd w:val="clear" w:color="auto" w:fill="A6A6A6" w:themeFill="background1" w:themeFillShade="A6"/>
            <w:vAlign w:val="center"/>
          </w:tcPr>
          <w:p w:rsidR="006119FE" w:rsidRDefault="006119FE" w:rsidP="00374E50">
            <w:pPr>
              <w:jc w:val="center"/>
              <w:rPr>
                <w:ins w:id="55" w:author="liyuanlei" w:date="2017-04-06T16:48:00Z"/>
                <w:rStyle w:val="InternetLink"/>
                <w:rFonts w:ascii="Arial" w:hAnsi="Arial" w:cs="Arial"/>
                <w:szCs w:val="21"/>
              </w:rPr>
            </w:pPr>
            <w:ins w:id="56" w:author="liyuanlei" w:date="2017-04-06T16:48:00Z">
              <w:r>
                <w:rPr>
                  <w:rStyle w:val="InternetLink"/>
                  <w:rFonts w:ascii="Arial" w:hAnsi="Arial" w:cs="Arial" w:hint="eastAsia"/>
                  <w:szCs w:val="21"/>
                </w:rPr>
                <w:t>后台返回码</w:t>
              </w:r>
            </w:ins>
          </w:p>
        </w:tc>
        <w:tc>
          <w:tcPr>
            <w:tcW w:w="2620" w:type="dxa"/>
            <w:shd w:val="clear" w:color="auto" w:fill="A6A6A6" w:themeFill="background1" w:themeFillShade="A6"/>
            <w:vAlign w:val="center"/>
          </w:tcPr>
          <w:p w:rsidR="006119FE" w:rsidRDefault="006119FE" w:rsidP="00374E50">
            <w:pPr>
              <w:ind w:firstLine="210"/>
              <w:jc w:val="center"/>
              <w:rPr>
                <w:ins w:id="57" w:author="liyuanlei" w:date="2017-04-06T16:48:00Z"/>
                <w:rFonts w:ascii="宋体" w:hAnsi="宋体"/>
                <w:bCs/>
                <w:szCs w:val="21"/>
              </w:rPr>
            </w:pPr>
          </w:p>
        </w:tc>
        <w:tc>
          <w:tcPr>
            <w:tcW w:w="2762" w:type="dxa"/>
            <w:gridSpan w:val="2"/>
            <w:shd w:val="clear" w:color="auto" w:fill="A6A6A6" w:themeFill="background1" w:themeFillShade="A6"/>
          </w:tcPr>
          <w:p w:rsidR="006119FE" w:rsidRDefault="006119FE" w:rsidP="00374E50">
            <w:pPr>
              <w:ind w:firstLine="210"/>
              <w:jc w:val="center"/>
              <w:rPr>
                <w:ins w:id="58" w:author="liyuanlei" w:date="2017-04-06T16:48:00Z"/>
                <w:rFonts w:ascii="宋体" w:hAnsi="宋体"/>
                <w:bCs/>
                <w:szCs w:val="21"/>
              </w:rPr>
            </w:pPr>
          </w:p>
        </w:tc>
        <w:tc>
          <w:tcPr>
            <w:tcW w:w="1847" w:type="dxa"/>
            <w:shd w:val="clear" w:color="auto" w:fill="A6A6A6" w:themeFill="background1" w:themeFillShade="A6"/>
          </w:tcPr>
          <w:p w:rsidR="006119FE" w:rsidRDefault="006119FE" w:rsidP="00374E50">
            <w:pPr>
              <w:ind w:firstLine="210"/>
              <w:jc w:val="center"/>
              <w:rPr>
                <w:ins w:id="59" w:author="liyuanlei" w:date="2017-04-06T16:48:00Z"/>
                <w:rFonts w:ascii="宋体" w:hAnsi="宋体"/>
                <w:bCs/>
                <w:szCs w:val="21"/>
              </w:rPr>
            </w:pPr>
          </w:p>
        </w:tc>
      </w:tr>
      <w:tr w:rsidR="006119FE" w:rsidTr="00374E50">
        <w:trPr>
          <w:ins w:id="60" w:author="liyuanlei" w:date="2017-04-06T16:48:00Z"/>
        </w:trPr>
        <w:tc>
          <w:tcPr>
            <w:tcW w:w="1838" w:type="dxa"/>
            <w:shd w:val="clear" w:color="auto" w:fill="auto"/>
            <w:vAlign w:val="center"/>
          </w:tcPr>
          <w:p w:rsidR="006119FE" w:rsidRDefault="006119FE" w:rsidP="00374E50">
            <w:pPr>
              <w:widowControl/>
              <w:jc w:val="center"/>
              <w:rPr>
                <w:ins w:id="61" w:author="liyuanlei" w:date="2017-04-06T16:48:00Z"/>
                <w:bCs/>
                <w:szCs w:val="21"/>
              </w:rPr>
            </w:pPr>
            <w:ins w:id="62" w:author="liyuanlei" w:date="2017-04-06T16:48:00Z">
              <w:r w:rsidRPr="00506C81">
                <w:rPr>
                  <w:rFonts w:ascii="Consolas" w:hAnsi="Consolas" w:cs="Consolas"/>
                  <w:szCs w:val="21"/>
                </w:rPr>
                <w:t>PUBTOTAL</w:t>
              </w:r>
            </w:ins>
          </w:p>
        </w:tc>
        <w:tc>
          <w:tcPr>
            <w:tcW w:w="2620" w:type="dxa"/>
            <w:shd w:val="clear" w:color="auto" w:fill="auto"/>
          </w:tcPr>
          <w:p w:rsidR="006119FE" w:rsidRDefault="006119FE" w:rsidP="00374E50">
            <w:pPr>
              <w:ind w:firstLine="210"/>
              <w:jc w:val="center"/>
              <w:rPr>
                <w:ins w:id="63" w:author="liyuanlei" w:date="2017-04-06T16:48:00Z"/>
                <w:rFonts w:ascii="宋体" w:hAnsi="宋体"/>
                <w:bCs/>
                <w:szCs w:val="21"/>
              </w:rPr>
            </w:pPr>
            <w:ins w:id="64" w:author="liyuanlei" w:date="2017-04-06T16:48:00Z">
              <w:r>
                <w:rPr>
                  <w:rFonts w:ascii="宋体" w:hAnsi="宋体" w:hint="eastAsia"/>
                  <w:bCs/>
                  <w:szCs w:val="21"/>
                </w:rPr>
                <w:t>对接</w:t>
              </w:r>
              <w:r>
                <w:rPr>
                  <w:rFonts w:ascii="宋体" w:hAnsi="宋体"/>
                  <w:bCs/>
                  <w:szCs w:val="21"/>
                </w:rPr>
                <w:t>数量</w:t>
              </w:r>
            </w:ins>
          </w:p>
        </w:tc>
        <w:tc>
          <w:tcPr>
            <w:tcW w:w="2762" w:type="dxa"/>
            <w:gridSpan w:val="2"/>
            <w:shd w:val="clear" w:color="auto" w:fill="auto"/>
          </w:tcPr>
          <w:p w:rsidR="006119FE" w:rsidRDefault="006119FE" w:rsidP="00374E50">
            <w:pPr>
              <w:ind w:firstLine="210"/>
              <w:jc w:val="center"/>
              <w:rPr>
                <w:ins w:id="65" w:author="liyuanlei" w:date="2017-04-06T16:48:00Z"/>
                <w:rFonts w:ascii="宋体" w:hAnsi="宋体"/>
                <w:bCs/>
                <w:szCs w:val="21"/>
              </w:rPr>
            </w:pPr>
          </w:p>
        </w:tc>
        <w:tc>
          <w:tcPr>
            <w:tcW w:w="1847" w:type="dxa"/>
            <w:shd w:val="clear" w:color="auto" w:fill="auto"/>
          </w:tcPr>
          <w:p w:rsidR="006119FE" w:rsidRDefault="006119FE" w:rsidP="00374E50">
            <w:pPr>
              <w:ind w:firstLine="210"/>
              <w:jc w:val="center"/>
              <w:rPr>
                <w:ins w:id="66" w:author="liyuanlei" w:date="2017-04-06T16:48:00Z"/>
                <w:rFonts w:ascii="宋体" w:hAnsi="宋体"/>
                <w:bCs/>
                <w:szCs w:val="21"/>
              </w:rPr>
            </w:pPr>
          </w:p>
        </w:tc>
      </w:tr>
      <w:tr w:rsidR="006119FE" w:rsidTr="00374E50">
        <w:trPr>
          <w:ins w:id="67" w:author="liyuanlei" w:date="2017-04-06T16:48:00Z"/>
        </w:trPr>
        <w:tc>
          <w:tcPr>
            <w:tcW w:w="1838" w:type="dxa"/>
            <w:shd w:val="clear" w:color="auto" w:fill="auto"/>
            <w:vAlign w:val="center"/>
          </w:tcPr>
          <w:p w:rsidR="006119FE" w:rsidRPr="00506C81" w:rsidRDefault="006119FE" w:rsidP="00374E50">
            <w:pPr>
              <w:widowControl/>
              <w:jc w:val="center"/>
              <w:rPr>
                <w:ins w:id="68" w:author="liyuanlei" w:date="2017-04-06T16:48:00Z"/>
                <w:rFonts w:ascii="Consolas" w:hAnsi="Consolas" w:cs="Consolas"/>
                <w:szCs w:val="21"/>
              </w:rPr>
            </w:pPr>
            <w:ins w:id="69" w:author="liyuanlei" w:date="2017-04-06T16:48:00Z">
              <w:r w:rsidRPr="00506C81">
                <w:rPr>
                  <w:rFonts w:ascii="Consolas" w:hAnsi="Consolas" w:cs="Consolas"/>
                  <w:szCs w:val="21"/>
                </w:rPr>
                <w:t>SUSTOTAL</w:t>
              </w:r>
            </w:ins>
          </w:p>
        </w:tc>
        <w:tc>
          <w:tcPr>
            <w:tcW w:w="2620" w:type="dxa"/>
            <w:shd w:val="clear" w:color="auto" w:fill="auto"/>
          </w:tcPr>
          <w:p w:rsidR="006119FE" w:rsidRDefault="006119FE" w:rsidP="00374E50">
            <w:pPr>
              <w:ind w:firstLine="210"/>
              <w:jc w:val="center"/>
              <w:rPr>
                <w:ins w:id="70" w:author="liyuanlei" w:date="2017-04-06T16:48:00Z"/>
                <w:rFonts w:ascii="宋体" w:hAnsi="宋体"/>
                <w:bCs/>
                <w:szCs w:val="21"/>
              </w:rPr>
            </w:pPr>
            <w:ins w:id="71" w:author="liyuanlei" w:date="2017-04-06T16:48:00Z">
              <w:r>
                <w:rPr>
                  <w:rFonts w:ascii="宋体" w:hAnsi="宋体" w:hint="eastAsia"/>
                  <w:bCs/>
                  <w:szCs w:val="21"/>
                </w:rPr>
                <w:t>对接</w:t>
              </w:r>
              <w:r>
                <w:rPr>
                  <w:rFonts w:ascii="宋体" w:hAnsi="宋体"/>
                  <w:bCs/>
                  <w:szCs w:val="21"/>
                </w:rPr>
                <w:t>成功数量</w:t>
              </w:r>
            </w:ins>
          </w:p>
        </w:tc>
        <w:tc>
          <w:tcPr>
            <w:tcW w:w="2762" w:type="dxa"/>
            <w:gridSpan w:val="2"/>
            <w:shd w:val="clear" w:color="auto" w:fill="auto"/>
          </w:tcPr>
          <w:p w:rsidR="006119FE" w:rsidRDefault="006119FE" w:rsidP="00374E50">
            <w:pPr>
              <w:ind w:firstLine="210"/>
              <w:jc w:val="center"/>
              <w:rPr>
                <w:ins w:id="72" w:author="liyuanlei" w:date="2017-04-06T16:48:00Z"/>
                <w:rFonts w:ascii="宋体" w:hAnsi="宋体"/>
                <w:bCs/>
                <w:szCs w:val="21"/>
              </w:rPr>
            </w:pPr>
          </w:p>
        </w:tc>
        <w:tc>
          <w:tcPr>
            <w:tcW w:w="1847" w:type="dxa"/>
            <w:shd w:val="clear" w:color="auto" w:fill="auto"/>
          </w:tcPr>
          <w:p w:rsidR="006119FE" w:rsidRDefault="006119FE" w:rsidP="00374E50">
            <w:pPr>
              <w:ind w:firstLine="210"/>
              <w:jc w:val="center"/>
              <w:rPr>
                <w:ins w:id="73" w:author="liyuanlei" w:date="2017-04-06T16:48:00Z"/>
                <w:rFonts w:ascii="宋体" w:hAnsi="宋体"/>
                <w:bCs/>
                <w:szCs w:val="21"/>
              </w:rPr>
            </w:pPr>
          </w:p>
        </w:tc>
      </w:tr>
      <w:tr w:rsidR="006119FE" w:rsidTr="00374E50">
        <w:trPr>
          <w:ins w:id="74" w:author="liyuanlei" w:date="2017-04-06T16:48:00Z"/>
        </w:trPr>
        <w:tc>
          <w:tcPr>
            <w:tcW w:w="1838" w:type="dxa"/>
            <w:shd w:val="clear" w:color="auto" w:fill="auto"/>
            <w:vAlign w:val="center"/>
          </w:tcPr>
          <w:p w:rsidR="006119FE" w:rsidRPr="00506C81" w:rsidRDefault="006119FE" w:rsidP="00374E50">
            <w:pPr>
              <w:widowControl/>
              <w:jc w:val="center"/>
              <w:rPr>
                <w:ins w:id="75" w:author="liyuanlei" w:date="2017-04-06T16:48:00Z"/>
                <w:rFonts w:ascii="Consolas" w:hAnsi="Consolas" w:cs="Consolas"/>
                <w:szCs w:val="21"/>
              </w:rPr>
            </w:pPr>
            <w:ins w:id="76" w:author="liyuanlei" w:date="2017-04-06T16:48:00Z">
              <w:r w:rsidRPr="00506C81">
                <w:rPr>
                  <w:rFonts w:ascii="Consolas" w:hAnsi="Consolas" w:cs="Consolas"/>
                  <w:szCs w:val="21"/>
                </w:rPr>
                <w:t>MEYTOTAL</w:t>
              </w:r>
            </w:ins>
          </w:p>
        </w:tc>
        <w:tc>
          <w:tcPr>
            <w:tcW w:w="2620" w:type="dxa"/>
            <w:shd w:val="clear" w:color="auto" w:fill="auto"/>
          </w:tcPr>
          <w:p w:rsidR="006119FE" w:rsidRDefault="006119FE" w:rsidP="00374E50">
            <w:pPr>
              <w:ind w:firstLine="210"/>
              <w:jc w:val="center"/>
              <w:rPr>
                <w:ins w:id="77" w:author="liyuanlei" w:date="2017-04-06T16:48:00Z"/>
                <w:rFonts w:ascii="宋体" w:hAnsi="宋体"/>
                <w:bCs/>
                <w:szCs w:val="21"/>
              </w:rPr>
            </w:pPr>
            <w:ins w:id="78" w:author="liyuanlei" w:date="2017-04-06T16:48:00Z">
              <w:r>
                <w:rPr>
                  <w:rFonts w:ascii="宋体" w:hAnsi="宋体" w:hint="eastAsia"/>
                  <w:bCs/>
                  <w:szCs w:val="21"/>
                </w:rPr>
                <w:t>钱单位（元</w:t>
              </w:r>
              <w:r>
                <w:rPr>
                  <w:rFonts w:ascii="宋体" w:hAnsi="宋体"/>
                  <w:bCs/>
                  <w:szCs w:val="21"/>
                </w:rPr>
                <w:t>）</w:t>
              </w:r>
            </w:ins>
          </w:p>
        </w:tc>
        <w:tc>
          <w:tcPr>
            <w:tcW w:w="2762" w:type="dxa"/>
            <w:gridSpan w:val="2"/>
            <w:shd w:val="clear" w:color="auto" w:fill="auto"/>
          </w:tcPr>
          <w:p w:rsidR="006119FE" w:rsidRDefault="006119FE" w:rsidP="00374E50">
            <w:pPr>
              <w:ind w:firstLine="210"/>
              <w:jc w:val="center"/>
              <w:rPr>
                <w:ins w:id="79" w:author="liyuanlei" w:date="2017-04-06T16:48:00Z"/>
                <w:rFonts w:ascii="宋体" w:hAnsi="宋体"/>
                <w:bCs/>
                <w:szCs w:val="21"/>
              </w:rPr>
            </w:pPr>
          </w:p>
        </w:tc>
        <w:tc>
          <w:tcPr>
            <w:tcW w:w="1847" w:type="dxa"/>
            <w:shd w:val="clear" w:color="auto" w:fill="auto"/>
          </w:tcPr>
          <w:p w:rsidR="006119FE" w:rsidRDefault="006119FE" w:rsidP="00374E50">
            <w:pPr>
              <w:ind w:firstLine="210"/>
              <w:jc w:val="center"/>
              <w:rPr>
                <w:ins w:id="80" w:author="liyuanlei" w:date="2017-04-06T16:48:00Z"/>
                <w:rFonts w:ascii="宋体" w:hAnsi="宋体"/>
                <w:bCs/>
                <w:szCs w:val="21"/>
              </w:rPr>
            </w:pPr>
          </w:p>
        </w:tc>
      </w:tr>
      <w:tr w:rsidR="006119FE" w:rsidTr="00374E50">
        <w:trPr>
          <w:ins w:id="81" w:author="liyuanlei" w:date="2017-04-06T16:48:00Z"/>
        </w:trPr>
        <w:tc>
          <w:tcPr>
            <w:tcW w:w="1838" w:type="dxa"/>
            <w:shd w:val="clear" w:color="auto" w:fill="auto"/>
            <w:vAlign w:val="center"/>
          </w:tcPr>
          <w:p w:rsidR="006119FE" w:rsidRPr="00506C81" w:rsidRDefault="006119FE" w:rsidP="00374E50">
            <w:pPr>
              <w:widowControl/>
              <w:jc w:val="center"/>
              <w:rPr>
                <w:ins w:id="82" w:author="liyuanlei" w:date="2017-04-06T16:48:00Z"/>
                <w:rFonts w:ascii="Consolas" w:hAnsi="Consolas" w:cs="Consolas"/>
                <w:szCs w:val="21"/>
              </w:rPr>
            </w:pPr>
            <w:ins w:id="83" w:author="liyuanlei" w:date="2017-04-06T16:48:00Z">
              <w:r w:rsidRPr="00762735">
                <w:rPr>
                  <w:rFonts w:ascii="Consolas" w:hAnsi="Consolas" w:cs="Consolas"/>
                  <w:szCs w:val="21"/>
                </w:rPr>
                <w:t>DONTOTAL</w:t>
              </w:r>
            </w:ins>
          </w:p>
        </w:tc>
        <w:tc>
          <w:tcPr>
            <w:tcW w:w="2620" w:type="dxa"/>
            <w:shd w:val="clear" w:color="auto" w:fill="auto"/>
          </w:tcPr>
          <w:p w:rsidR="006119FE" w:rsidRDefault="006119FE" w:rsidP="00374E50">
            <w:pPr>
              <w:ind w:firstLine="210"/>
              <w:jc w:val="center"/>
              <w:rPr>
                <w:ins w:id="84" w:author="liyuanlei" w:date="2017-04-06T16:48:00Z"/>
                <w:rFonts w:ascii="宋体" w:hAnsi="宋体"/>
                <w:bCs/>
                <w:szCs w:val="21"/>
              </w:rPr>
            </w:pPr>
            <w:ins w:id="85" w:author="liyuanlei" w:date="2017-04-06T16:48:00Z">
              <w:r>
                <w:rPr>
                  <w:rFonts w:ascii="宋体" w:hAnsi="宋体" w:hint="eastAsia"/>
                  <w:bCs/>
                  <w:szCs w:val="21"/>
                </w:rPr>
                <w:t>爱心</w:t>
              </w:r>
              <w:r>
                <w:rPr>
                  <w:rFonts w:ascii="宋体" w:hAnsi="宋体"/>
                  <w:bCs/>
                  <w:szCs w:val="21"/>
                </w:rPr>
                <w:t>捐赠数量</w:t>
              </w:r>
            </w:ins>
          </w:p>
        </w:tc>
        <w:tc>
          <w:tcPr>
            <w:tcW w:w="2762" w:type="dxa"/>
            <w:gridSpan w:val="2"/>
            <w:shd w:val="clear" w:color="auto" w:fill="auto"/>
          </w:tcPr>
          <w:p w:rsidR="006119FE" w:rsidRDefault="006119FE" w:rsidP="00374E50">
            <w:pPr>
              <w:ind w:firstLine="210"/>
              <w:jc w:val="center"/>
              <w:rPr>
                <w:ins w:id="86" w:author="liyuanlei" w:date="2017-04-06T16:48:00Z"/>
                <w:rFonts w:ascii="宋体" w:hAnsi="宋体"/>
                <w:bCs/>
                <w:szCs w:val="21"/>
              </w:rPr>
            </w:pPr>
          </w:p>
        </w:tc>
        <w:tc>
          <w:tcPr>
            <w:tcW w:w="1847" w:type="dxa"/>
            <w:shd w:val="clear" w:color="auto" w:fill="auto"/>
          </w:tcPr>
          <w:p w:rsidR="006119FE" w:rsidRDefault="006119FE" w:rsidP="00374E50">
            <w:pPr>
              <w:ind w:firstLine="210"/>
              <w:jc w:val="center"/>
              <w:rPr>
                <w:ins w:id="87" w:author="liyuanlei" w:date="2017-04-06T16:48:00Z"/>
                <w:rFonts w:ascii="宋体" w:hAnsi="宋体"/>
                <w:bCs/>
                <w:szCs w:val="21"/>
              </w:rPr>
            </w:pPr>
          </w:p>
        </w:tc>
      </w:tr>
      <w:tr w:rsidR="006119FE" w:rsidTr="00374E50">
        <w:trPr>
          <w:ins w:id="88" w:author="liyuanlei" w:date="2017-04-06T16:48:00Z"/>
        </w:trPr>
        <w:tc>
          <w:tcPr>
            <w:tcW w:w="9067" w:type="dxa"/>
            <w:gridSpan w:val="5"/>
            <w:shd w:val="clear" w:color="auto" w:fill="auto"/>
            <w:vAlign w:val="center"/>
          </w:tcPr>
          <w:p w:rsidR="006119FE" w:rsidRPr="00762735" w:rsidRDefault="006119FE" w:rsidP="00374E50">
            <w:pPr>
              <w:ind w:firstLine="210"/>
              <w:jc w:val="center"/>
              <w:rPr>
                <w:ins w:id="89" w:author="liyuanlei" w:date="2017-04-06T16:48:00Z"/>
                <w:rFonts w:ascii="宋体" w:hAnsi="宋体"/>
                <w:bCs/>
                <w:color w:val="FF0000"/>
                <w:szCs w:val="21"/>
              </w:rPr>
            </w:pPr>
            <w:ins w:id="90" w:author="liyuanlei" w:date="2017-04-06T16:48:00Z">
              <w:r w:rsidRPr="00762735">
                <w:rPr>
                  <w:rFonts w:ascii="宋体" w:hAnsi="宋体" w:hint="eastAsia"/>
                  <w:bCs/>
                  <w:color w:val="FF0000"/>
                  <w:szCs w:val="21"/>
                </w:rPr>
                <w:t>注：以上四项</w:t>
              </w:r>
              <w:r w:rsidRPr="00762735">
                <w:rPr>
                  <w:rFonts w:ascii="宋体" w:hAnsi="宋体"/>
                  <w:bCs/>
                  <w:color w:val="FF0000"/>
                  <w:szCs w:val="21"/>
                </w:rPr>
                <w:t>内容</w:t>
              </w:r>
              <w:r w:rsidRPr="00762735">
                <w:rPr>
                  <w:rFonts w:ascii="宋体" w:hAnsi="宋体" w:hint="eastAsia"/>
                  <w:bCs/>
                  <w:color w:val="FF0000"/>
                  <w:szCs w:val="21"/>
                </w:rPr>
                <w:t>前期</w:t>
              </w:r>
              <w:r w:rsidRPr="00762735">
                <w:rPr>
                  <w:rFonts w:ascii="宋体" w:hAnsi="宋体"/>
                  <w:bCs/>
                  <w:color w:val="FF0000"/>
                  <w:szCs w:val="21"/>
                </w:rPr>
                <w:t>如果统计内容为空则不返回</w:t>
              </w:r>
            </w:ins>
          </w:p>
        </w:tc>
      </w:tr>
      <w:tr w:rsidR="006119FE" w:rsidRPr="00F64465" w:rsidTr="00374E50">
        <w:trPr>
          <w:ins w:id="91" w:author="liyuanlei" w:date="2017-04-06T16:48:00Z"/>
        </w:trPr>
        <w:tc>
          <w:tcPr>
            <w:tcW w:w="1838" w:type="dxa"/>
            <w:shd w:val="clear" w:color="auto" w:fill="FFFFFF" w:themeFill="background1"/>
            <w:vAlign w:val="center"/>
          </w:tcPr>
          <w:p w:rsidR="006119FE" w:rsidRPr="00F64465" w:rsidRDefault="006119FE" w:rsidP="00374E50">
            <w:pPr>
              <w:widowControl/>
              <w:jc w:val="center"/>
              <w:rPr>
                <w:ins w:id="92" w:author="liyuanlei" w:date="2017-04-06T16:48:00Z"/>
                <w:rFonts w:ascii="Consolas" w:hAnsi="Consolas" w:cs="Consolas"/>
                <w:szCs w:val="21"/>
              </w:rPr>
            </w:pPr>
            <w:ins w:id="93" w:author="liyuanlei" w:date="2017-04-06T16:48:00Z">
              <w:r w:rsidRPr="00F64465">
                <w:rPr>
                  <w:rFonts w:ascii="Consolas" w:hAnsi="Consolas" w:cs="Consolas" w:hint="eastAsia"/>
                  <w:szCs w:val="21"/>
                </w:rPr>
                <w:t>rspCode</w:t>
              </w:r>
            </w:ins>
          </w:p>
        </w:tc>
        <w:tc>
          <w:tcPr>
            <w:tcW w:w="2620" w:type="dxa"/>
            <w:shd w:val="clear" w:color="auto" w:fill="FFFFFF" w:themeFill="background1"/>
          </w:tcPr>
          <w:p w:rsidR="006119FE" w:rsidRPr="00F64465" w:rsidRDefault="006119FE" w:rsidP="00374E50">
            <w:pPr>
              <w:pStyle w:val="a8"/>
              <w:jc w:val="center"/>
              <w:rPr>
                <w:ins w:id="94" w:author="liyuanlei" w:date="2017-04-06T16:48:00Z"/>
                <w:rFonts w:cs="Arial"/>
              </w:rPr>
            </w:pPr>
            <w:ins w:id="95" w:author="liyuanlei" w:date="2017-04-06T16:48:00Z">
              <w:r w:rsidRPr="00F64465">
                <w:rPr>
                  <w:rFonts w:ascii="Consolas" w:hAnsi="Consolas" w:cs="Consolas" w:hint="eastAsia"/>
                  <w:bCs/>
                </w:rPr>
                <w:t>返回的状态码</w:t>
              </w:r>
            </w:ins>
          </w:p>
        </w:tc>
        <w:tc>
          <w:tcPr>
            <w:tcW w:w="2762" w:type="dxa"/>
            <w:gridSpan w:val="2"/>
            <w:shd w:val="clear" w:color="auto" w:fill="FFFFFF" w:themeFill="background1"/>
            <w:vAlign w:val="center"/>
          </w:tcPr>
          <w:p w:rsidR="006119FE" w:rsidRPr="00F64465" w:rsidRDefault="006119FE" w:rsidP="00374E50">
            <w:pPr>
              <w:jc w:val="center"/>
              <w:rPr>
                <w:ins w:id="96" w:author="liyuanlei" w:date="2017-04-06T16:48:00Z"/>
                <w:rFonts w:ascii="Consolas" w:hAnsi="Consolas" w:cs="Consolas"/>
                <w:bCs/>
                <w:szCs w:val="21"/>
              </w:rPr>
            </w:pPr>
            <w:ins w:id="97" w:author="liyuanlei" w:date="2017-04-06T16:48:00Z">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ins>
          </w:p>
        </w:tc>
        <w:tc>
          <w:tcPr>
            <w:tcW w:w="1847" w:type="dxa"/>
            <w:shd w:val="clear" w:color="auto" w:fill="FFFFFF" w:themeFill="background1"/>
            <w:vAlign w:val="center"/>
          </w:tcPr>
          <w:p w:rsidR="006119FE" w:rsidRPr="00F64465" w:rsidRDefault="006119FE" w:rsidP="00374E50">
            <w:pPr>
              <w:widowControl/>
              <w:jc w:val="center"/>
              <w:rPr>
                <w:ins w:id="98" w:author="liyuanlei" w:date="2017-04-06T16:48:00Z"/>
                <w:rFonts w:ascii="Consolas" w:hAnsi="Consolas" w:cs="Consolas"/>
                <w:szCs w:val="21"/>
              </w:rPr>
            </w:pPr>
          </w:p>
        </w:tc>
      </w:tr>
      <w:tr w:rsidR="006119FE" w:rsidRPr="00F64465" w:rsidTr="00374E50">
        <w:trPr>
          <w:ins w:id="99" w:author="liyuanlei" w:date="2017-04-06T16:48:00Z"/>
        </w:trPr>
        <w:tc>
          <w:tcPr>
            <w:tcW w:w="1838" w:type="dxa"/>
            <w:shd w:val="clear" w:color="auto" w:fill="FFFFFF" w:themeFill="background1"/>
            <w:vAlign w:val="center"/>
          </w:tcPr>
          <w:p w:rsidR="006119FE" w:rsidRPr="00F64465" w:rsidRDefault="006119FE" w:rsidP="00374E50">
            <w:pPr>
              <w:widowControl/>
              <w:jc w:val="center"/>
              <w:rPr>
                <w:ins w:id="100" w:author="liyuanlei" w:date="2017-04-06T16:48:00Z"/>
                <w:rFonts w:ascii="Consolas" w:hAnsi="Consolas" w:cs="Consolas"/>
                <w:szCs w:val="21"/>
              </w:rPr>
            </w:pPr>
            <w:ins w:id="101" w:author="liyuanlei" w:date="2017-04-06T16:48:00Z">
              <w:r w:rsidRPr="00F64465">
                <w:rPr>
                  <w:rFonts w:ascii="Consolas" w:hAnsi="Consolas" w:cs="Consolas" w:hint="eastAsia"/>
                  <w:szCs w:val="21"/>
                </w:rPr>
                <w:t>rspDesc</w:t>
              </w:r>
            </w:ins>
          </w:p>
        </w:tc>
        <w:tc>
          <w:tcPr>
            <w:tcW w:w="2620" w:type="dxa"/>
            <w:shd w:val="clear" w:color="auto" w:fill="FFFFFF" w:themeFill="background1"/>
          </w:tcPr>
          <w:p w:rsidR="006119FE" w:rsidRPr="00F64465" w:rsidRDefault="006119FE" w:rsidP="00374E50">
            <w:pPr>
              <w:pStyle w:val="a8"/>
              <w:jc w:val="center"/>
              <w:rPr>
                <w:ins w:id="102" w:author="liyuanlei" w:date="2017-04-06T16:48:00Z"/>
                <w:rFonts w:cs="Arial"/>
              </w:rPr>
            </w:pPr>
            <w:ins w:id="103" w:author="liyuanlei" w:date="2017-04-06T16:48:00Z">
              <w:r w:rsidRPr="00F64465">
                <w:rPr>
                  <w:rFonts w:ascii="Consolas" w:hAnsi="Consolas" w:cs="Consolas" w:hint="eastAsia"/>
                  <w:bCs/>
                </w:rPr>
                <w:t>返回的状态码</w:t>
              </w:r>
              <w:r w:rsidRPr="00F64465">
                <w:rPr>
                  <w:rFonts w:cs="Arial" w:hint="eastAsia"/>
                </w:rPr>
                <w:t>描述</w:t>
              </w:r>
            </w:ins>
          </w:p>
        </w:tc>
        <w:tc>
          <w:tcPr>
            <w:tcW w:w="2762" w:type="dxa"/>
            <w:gridSpan w:val="2"/>
            <w:shd w:val="clear" w:color="auto" w:fill="FFFFFF" w:themeFill="background1"/>
            <w:vAlign w:val="center"/>
          </w:tcPr>
          <w:p w:rsidR="006119FE" w:rsidRPr="00F64465" w:rsidRDefault="006119FE" w:rsidP="00374E50">
            <w:pPr>
              <w:jc w:val="center"/>
              <w:rPr>
                <w:ins w:id="104" w:author="liyuanlei" w:date="2017-04-06T16:48:00Z"/>
                <w:rFonts w:ascii="Consolas" w:hAnsi="Consolas" w:cs="Consolas"/>
                <w:bCs/>
                <w:szCs w:val="21"/>
              </w:rPr>
            </w:pPr>
            <w:ins w:id="105" w:author="liyuanlei" w:date="2017-04-06T16:48:00Z">
              <w:r w:rsidRPr="00F64465">
                <w:rPr>
                  <w:rFonts w:ascii="Consolas" w:hAnsi="Consolas" w:cs="Consolas" w:hint="eastAsia"/>
                  <w:bCs/>
                  <w:szCs w:val="21"/>
                </w:rPr>
                <w:t>异常返回时的异常说明</w:t>
              </w:r>
            </w:ins>
          </w:p>
        </w:tc>
        <w:tc>
          <w:tcPr>
            <w:tcW w:w="1847" w:type="dxa"/>
            <w:shd w:val="clear" w:color="auto" w:fill="FFFFFF" w:themeFill="background1"/>
            <w:vAlign w:val="center"/>
          </w:tcPr>
          <w:p w:rsidR="006119FE" w:rsidRPr="00F64465" w:rsidRDefault="006119FE" w:rsidP="00374E50">
            <w:pPr>
              <w:widowControl/>
              <w:jc w:val="center"/>
              <w:rPr>
                <w:ins w:id="106" w:author="liyuanlei" w:date="2017-04-06T16:48:00Z"/>
                <w:rFonts w:ascii="Consolas" w:hAnsi="Consolas" w:cs="Consolas"/>
                <w:szCs w:val="21"/>
              </w:rPr>
            </w:pPr>
          </w:p>
        </w:tc>
      </w:tr>
      <w:tr w:rsidR="006119FE" w:rsidTr="00374E50">
        <w:trPr>
          <w:ins w:id="107" w:author="liyuanlei" w:date="2017-04-06T16:48:00Z"/>
        </w:trPr>
        <w:tc>
          <w:tcPr>
            <w:tcW w:w="1838" w:type="dxa"/>
            <w:shd w:val="clear" w:color="auto" w:fill="A6A6A6" w:themeFill="background1" w:themeFillShade="A6"/>
            <w:vAlign w:val="center"/>
          </w:tcPr>
          <w:p w:rsidR="006119FE" w:rsidRDefault="006119FE" w:rsidP="00374E50">
            <w:pPr>
              <w:jc w:val="center"/>
              <w:rPr>
                <w:ins w:id="108" w:author="liyuanlei" w:date="2017-04-06T16:48:00Z"/>
                <w:rFonts w:ascii="Consolas" w:hAnsi="Consolas" w:cs="Consolas"/>
                <w:color w:val="111111"/>
                <w:szCs w:val="21"/>
                <w:shd w:val="clear" w:color="auto" w:fill="FFFFFF"/>
              </w:rPr>
            </w:pPr>
            <w:ins w:id="109" w:author="liyuanlei" w:date="2017-04-06T16:48:00Z">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ins>
          </w:p>
        </w:tc>
        <w:tc>
          <w:tcPr>
            <w:tcW w:w="7229" w:type="dxa"/>
            <w:gridSpan w:val="4"/>
            <w:shd w:val="clear" w:color="auto" w:fill="FFFFFF" w:themeFill="background1"/>
            <w:vAlign w:val="center"/>
          </w:tcPr>
          <w:p w:rsidR="006119FE" w:rsidRPr="00CB5781" w:rsidRDefault="006119FE" w:rsidP="00374E50">
            <w:pPr>
              <w:jc w:val="left"/>
              <w:rPr>
                <w:ins w:id="110" w:author="liyuanlei" w:date="2017-04-06T16:48:00Z"/>
                <w:rFonts w:ascii="Consolas" w:hAnsi="Consolas" w:cs="Consolas"/>
                <w:bCs/>
                <w:color w:val="5B9BD5" w:themeColor="accent1"/>
                <w:szCs w:val="21"/>
              </w:rPr>
            </w:pPr>
            <w:ins w:id="111" w:author="liyuanlei" w:date="2017-04-06T16:48:00Z">
              <w:r w:rsidRPr="00762735">
                <w:rPr>
                  <w:rFonts w:ascii="Consolas" w:hAnsi="Consolas" w:cs="Consolas"/>
                  <w:b/>
                  <w:bCs/>
                  <w:color w:val="0070C0"/>
                  <w:sz w:val="24"/>
                  <w:szCs w:val="24"/>
                </w:rPr>
                <w:t>({"rspCode":"000","rspDesc":"</w:t>
              </w:r>
              <w:r w:rsidRPr="00762735">
                <w:rPr>
                  <w:rFonts w:ascii="Consolas" w:hAnsi="Consolas" w:cs="Consolas"/>
                  <w:b/>
                  <w:bCs/>
                  <w:color w:val="0070C0"/>
                  <w:sz w:val="24"/>
                  <w:szCs w:val="24"/>
                </w:rPr>
                <w:t>正常</w:t>
              </w:r>
              <w:r w:rsidRPr="00762735">
                <w:rPr>
                  <w:rFonts w:ascii="Consolas" w:hAnsi="Consolas" w:cs="Consolas"/>
                  <w:b/>
                  <w:bCs/>
                  <w:color w:val="0070C0"/>
                  <w:sz w:val="24"/>
                  <w:szCs w:val="24"/>
                </w:rPr>
                <w:t>","PUBTOTAL":3,"DONTOTAL":6,"SUSTOTAL":0})</w:t>
              </w:r>
            </w:ins>
          </w:p>
        </w:tc>
      </w:tr>
    </w:tbl>
    <w:p w:rsidR="006119FE" w:rsidRPr="006870BE" w:rsidRDefault="006119FE" w:rsidP="006119FE"/>
    <w:p w:rsidR="006119FE" w:rsidRPr="0074421A" w:rsidRDefault="00555A56" w:rsidP="006119FE">
      <w:pPr>
        <w:pStyle w:val="4"/>
      </w:pPr>
      <w:r>
        <w:lastRenderedPageBreak/>
        <w:t>4.1.2</w:t>
      </w:r>
      <w:r w:rsidR="006119FE" w:rsidRPr="0074421A">
        <w:rPr>
          <w:rFonts w:hint="eastAsia"/>
        </w:rPr>
        <w:t>需求列表</w:t>
      </w:r>
    </w:p>
    <w:p w:rsidR="006119FE" w:rsidRPr="008757C7" w:rsidRDefault="006119FE" w:rsidP="006119FE"/>
    <w:tbl>
      <w:tblPr>
        <w:tblStyle w:val="a7"/>
        <w:tblW w:w="9067" w:type="dxa"/>
        <w:tblLayout w:type="fixed"/>
        <w:tblLook w:val="04A0" w:firstRow="1" w:lastRow="0" w:firstColumn="1" w:lastColumn="0" w:noHBand="0" w:noVBand="1"/>
      </w:tblPr>
      <w:tblGrid>
        <w:gridCol w:w="1838"/>
        <w:gridCol w:w="2620"/>
        <w:gridCol w:w="35"/>
        <w:gridCol w:w="2727"/>
        <w:gridCol w:w="1847"/>
      </w:tblGrid>
      <w:tr w:rsidR="006119FE" w:rsidTr="00374E50">
        <w:tc>
          <w:tcPr>
            <w:tcW w:w="1838" w:type="dxa"/>
            <w:vAlign w:val="center"/>
          </w:tcPr>
          <w:p w:rsidR="006119FE" w:rsidRDefault="006119FE" w:rsidP="00374E50">
            <w:pPr>
              <w:jc w:val="center"/>
              <w:rPr>
                <w:bCs/>
                <w:szCs w:val="21"/>
              </w:rPr>
            </w:pPr>
            <w:r>
              <w:rPr>
                <w:bCs/>
                <w:szCs w:val="21"/>
              </w:rPr>
              <w:t>接口标识：</w:t>
            </w:r>
          </w:p>
        </w:tc>
        <w:tc>
          <w:tcPr>
            <w:tcW w:w="2655" w:type="dxa"/>
            <w:gridSpan w:val="2"/>
            <w:vAlign w:val="center"/>
          </w:tcPr>
          <w:p w:rsidR="006119FE" w:rsidRDefault="006119FE" w:rsidP="00374E50">
            <w:pPr>
              <w:jc w:val="center"/>
              <w:rPr>
                <w:bCs/>
                <w:szCs w:val="21"/>
              </w:rPr>
            </w:pPr>
            <w:r>
              <w:rPr>
                <w:bCs/>
                <w:szCs w:val="21"/>
              </w:rPr>
              <w:t>helpList</w:t>
            </w:r>
          </w:p>
        </w:tc>
        <w:tc>
          <w:tcPr>
            <w:tcW w:w="4574" w:type="dxa"/>
            <w:gridSpan w:val="2"/>
          </w:tcPr>
          <w:p w:rsidR="006119FE" w:rsidRDefault="006119FE" w:rsidP="00374E50">
            <w:pPr>
              <w:jc w:val="left"/>
            </w:pPr>
            <w:r>
              <w:t>T</w:t>
            </w:r>
            <w:r>
              <w:rPr>
                <w:rFonts w:hint="eastAsia"/>
              </w:rPr>
              <w:t>ype</w:t>
            </w:r>
            <w:r>
              <w:rPr>
                <w:rFonts w:hint="eastAsia"/>
              </w:rPr>
              <w:t>为</w:t>
            </w:r>
            <w:r>
              <w:rPr>
                <w:rFonts w:hint="eastAsia"/>
              </w:rPr>
              <w:t>null</w:t>
            </w:r>
            <w:r>
              <w:rPr>
                <w:rFonts w:hint="eastAsia"/>
              </w:rPr>
              <w:t>时，查询审核通过的钱和物</w:t>
            </w:r>
          </w:p>
        </w:tc>
      </w:tr>
      <w:tr w:rsidR="006119FE" w:rsidTr="00374E50">
        <w:tc>
          <w:tcPr>
            <w:tcW w:w="1838" w:type="dxa"/>
            <w:shd w:val="clear" w:color="auto" w:fill="A6A6A6" w:themeFill="background1" w:themeFillShade="A6"/>
            <w:vAlign w:val="center"/>
          </w:tcPr>
          <w:p w:rsidR="006119FE" w:rsidRDefault="006119FE" w:rsidP="00374E50">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6119FE" w:rsidRDefault="006119FE" w:rsidP="00374E50">
            <w:pPr>
              <w:jc w:val="center"/>
              <w:rPr>
                <w:bCs/>
                <w:szCs w:val="21"/>
              </w:rPr>
            </w:pPr>
            <w:r>
              <w:rPr>
                <w:bCs/>
                <w:szCs w:val="21"/>
              </w:rPr>
              <w:t>helpList</w:t>
            </w:r>
          </w:p>
        </w:tc>
        <w:tc>
          <w:tcPr>
            <w:tcW w:w="2727" w:type="dxa"/>
          </w:tcPr>
          <w:p w:rsidR="006119FE" w:rsidRDefault="006119FE" w:rsidP="00374E50">
            <w:pPr>
              <w:jc w:val="center"/>
              <w:rPr>
                <w:bCs/>
                <w:szCs w:val="21"/>
              </w:rPr>
            </w:pPr>
          </w:p>
        </w:tc>
        <w:tc>
          <w:tcPr>
            <w:tcW w:w="1847" w:type="dxa"/>
          </w:tcPr>
          <w:p w:rsidR="006119FE" w:rsidRDefault="006119FE" w:rsidP="00374E50">
            <w:pPr>
              <w:jc w:val="center"/>
              <w:rPr>
                <w:bCs/>
                <w:szCs w:val="21"/>
              </w:rPr>
            </w:pPr>
          </w:p>
        </w:tc>
      </w:tr>
      <w:tr w:rsidR="006119FE" w:rsidTr="00374E50">
        <w:tc>
          <w:tcPr>
            <w:tcW w:w="1838" w:type="dxa"/>
            <w:shd w:val="clear" w:color="auto" w:fill="A6A6A6" w:themeFill="background1" w:themeFillShade="A6"/>
            <w:vAlign w:val="center"/>
          </w:tcPr>
          <w:p w:rsidR="006119FE" w:rsidRDefault="006119FE" w:rsidP="00374E50">
            <w:pPr>
              <w:jc w:val="center"/>
              <w:rPr>
                <w:bCs/>
                <w:szCs w:val="21"/>
              </w:rPr>
            </w:pPr>
            <w:r>
              <w:rPr>
                <w:bCs/>
                <w:szCs w:val="21"/>
              </w:rPr>
              <w:t>字段名</w:t>
            </w:r>
          </w:p>
        </w:tc>
        <w:tc>
          <w:tcPr>
            <w:tcW w:w="2655" w:type="dxa"/>
            <w:gridSpan w:val="2"/>
            <w:shd w:val="clear" w:color="auto" w:fill="A6A6A6" w:themeFill="background1" w:themeFillShade="A6"/>
            <w:vAlign w:val="center"/>
          </w:tcPr>
          <w:p w:rsidR="006119FE" w:rsidRDefault="006119FE" w:rsidP="00374E50">
            <w:pPr>
              <w:jc w:val="center"/>
              <w:rPr>
                <w:bCs/>
                <w:szCs w:val="21"/>
              </w:rPr>
            </w:pPr>
            <w:r>
              <w:rPr>
                <w:bCs/>
                <w:szCs w:val="21"/>
              </w:rPr>
              <w:t>说明</w:t>
            </w:r>
          </w:p>
        </w:tc>
        <w:tc>
          <w:tcPr>
            <w:tcW w:w="2727" w:type="dxa"/>
            <w:shd w:val="clear" w:color="auto" w:fill="A6A6A6" w:themeFill="background1" w:themeFillShade="A6"/>
          </w:tcPr>
          <w:p w:rsidR="006119FE" w:rsidRDefault="006119FE" w:rsidP="00374E50">
            <w:pPr>
              <w:jc w:val="center"/>
              <w:rPr>
                <w:bCs/>
                <w:szCs w:val="21"/>
              </w:rPr>
            </w:pPr>
            <w:r>
              <w:rPr>
                <w:bCs/>
                <w:szCs w:val="21"/>
              </w:rPr>
              <w:t>备注</w:t>
            </w:r>
          </w:p>
        </w:tc>
        <w:tc>
          <w:tcPr>
            <w:tcW w:w="1847" w:type="dxa"/>
            <w:shd w:val="clear" w:color="auto" w:fill="A6A6A6" w:themeFill="background1" w:themeFillShade="A6"/>
          </w:tcPr>
          <w:p w:rsidR="006119FE" w:rsidRDefault="006119FE" w:rsidP="00374E50">
            <w:pPr>
              <w:jc w:val="center"/>
              <w:rPr>
                <w:bCs/>
                <w:szCs w:val="21"/>
              </w:rPr>
            </w:pPr>
            <w:r>
              <w:rPr>
                <w:rFonts w:hint="eastAsia"/>
                <w:bCs/>
                <w:szCs w:val="21"/>
              </w:rPr>
              <w:t>是否必填项</w:t>
            </w:r>
          </w:p>
        </w:tc>
      </w:tr>
      <w:tr w:rsidR="006119FE" w:rsidTr="00374E50">
        <w:trPr>
          <w:trHeight w:val="413"/>
        </w:trPr>
        <w:tc>
          <w:tcPr>
            <w:tcW w:w="1838" w:type="dxa"/>
            <w:shd w:val="clear" w:color="auto" w:fill="auto"/>
            <w:vAlign w:val="center"/>
          </w:tcPr>
          <w:p w:rsidR="006119FE" w:rsidRDefault="006119FE" w:rsidP="00374E50">
            <w:pPr>
              <w:jc w:val="center"/>
            </w:pPr>
            <w:r>
              <w:rPr>
                <w:rFonts w:hint="eastAsia"/>
              </w:rPr>
              <w:t>userId</w:t>
            </w:r>
          </w:p>
        </w:tc>
        <w:tc>
          <w:tcPr>
            <w:tcW w:w="2655" w:type="dxa"/>
            <w:gridSpan w:val="2"/>
            <w:shd w:val="clear" w:color="auto" w:fill="auto"/>
            <w:vAlign w:val="center"/>
          </w:tcPr>
          <w:p w:rsidR="006119FE" w:rsidRDefault="006119FE" w:rsidP="00374E50">
            <w:pPr>
              <w:jc w:val="center"/>
              <w:rPr>
                <w:bCs/>
                <w:szCs w:val="21"/>
              </w:rPr>
            </w:pPr>
            <w:r>
              <w:rPr>
                <w:rFonts w:hint="eastAsia"/>
                <w:bCs/>
                <w:szCs w:val="21"/>
              </w:rPr>
              <w:t>用户</w:t>
            </w:r>
            <w:r>
              <w:rPr>
                <w:rFonts w:hint="eastAsia"/>
                <w:bCs/>
                <w:szCs w:val="21"/>
              </w:rPr>
              <w:t>Id</w:t>
            </w:r>
          </w:p>
        </w:tc>
        <w:tc>
          <w:tcPr>
            <w:tcW w:w="2727" w:type="dxa"/>
            <w:shd w:val="clear" w:color="auto" w:fill="auto"/>
          </w:tcPr>
          <w:p w:rsidR="006119FE" w:rsidRDefault="006119FE" w:rsidP="00374E50">
            <w:pPr>
              <w:jc w:val="center"/>
              <w:rPr>
                <w:rFonts w:ascii="Consolas" w:hAnsi="Consolas" w:cs="Consolas"/>
                <w:szCs w:val="21"/>
              </w:rPr>
            </w:pPr>
          </w:p>
        </w:tc>
        <w:tc>
          <w:tcPr>
            <w:tcW w:w="1847" w:type="dxa"/>
            <w:shd w:val="clear" w:color="auto" w:fill="auto"/>
          </w:tcPr>
          <w:p w:rsidR="006119FE" w:rsidRDefault="006119FE" w:rsidP="00374E50">
            <w:pPr>
              <w:jc w:val="center"/>
              <w:rPr>
                <w:bCs/>
                <w:szCs w:val="21"/>
              </w:rPr>
            </w:pPr>
            <w:r>
              <w:rPr>
                <w:rFonts w:hint="eastAsia"/>
                <w:bCs/>
                <w:szCs w:val="21"/>
              </w:rPr>
              <w:t>否</w:t>
            </w:r>
          </w:p>
        </w:tc>
      </w:tr>
      <w:tr w:rsidR="006119FE" w:rsidTr="00374E50">
        <w:trPr>
          <w:trHeight w:val="413"/>
        </w:trPr>
        <w:tc>
          <w:tcPr>
            <w:tcW w:w="1838" w:type="dxa"/>
            <w:shd w:val="clear" w:color="auto" w:fill="auto"/>
            <w:vAlign w:val="center"/>
          </w:tcPr>
          <w:p w:rsidR="006119FE" w:rsidRDefault="006119FE" w:rsidP="00374E50">
            <w:pPr>
              <w:jc w:val="center"/>
            </w:pPr>
            <w:r>
              <w:t>t</w:t>
            </w:r>
            <w:r>
              <w:rPr>
                <w:rFonts w:hint="eastAsia"/>
              </w:rPr>
              <w:t>ype</w:t>
            </w:r>
          </w:p>
        </w:tc>
        <w:tc>
          <w:tcPr>
            <w:tcW w:w="2655" w:type="dxa"/>
            <w:gridSpan w:val="2"/>
            <w:shd w:val="clear" w:color="auto" w:fill="auto"/>
            <w:vAlign w:val="center"/>
          </w:tcPr>
          <w:p w:rsidR="006119FE" w:rsidRDefault="006119FE" w:rsidP="00374E50">
            <w:pPr>
              <w:jc w:val="center"/>
              <w:rPr>
                <w:bCs/>
                <w:szCs w:val="21"/>
              </w:rPr>
            </w:pPr>
            <w:r>
              <w:rPr>
                <w:rFonts w:hint="eastAsia"/>
                <w:bCs/>
                <w:szCs w:val="21"/>
              </w:rPr>
              <w:t>需求类型</w:t>
            </w:r>
          </w:p>
        </w:tc>
        <w:tc>
          <w:tcPr>
            <w:tcW w:w="2727" w:type="dxa"/>
            <w:shd w:val="clear" w:color="auto" w:fill="auto"/>
          </w:tcPr>
          <w:p w:rsidR="006119FE" w:rsidRDefault="006119FE" w:rsidP="00374E50">
            <w:pPr>
              <w:jc w:val="center"/>
              <w:rPr>
                <w:rFonts w:ascii="Consolas" w:hAnsi="Consolas" w:cs="Consolas"/>
                <w:szCs w:val="21"/>
              </w:rPr>
            </w:pPr>
            <w:r>
              <w:rPr>
                <w:rFonts w:ascii="宋体" w:hAnsi="宋体" w:hint="eastAsia"/>
                <w:bCs/>
                <w:szCs w:val="21"/>
              </w:rPr>
              <w:t>1:物品，2：钱</w:t>
            </w:r>
          </w:p>
        </w:tc>
        <w:tc>
          <w:tcPr>
            <w:tcW w:w="1847" w:type="dxa"/>
            <w:shd w:val="clear" w:color="auto" w:fill="auto"/>
          </w:tcPr>
          <w:p w:rsidR="006119FE" w:rsidRDefault="006119FE" w:rsidP="00374E50">
            <w:pPr>
              <w:jc w:val="center"/>
              <w:rPr>
                <w:bCs/>
                <w:szCs w:val="21"/>
              </w:rPr>
            </w:pPr>
            <w:r>
              <w:rPr>
                <w:bCs/>
                <w:szCs w:val="21"/>
              </w:rPr>
              <w:t>否</w:t>
            </w:r>
          </w:p>
        </w:tc>
      </w:tr>
      <w:tr w:rsidR="006119FE" w:rsidTr="00374E50">
        <w:trPr>
          <w:trHeight w:val="413"/>
        </w:trPr>
        <w:tc>
          <w:tcPr>
            <w:tcW w:w="1838" w:type="dxa"/>
            <w:shd w:val="clear" w:color="auto" w:fill="auto"/>
            <w:vAlign w:val="center"/>
          </w:tcPr>
          <w:p w:rsidR="006119FE" w:rsidRDefault="006119FE" w:rsidP="00374E50">
            <w:pPr>
              <w:jc w:val="center"/>
            </w:pPr>
            <w:r>
              <w:t>name</w:t>
            </w:r>
          </w:p>
        </w:tc>
        <w:tc>
          <w:tcPr>
            <w:tcW w:w="2655" w:type="dxa"/>
            <w:gridSpan w:val="2"/>
            <w:shd w:val="clear" w:color="auto" w:fill="auto"/>
            <w:vAlign w:val="center"/>
          </w:tcPr>
          <w:p w:rsidR="006119FE" w:rsidRDefault="006119FE" w:rsidP="00374E50">
            <w:pPr>
              <w:jc w:val="center"/>
              <w:rPr>
                <w:bCs/>
                <w:szCs w:val="21"/>
              </w:rPr>
            </w:pPr>
            <w:r>
              <w:rPr>
                <w:bCs/>
                <w:szCs w:val="21"/>
              </w:rPr>
              <w:t>查询名称</w:t>
            </w:r>
          </w:p>
        </w:tc>
        <w:tc>
          <w:tcPr>
            <w:tcW w:w="2727" w:type="dxa"/>
            <w:shd w:val="clear" w:color="auto" w:fill="auto"/>
          </w:tcPr>
          <w:p w:rsidR="006119FE" w:rsidRDefault="006119FE" w:rsidP="00374E50">
            <w:pPr>
              <w:jc w:val="center"/>
              <w:rPr>
                <w:rFonts w:ascii="宋体" w:hAnsi="宋体"/>
                <w:bCs/>
                <w:szCs w:val="21"/>
              </w:rPr>
            </w:pPr>
          </w:p>
        </w:tc>
        <w:tc>
          <w:tcPr>
            <w:tcW w:w="1847" w:type="dxa"/>
            <w:shd w:val="clear" w:color="auto" w:fill="auto"/>
          </w:tcPr>
          <w:p w:rsidR="006119FE" w:rsidRDefault="006119FE" w:rsidP="00374E50">
            <w:pPr>
              <w:jc w:val="center"/>
              <w:rPr>
                <w:bCs/>
                <w:szCs w:val="21"/>
              </w:rPr>
            </w:pPr>
            <w:r>
              <w:rPr>
                <w:bCs/>
                <w:szCs w:val="21"/>
              </w:rPr>
              <w:t>否</w:t>
            </w:r>
          </w:p>
        </w:tc>
      </w:tr>
      <w:tr w:rsidR="006119FE" w:rsidTr="00374E50">
        <w:trPr>
          <w:trHeight w:val="413"/>
        </w:trPr>
        <w:tc>
          <w:tcPr>
            <w:tcW w:w="1838" w:type="dxa"/>
            <w:shd w:val="clear" w:color="auto" w:fill="auto"/>
            <w:vAlign w:val="center"/>
          </w:tcPr>
          <w:p w:rsidR="006119FE" w:rsidRDefault="006119FE" w:rsidP="00374E50">
            <w:pPr>
              <w:jc w:val="center"/>
            </w:pPr>
            <w:r>
              <w:t>i</w:t>
            </w:r>
            <w:r>
              <w:rPr>
                <w:rFonts w:hint="eastAsia"/>
              </w:rPr>
              <w:t>tId</w:t>
            </w:r>
          </w:p>
        </w:tc>
        <w:tc>
          <w:tcPr>
            <w:tcW w:w="2655" w:type="dxa"/>
            <w:gridSpan w:val="2"/>
            <w:shd w:val="clear" w:color="auto" w:fill="auto"/>
            <w:vAlign w:val="center"/>
          </w:tcPr>
          <w:p w:rsidR="006119FE" w:rsidRDefault="006119FE" w:rsidP="00374E50">
            <w:pPr>
              <w:jc w:val="center"/>
              <w:rPr>
                <w:bCs/>
                <w:szCs w:val="21"/>
              </w:rPr>
            </w:pPr>
            <w:r>
              <w:rPr>
                <w:rFonts w:hint="eastAsia"/>
                <w:bCs/>
                <w:szCs w:val="21"/>
              </w:rPr>
              <w:t>物品类别</w:t>
            </w:r>
            <w:r>
              <w:rPr>
                <w:rFonts w:hint="eastAsia"/>
                <w:bCs/>
                <w:szCs w:val="21"/>
              </w:rPr>
              <w:t>id</w:t>
            </w:r>
          </w:p>
        </w:tc>
        <w:tc>
          <w:tcPr>
            <w:tcW w:w="2727" w:type="dxa"/>
            <w:shd w:val="clear" w:color="auto" w:fill="auto"/>
          </w:tcPr>
          <w:p w:rsidR="006119FE" w:rsidRDefault="006119FE" w:rsidP="00374E50">
            <w:pPr>
              <w:jc w:val="center"/>
              <w:rPr>
                <w:rFonts w:ascii="宋体" w:hAnsi="宋体"/>
                <w:bCs/>
                <w:szCs w:val="21"/>
              </w:rPr>
            </w:pPr>
          </w:p>
        </w:tc>
        <w:tc>
          <w:tcPr>
            <w:tcW w:w="1847" w:type="dxa"/>
            <w:shd w:val="clear" w:color="auto" w:fill="auto"/>
          </w:tcPr>
          <w:p w:rsidR="006119FE" w:rsidRDefault="006119FE" w:rsidP="00374E50">
            <w:pPr>
              <w:jc w:val="center"/>
              <w:rPr>
                <w:bCs/>
                <w:szCs w:val="21"/>
              </w:rPr>
            </w:pPr>
            <w:r>
              <w:rPr>
                <w:bCs/>
                <w:szCs w:val="21"/>
              </w:rPr>
              <w:t>否</w:t>
            </w:r>
          </w:p>
        </w:tc>
      </w:tr>
      <w:tr w:rsidR="006119FE" w:rsidTr="00374E50">
        <w:trPr>
          <w:trHeight w:val="413"/>
        </w:trPr>
        <w:tc>
          <w:tcPr>
            <w:tcW w:w="1838" w:type="dxa"/>
            <w:shd w:val="clear" w:color="auto" w:fill="auto"/>
            <w:vAlign w:val="center"/>
          </w:tcPr>
          <w:p w:rsidR="006119FE" w:rsidRDefault="006119FE" w:rsidP="00374E50">
            <w:pPr>
              <w:jc w:val="center"/>
            </w:pPr>
            <w:r w:rsidRPr="00DB5F8E">
              <w:t>regionid</w:t>
            </w:r>
          </w:p>
        </w:tc>
        <w:tc>
          <w:tcPr>
            <w:tcW w:w="2655" w:type="dxa"/>
            <w:gridSpan w:val="2"/>
            <w:shd w:val="clear" w:color="auto" w:fill="auto"/>
            <w:vAlign w:val="center"/>
          </w:tcPr>
          <w:p w:rsidR="006119FE" w:rsidRDefault="006119FE" w:rsidP="00374E50">
            <w:pPr>
              <w:jc w:val="center"/>
              <w:rPr>
                <w:bCs/>
                <w:szCs w:val="21"/>
              </w:rPr>
            </w:pPr>
            <w:r>
              <w:rPr>
                <w:rFonts w:hint="eastAsia"/>
                <w:bCs/>
                <w:szCs w:val="21"/>
              </w:rPr>
              <w:t>地域</w:t>
            </w:r>
            <w:r>
              <w:rPr>
                <w:rFonts w:hint="eastAsia"/>
                <w:bCs/>
                <w:szCs w:val="21"/>
              </w:rPr>
              <w:t>id</w:t>
            </w:r>
          </w:p>
        </w:tc>
        <w:tc>
          <w:tcPr>
            <w:tcW w:w="2727" w:type="dxa"/>
            <w:shd w:val="clear" w:color="auto" w:fill="auto"/>
          </w:tcPr>
          <w:p w:rsidR="006119FE" w:rsidRDefault="006119FE" w:rsidP="00374E50">
            <w:pPr>
              <w:jc w:val="center"/>
              <w:rPr>
                <w:rFonts w:ascii="宋体" w:hAnsi="宋体"/>
                <w:bCs/>
                <w:szCs w:val="21"/>
              </w:rPr>
            </w:pPr>
          </w:p>
        </w:tc>
        <w:tc>
          <w:tcPr>
            <w:tcW w:w="1847" w:type="dxa"/>
            <w:shd w:val="clear" w:color="auto" w:fill="auto"/>
          </w:tcPr>
          <w:p w:rsidR="006119FE" w:rsidRDefault="006119FE" w:rsidP="00374E50">
            <w:pPr>
              <w:jc w:val="center"/>
              <w:rPr>
                <w:bCs/>
                <w:szCs w:val="21"/>
              </w:rPr>
            </w:pPr>
            <w:r>
              <w:rPr>
                <w:bCs/>
                <w:szCs w:val="21"/>
              </w:rPr>
              <w:t>否</w:t>
            </w:r>
          </w:p>
        </w:tc>
      </w:tr>
      <w:tr w:rsidR="006119FE" w:rsidTr="00374E50">
        <w:trPr>
          <w:trHeight w:val="413"/>
        </w:trPr>
        <w:tc>
          <w:tcPr>
            <w:tcW w:w="1838" w:type="dxa"/>
            <w:shd w:val="clear" w:color="auto" w:fill="auto"/>
            <w:vAlign w:val="center"/>
          </w:tcPr>
          <w:p w:rsidR="006119FE" w:rsidRPr="001112AF" w:rsidRDefault="006119FE" w:rsidP="00374E50">
            <w:pPr>
              <w:jc w:val="center"/>
            </w:pPr>
            <w:r>
              <w:t>pageNow</w:t>
            </w:r>
          </w:p>
        </w:tc>
        <w:tc>
          <w:tcPr>
            <w:tcW w:w="2655" w:type="dxa"/>
            <w:gridSpan w:val="2"/>
            <w:shd w:val="clear" w:color="auto" w:fill="auto"/>
            <w:vAlign w:val="center"/>
          </w:tcPr>
          <w:p w:rsidR="006119FE" w:rsidRPr="001112AF" w:rsidRDefault="006119FE" w:rsidP="00374E50">
            <w:pPr>
              <w:jc w:val="center"/>
              <w:rPr>
                <w:bCs/>
                <w:szCs w:val="21"/>
              </w:rPr>
            </w:pPr>
            <w:r>
              <w:rPr>
                <w:rFonts w:hint="eastAsia"/>
                <w:bCs/>
                <w:szCs w:val="21"/>
              </w:rPr>
              <w:t>当前页码</w:t>
            </w:r>
          </w:p>
        </w:tc>
        <w:tc>
          <w:tcPr>
            <w:tcW w:w="2727" w:type="dxa"/>
            <w:shd w:val="clear" w:color="auto" w:fill="auto"/>
          </w:tcPr>
          <w:p w:rsidR="006119FE" w:rsidRDefault="006119FE" w:rsidP="00374E50">
            <w:pPr>
              <w:jc w:val="center"/>
              <w:rPr>
                <w:bCs/>
                <w:szCs w:val="21"/>
              </w:rPr>
            </w:pPr>
            <w:r>
              <w:rPr>
                <w:rFonts w:ascii="Consolas" w:hAnsi="Consolas" w:cs="Consolas" w:hint="eastAsia"/>
                <w:szCs w:val="21"/>
              </w:rPr>
              <w:t>起始</w:t>
            </w:r>
            <w:r>
              <w:rPr>
                <w:rFonts w:ascii="Consolas" w:hAnsi="Consolas" w:cs="Consolas"/>
                <w:szCs w:val="21"/>
              </w:rPr>
              <w:t>页</w:t>
            </w:r>
            <w:r>
              <w:rPr>
                <w:rFonts w:ascii="Consolas" w:hAnsi="Consolas" w:cs="Consolas" w:hint="eastAsia"/>
                <w:szCs w:val="21"/>
              </w:rPr>
              <w:t>:</w:t>
            </w:r>
            <w:r>
              <w:rPr>
                <w:rFonts w:ascii="Consolas" w:hAnsi="Consolas" w:cs="Consolas"/>
                <w:szCs w:val="21"/>
              </w:rPr>
              <w:t>1</w:t>
            </w:r>
          </w:p>
        </w:tc>
        <w:tc>
          <w:tcPr>
            <w:tcW w:w="1847" w:type="dxa"/>
            <w:shd w:val="clear" w:color="auto" w:fill="auto"/>
          </w:tcPr>
          <w:p w:rsidR="006119FE" w:rsidRDefault="006119FE" w:rsidP="00374E50">
            <w:pPr>
              <w:jc w:val="center"/>
              <w:rPr>
                <w:bCs/>
                <w:szCs w:val="21"/>
              </w:rPr>
            </w:pPr>
            <w:r>
              <w:rPr>
                <w:rFonts w:hint="eastAsia"/>
                <w:bCs/>
                <w:szCs w:val="21"/>
              </w:rPr>
              <w:t>是</w:t>
            </w:r>
          </w:p>
        </w:tc>
      </w:tr>
      <w:tr w:rsidR="006119FE" w:rsidTr="00374E50">
        <w:trPr>
          <w:trHeight w:val="405"/>
        </w:trPr>
        <w:tc>
          <w:tcPr>
            <w:tcW w:w="1838" w:type="dxa"/>
            <w:vAlign w:val="center"/>
          </w:tcPr>
          <w:p w:rsidR="006119FE" w:rsidRPr="001112AF" w:rsidRDefault="006119FE" w:rsidP="00374E50">
            <w:pPr>
              <w:jc w:val="center"/>
            </w:pPr>
            <w:r>
              <w:t>sort</w:t>
            </w:r>
          </w:p>
        </w:tc>
        <w:tc>
          <w:tcPr>
            <w:tcW w:w="2655" w:type="dxa"/>
            <w:gridSpan w:val="2"/>
            <w:vAlign w:val="center"/>
          </w:tcPr>
          <w:p w:rsidR="006119FE" w:rsidRPr="001112AF" w:rsidRDefault="006119FE" w:rsidP="00374E50">
            <w:pPr>
              <w:jc w:val="center"/>
              <w:rPr>
                <w:bCs/>
                <w:szCs w:val="21"/>
              </w:rPr>
            </w:pPr>
            <w:r>
              <w:rPr>
                <w:rFonts w:hint="eastAsia"/>
                <w:bCs/>
                <w:szCs w:val="21"/>
              </w:rPr>
              <w:t>排序方式</w:t>
            </w:r>
          </w:p>
        </w:tc>
        <w:tc>
          <w:tcPr>
            <w:tcW w:w="2727" w:type="dxa"/>
            <w:vAlign w:val="center"/>
          </w:tcPr>
          <w:p w:rsidR="006119FE" w:rsidRPr="00FE77C3" w:rsidRDefault="006119FE" w:rsidP="00374E50">
            <w:pPr>
              <w:jc w:val="left"/>
              <w:rPr>
                <w:rFonts w:ascii="微软雅黑" w:eastAsia="微软雅黑" w:hAnsi="微软雅黑"/>
                <w:color w:val="333333"/>
              </w:rPr>
            </w:pPr>
          </w:p>
        </w:tc>
        <w:tc>
          <w:tcPr>
            <w:tcW w:w="1847" w:type="dxa"/>
            <w:vAlign w:val="center"/>
          </w:tcPr>
          <w:p w:rsidR="006119FE" w:rsidRDefault="006119FE" w:rsidP="00374E50">
            <w:pPr>
              <w:jc w:val="center"/>
              <w:rPr>
                <w:bCs/>
                <w:szCs w:val="21"/>
              </w:rPr>
            </w:pPr>
            <w:r>
              <w:rPr>
                <w:rFonts w:hint="eastAsia"/>
                <w:bCs/>
                <w:szCs w:val="21"/>
              </w:rPr>
              <w:t>否</w:t>
            </w:r>
          </w:p>
        </w:tc>
      </w:tr>
      <w:tr w:rsidR="006119FE" w:rsidTr="00374E50">
        <w:trPr>
          <w:trHeight w:val="405"/>
        </w:trPr>
        <w:tc>
          <w:tcPr>
            <w:tcW w:w="1838" w:type="dxa"/>
            <w:vAlign w:val="center"/>
          </w:tcPr>
          <w:p w:rsidR="006119FE" w:rsidRPr="001112AF" w:rsidRDefault="006119FE" w:rsidP="00374E50">
            <w:pPr>
              <w:jc w:val="center"/>
            </w:pPr>
            <w:r>
              <w:t>pageCount</w:t>
            </w:r>
          </w:p>
        </w:tc>
        <w:tc>
          <w:tcPr>
            <w:tcW w:w="2655" w:type="dxa"/>
            <w:gridSpan w:val="2"/>
            <w:vAlign w:val="center"/>
          </w:tcPr>
          <w:p w:rsidR="006119FE" w:rsidRDefault="006119FE" w:rsidP="00374E50">
            <w:pPr>
              <w:jc w:val="center"/>
              <w:rPr>
                <w:bCs/>
                <w:szCs w:val="21"/>
              </w:rPr>
            </w:pPr>
            <w:r>
              <w:rPr>
                <w:rFonts w:hint="eastAsia"/>
                <w:bCs/>
                <w:szCs w:val="21"/>
              </w:rPr>
              <w:t>每页显示条数</w:t>
            </w:r>
          </w:p>
        </w:tc>
        <w:tc>
          <w:tcPr>
            <w:tcW w:w="2727" w:type="dxa"/>
            <w:vAlign w:val="center"/>
          </w:tcPr>
          <w:p w:rsidR="006119FE" w:rsidRPr="00FE77C3" w:rsidRDefault="006119FE" w:rsidP="00374E50">
            <w:pPr>
              <w:jc w:val="left"/>
              <w:rPr>
                <w:rFonts w:ascii="微软雅黑" w:eastAsia="微软雅黑" w:hAnsi="微软雅黑"/>
                <w:color w:val="333333"/>
              </w:rPr>
            </w:pPr>
            <w:r>
              <w:rPr>
                <w:rFonts w:ascii="Consolas" w:hAnsi="Consolas" w:cs="Consolas"/>
                <w:szCs w:val="21"/>
              </w:rPr>
              <w:t>最小值</w:t>
            </w:r>
            <w:r>
              <w:rPr>
                <w:rFonts w:ascii="Consolas" w:hAnsi="Consolas" w:cs="Consolas" w:hint="eastAsia"/>
                <w:szCs w:val="21"/>
              </w:rPr>
              <w:t>10</w:t>
            </w:r>
            <w:r>
              <w:rPr>
                <w:rFonts w:ascii="Consolas" w:hAnsi="Consolas" w:cs="Consolas" w:hint="eastAsia"/>
                <w:szCs w:val="21"/>
              </w:rPr>
              <w:t>，最大值</w:t>
            </w:r>
            <w:r>
              <w:rPr>
                <w:rFonts w:ascii="Consolas" w:hAnsi="Consolas" w:cs="Consolas" w:hint="eastAsia"/>
                <w:szCs w:val="21"/>
              </w:rPr>
              <w:t>30</w:t>
            </w:r>
            <w:r>
              <w:rPr>
                <w:rFonts w:ascii="Consolas" w:hAnsi="Consolas" w:cs="Consolas" w:hint="eastAsia"/>
                <w:szCs w:val="21"/>
              </w:rPr>
              <w:t>（可调整）</w:t>
            </w:r>
          </w:p>
        </w:tc>
        <w:tc>
          <w:tcPr>
            <w:tcW w:w="1847" w:type="dxa"/>
            <w:vAlign w:val="center"/>
          </w:tcPr>
          <w:p w:rsidR="006119FE" w:rsidRDefault="006119FE" w:rsidP="00374E50">
            <w:pPr>
              <w:jc w:val="center"/>
              <w:rPr>
                <w:bCs/>
                <w:szCs w:val="21"/>
              </w:rPr>
            </w:pPr>
            <w:r>
              <w:rPr>
                <w:rFonts w:hint="eastAsia"/>
                <w:bCs/>
                <w:szCs w:val="21"/>
              </w:rPr>
              <w:t>是</w:t>
            </w:r>
          </w:p>
        </w:tc>
      </w:tr>
      <w:tr w:rsidR="006119FE" w:rsidTr="00374E50">
        <w:trPr>
          <w:trHeight w:val="405"/>
        </w:trPr>
        <w:tc>
          <w:tcPr>
            <w:tcW w:w="1838" w:type="dxa"/>
            <w:vAlign w:val="center"/>
          </w:tcPr>
          <w:p w:rsidR="006119FE" w:rsidRDefault="006119FE" w:rsidP="00374E50">
            <w:pPr>
              <w:jc w:val="center"/>
            </w:pPr>
            <w:r w:rsidRPr="00B11FEC">
              <w:t>auditstatus</w:t>
            </w:r>
          </w:p>
        </w:tc>
        <w:tc>
          <w:tcPr>
            <w:tcW w:w="2655" w:type="dxa"/>
            <w:gridSpan w:val="2"/>
            <w:vAlign w:val="center"/>
          </w:tcPr>
          <w:p w:rsidR="006119FE" w:rsidRDefault="006119FE" w:rsidP="00374E50">
            <w:pPr>
              <w:jc w:val="center"/>
              <w:rPr>
                <w:bCs/>
                <w:szCs w:val="21"/>
              </w:rPr>
            </w:pPr>
            <w:r>
              <w:rPr>
                <w:rFonts w:hint="eastAsia"/>
                <w:bCs/>
                <w:szCs w:val="21"/>
              </w:rPr>
              <w:t>审核通过状态</w:t>
            </w:r>
          </w:p>
        </w:tc>
        <w:tc>
          <w:tcPr>
            <w:tcW w:w="2727" w:type="dxa"/>
            <w:vAlign w:val="center"/>
          </w:tcPr>
          <w:p w:rsidR="006119FE" w:rsidRDefault="006119FE" w:rsidP="00374E50">
            <w:pPr>
              <w:jc w:val="left"/>
              <w:rPr>
                <w:rFonts w:ascii="Consolas" w:hAnsi="Consolas" w:cs="Consolas"/>
                <w:szCs w:val="21"/>
              </w:rPr>
            </w:pPr>
            <w:r>
              <w:rPr>
                <w:rFonts w:ascii="Consolas" w:hAnsi="Consolas" w:cs="Consolas" w:hint="eastAsia"/>
                <w:szCs w:val="21"/>
              </w:rPr>
              <w:t>2</w:t>
            </w:r>
          </w:p>
        </w:tc>
        <w:tc>
          <w:tcPr>
            <w:tcW w:w="1847" w:type="dxa"/>
            <w:vAlign w:val="center"/>
          </w:tcPr>
          <w:p w:rsidR="006119FE" w:rsidRDefault="006119FE" w:rsidP="00374E50">
            <w:pPr>
              <w:jc w:val="center"/>
              <w:rPr>
                <w:bCs/>
                <w:szCs w:val="21"/>
              </w:rPr>
            </w:pPr>
            <w:r>
              <w:rPr>
                <w:rFonts w:hint="eastAsia"/>
                <w:bCs/>
                <w:szCs w:val="21"/>
              </w:rPr>
              <w:t>是</w:t>
            </w:r>
          </w:p>
        </w:tc>
      </w:tr>
      <w:tr w:rsidR="006119FE" w:rsidTr="00374E50">
        <w:tc>
          <w:tcPr>
            <w:tcW w:w="1838" w:type="dxa"/>
            <w:shd w:val="clear" w:color="auto" w:fill="A6A6A6" w:themeFill="background1" w:themeFillShade="A6"/>
            <w:vAlign w:val="center"/>
          </w:tcPr>
          <w:p w:rsidR="006119FE" w:rsidRDefault="006119FE" w:rsidP="00374E50">
            <w:pPr>
              <w:jc w:val="center"/>
              <w:rPr>
                <w:bCs/>
                <w:szCs w:val="21"/>
              </w:rPr>
            </w:pPr>
            <w:r>
              <w:rPr>
                <w:rFonts w:hint="eastAsia"/>
              </w:rPr>
              <w:t>参数</w:t>
            </w:r>
            <w:r>
              <w:t>jsonStr</w:t>
            </w:r>
            <w:r>
              <w:rPr>
                <w:rFonts w:hint="eastAsia"/>
              </w:rPr>
              <w:t>：</w:t>
            </w:r>
          </w:p>
        </w:tc>
        <w:tc>
          <w:tcPr>
            <w:tcW w:w="7229" w:type="dxa"/>
            <w:gridSpan w:val="4"/>
            <w:vAlign w:val="center"/>
          </w:tcPr>
          <w:p w:rsidR="006119FE" w:rsidRPr="007856FB" w:rsidRDefault="006119FE" w:rsidP="00374E50">
            <w:pPr>
              <w:ind w:left="100" w:hangingChars="50" w:hanging="100"/>
              <w:jc w:val="left"/>
              <w:rPr>
                <w:rFonts w:ascii="Consolas" w:hAnsi="Consolas" w:cs="Consolas"/>
                <w:b/>
                <w:color w:val="0070C0"/>
                <w:szCs w:val="21"/>
              </w:rPr>
            </w:pPr>
            <w:r w:rsidRPr="009729DD">
              <w:rPr>
                <w:rFonts w:ascii="Consolas" w:hAnsi="Consolas" w:cs="Consolas"/>
                <w:b/>
                <w:color w:val="0070C0"/>
                <w:szCs w:val="21"/>
              </w:rPr>
              <w:t>{"userId":"","type":"","name":"","sort":"","itId":"","regionid":"","auditstatus":2,"pageNow":1,"pageCount":3}</w:t>
            </w:r>
          </w:p>
        </w:tc>
      </w:tr>
      <w:tr w:rsidR="006119FE" w:rsidTr="00374E50">
        <w:tc>
          <w:tcPr>
            <w:tcW w:w="1838" w:type="dxa"/>
            <w:shd w:val="clear" w:color="auto" w:fill="A6A6A6" w:themeFill="background1" w:themeFillShade="A6"/>
            <w:vAlign w:val="center"/>
          </w:tcPr>
          <w:p w:rsidR="006119FE" w:rsidRDefault="006119FE" w:rsidP="00374E50">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6119FE" w:rsidRDefault="006119FE" w:rsidP="00374E50">
            <w:pPr>
              <w:ind w:firstLine="210"/>
              <w:jc w:val="center"/>
              <w:rPr>
                <w:rFonts w:ascii="宋体" w:hAnsi="宋体"/>
                <w:bCs/>
                <w:szCs w:val="21"/>
              </w:rPr>
            </w:pPr>
          </w:p>
        </w:tc>
        <w:tc>
          <w:tcPr>
            <w:tcW w:w="2762" w:type="dxa"/>
            <w:gridSpan w:val="2"/>
            <w:shd w:val="clear" w:color="auto" w:fill="A6A6A6" w:themeFill="background1" w:themeFillShade="A6"/>
          </w:tcPr>
          <w:p w:rsidR="006119FE" w:rsidRDefault="006119FE" w:rsidP="00374E50">
            <w:pPr>
              <w:ind w:firstLine="210"/>
              <w:jc w:val="center"/>
              <w:rPr>
                <w:rFonts w:ascii="宋体" w:hAnsi="宋体"/>
                <w:bCs/>
                <w:szCs w:val="21"/>
              </w:rPr>
            </w:pPr>
          </w:p>
        </w:tc>
        <w:tc>
          <w:tcPr>
            <w:tcW w:w="1847" w:type="dxa"/>
            <w:shd w:val="clear" w:color="auto" w:fill="A6A6A6" w:themeFill="background1" w:themeFillShade="A6"/>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1112AF" w:rsidRDefault="006119FE" w:rsidP="00374E50">
            <w:pPr>
              <w:jc w:val="center"/>
            </w:pPr>
            <w:r>
              <w:t>total</w:t>
            </w:r>
          </w:p>
        </w:tc>
        <w:tc>
          <w:tcPr>
            <w:tcW w:w="2620" w:type="dxa"/>
            <w:shd w:val="clear" w:color="auto" w:fill="auto"/>
            <w:vAlign w:val="center"/>
          </w:tcPr>
          <w:p w:rsidR="006119FE" w:rsidRPr="001112AF" w:rsidRDefault="006119FE" w:rsidP="00374E50">
            <w:pPr>
              <w:jc w:val="center"/>
              <w:rPr>
                <w:bCs/>
                <w:szCs w:val="21"/>
              </w:rPr>
            </w:pPr>
            <w:r>
              <w:rPr>
                <w:rFonts w:hint="eastAsia"/>
                <w:bCs/>
                <w:szCs w:val="21"/>
              </w:rPr>
              <w:t>总数量</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1112AF" w:rsidRDefault="006119FE" w:rsidP="00374E50">
            <w:pPr>
              <w:jc w:val="center"/>
              <w:rPr>
                <w:b/>
                <w:bCs/>
                <w:szCs w:val="21"/>
              </w:rPr>
            </w:pPr>
            <w:r>
              <w:rPr>
                <w:rFonts w:ascii="Courier New" w:hAnsi="Courier New" w:cs="Courier New"/>
              </w:rPr>
              <w:t>sort</w:t>
            </w:r>
          </w:p>
        </w:tc>
        <w:tc>
          <w:tcPr>
            <w:tcW w:w="2620" w:type="dxa"/>
            <w:shd w:val="clear" w:color="auto" w:fill="auto"/>
            <w:vAlign w:val="center"/>
          </w:tcPr>
          <w:p w:rsidR="006119FE" w:rsidRPr="001112AF" w:rsidRDefault="006119FE" w:rsidP="00374E50">
            <w:pPr>
              <w:jc w:val="center"/>
              <w:rPr>
                <w:rFonts w:ascii="Courier New" w:hAnsi="Courier New" w:cs="Courier New"/>
              </w:rPr>
            </w:pPr>
            <w:r>
              <w:rPr>
                <w:rFonts w:hint="eastAsia"/>
                <w:bCs/>
                <w:szCs w:val="21"/>
              </w:rPr>
              <w:t>排序方式</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r>
              <w:rPr>
                <w:rFonts w:ascii="Courier New" w:hAnsi="Courier New" w:cs="Courier New" w:hint="eastAsia"/>
              </w:rPr>
              <w:t>rows</w:t>
            </w:r>
          </w:p>
        </w:tc>
        <w:tc>
          <w:tcPr>
            <w:tcW w:w="2620" w:type="dxa"/>
            <w:shd w:val="clear" w:color="auto" w:fill="auto"/>
            <w:vAlign w:val="center"/>
          </w:tcPr>
          <w:p w:rsidR="006119FE" w:rsidRDefault="006119FE" w:rsidP="00374E50">
            <w:pPr>
              <w:jc w:val="center"/>
              <w:rPr>
                <w:bCs/>
                <w:szCs w:val="21"/>
              </w:rPr>
            </w:pPr>
            <w:r>
              <w:rPr>
                <w:rFonts w:hint="eastAsia"/>
                <w:bCs/>
                <w:szCs w:val="21"/>
              </w:rPr>
              <w:t>每页显示条数</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Default="006119FE" w:rsidP="00374E50">
            <w:pPr>
              <w:jc w:val="center"/>
              <w:rPr>
                <w:bCs/>
                <w:szCs w:val="21"/>
              </w:rPr>
            </w:pPr>
            <w:r>
              <w:rPr>
                <w:rFonts w:hint="eastAsia"/>
                <w:bCs/>
                <w:szCs w:val="21"/>
              </w:rPr>
              <w:t>type</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1:物品，2：钱</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Default="006119FE" w:rsidP="00374E50">
            <w:pPr>
              <w:jc w:val="center"/>
              <w:rPr>
                <w:bCs/>
                <w:szCs w:val="21"/>
              </w:rPr>
            </w:pPr>
            <w:r>
              <w:rPr>
                <w:bCs/>
                <w:szCs w:val="21"/>
              </w:rPr>
              <w:t>i</w:t>
            </w:r>
            <w:r>
              <w:rPr>
                <w:rFonts w:hint="eastAsia"/>
                <w:bCs/>
                <w:szCs w:val="21"/>
              </w:rPr>
              <w:t>d</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记录的Id</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rPr>
          <w:ins w:id="112" w:author="liyuanlei" w:date="2017-04-06T16:59:00Z"/>
        </w:trPr>
        <w:tc>
          <w:tcPr>
            <w:tcW w:w="1838" w:type="dxa"/>
            <w:shd w:val="clear" w:color="auto" w:fill="auto"/>
            <w:vAlign w:val="center"/>
          </w:tcPr>
          <w:p w:rsidR="006119FE" w:rsidRDefault="006119FE" w:rsidP="00374E50">
            <w:pPr>
              <w:jc w:val="center"/>
              <w:rPr>
                <w:ins w:id="113" w:author="liyuanlei" w:date="2017-04-06T16:59:00Z"/>
                <w:rFonts w:ascii="Courier New" w:hAnsi="Courier New" w:cs="Courier New"/>
              </w:rPr>
            </w:pPr>
          </w:p>
        </w:tc>
        <w:tc>
          <w:tcPr>
            <w:tcW w:w="2620" w:type="dxa"/>
            <w:shd w:val="clear" w:color="auto" w:fill="auto"/>
            <w:vAlign w:val="center"/>
          </w:tcPr>
          <w:p w:rsidR="006119FE" w:rsidRDefault="002F3557" w:rsidP="00374E50">
            <w:pPr>
              <w:jc w:val="center"/>
              <w:rPr>
                <w:ins w:id="114" w:author="liyuanlei" w:date="2017-04-06T16:59:00Z"/>
                <w:bCs/>
                <w:szCs w:val="21"/>
              </w:rPr>
            </w:pPr>
            <w:ins w:id="115" w:author="liyuanlei" w:date="2017-04-06T16:59:00Z">
              <w:r w:rsidRPr="002F3557">
                <w:rPr>
                  <w:bCs/>
                  <w:sz w:val="21"/>
                  <w:szCs w:val="21"/>
                  <w:rPrChange w:id="116" w:author="liyuanlei" w:date="2017-04-06T16:59:00Z">
                    <w:rPr>
                      <w:rFonts w:ascii="Consolas" w:eastAsiaTheme="minorEastAsia" w:hAnsi="Consolas" w:cs="Consolas"/>
                      <w:color w:val="2A00FF"/>
                      <w:sz w:val="28"/>
                      <w:szCs w:val="28"/>
                      <w:highlight w:val="blue"/>
                    </w:rPr>
                  </w:rPrChange>
                </w:rPr>
                <w:t>aar001</w:t>
              </w:r>
            </w:ins>
          </w:p>
        </w:tc>
        <w:tc>
          <w:tcPr>
            <w:tcW w:w="2762" w:type="dxa"/>
            <w:gridSpan w:val="2"/>
            <w:shd w:val="clear" w:color="auto" w:fill="auto"/>
          </w:tcPr>
          <w:p w:rsidR="006119FE" w:rsidRDefault="006119FE" w:rsidP="00374E50">
            <w:pPr>
              <w:ind w:firstLine="210"/>
              <w:jc w:val="center"/>
              <w:rPr>
                <w:ins w:id="117" w:author="liyuanlei" w:date="2017-04-06T16:59:00Z"/>
                <w:rFonts w:ascii="宋体" w:hAnsi="宋体"/>
                <w:bCs/>
                <w:szCs w:val="21"/>
              </w:rPr>
            </w:pPr>
            <w:ins w:id="118" w:author="liyuanlei" w:date="2017-04-06T16:59:00Z">
              <w:r>
                <w:rPr>
                  <w:rFonts w:ascii="宋体" w:hAnsi="宋体" w:hint="eastAsia"/>
                  <w:bCs/>
                  <w:szCs w:val="21"/>
                </w:rPr>
                <w:t>县级</w:t>
              </w:r>
              <w:r>
                <w:rPr>
                  <w:rFonts w:ascii="宋体" w:hAnsi="宋体"/>
                  <w:bCs/>
                  <w:szCs w:val="21"/>
                </w:rPr>
                <w:t>区划编号</w:t>
              </w:r>
            </w:ins>
          </w:p>
        </w:tc>
        <w:tc>
          <w:tcPr>
            <w:tcW w:w="1847" w:type="dxa"/>
            <w:shd w:val="clear" w:color="auto" w:fill="auto"/>
          </w:tcPr>
          <w:p w:rsidR="006119FE" w:rsidRDefault="006119FE" w:rsidP="00374E50">
            <w:pPr>
              <w:ind w:firstLine="210"/>
              <w:jc w:val="center"/>
              <w:rPr>
                <w:ins w:id="119" w:author="liyuanlei" w:date="2017-04-06T16:59:00Z"/>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r>
              <w:rPr>
                <w:rFonts w:ascii="Courier New" w:hAnsi="Courier New" w:cs="Courier New"/>
              </w:rPr>
              <w:t>helpList</w:t>
            </w:r>
          </w:p>
        </w:tc>
        <w:tc>
          <w:tcPr>
            <w:tcW w:w="2620" w:type="dxa"/>
            <w:shd w:val="clear" w:color="auto" w:fill="auto"/>
            <w:vAlign w:val="center"/>
          </w:tcPr>
          <w:p w:rsidR="006119FE" w:rsidRDefault="006119FE" w:rsidP="00374E50">
            <w:pPr>
              <w:jc w:val="center"/>
              <w:rPr>
                <w:bCs/>
                <w:szCs w:val="21"/>
              </w:rPr>
            </w:pPr>
            <w:r w:rsidRPr="00CF52EF">
              <w:rPr>
                <w:bCs/>
                <w:szCs w:val="21"/>
              </w:rPr>
              <w:t>itemsName</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物品名称</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Pr="00CF52EF" w:rsidRDefault="006119FE" w:rsidP="00374E50">
            <w:pPr>
              <w:jc w:val="center"/>
              <w:rPr>
                <w:bCs/>
                <w:szCs w:val="21"/>
              </w:rPr>
            </w:pPr>
            <w:r w:rsidRPr="004A78BE">
              <w:rPr>
                <w:bCs/>
                <w:szCs w:val="21"/>
              </w:rPr>
              <w:t>userId</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用户</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rPr>
          <w:ins w:id="120" w:author="liyuanlei" w:date="2017-04-06T17:02:00Z"/>
        </w:trPr>
        <w:tc>
          <w:tcPr>
            <w:tcW w:w="1838" w:type="dxa"/>
            <w:shd w:val="clear" w:color="auto" w:fill="auto"/>
            <w:vAlign w:val="center"/>
          </w:tcPr>
          <w:p w:rsidR="006119FE" w:rsidRDefault="006119FE" w:rsidP="00374E50">
            <w:pPr>
              <w:jc w:val="center"/>
              <w:rPr>
                <w:ins w:id="121" w:author="liyuanlei" w:date="2017-04-06T17:02:00Z"/>
                <w:rFonts w:ascii="Courier New" w:hAnsi="Courier New" w:cs="Courier New"/>
              </w:rPr>
            </w:pPr>
          </w:p>
        </w:tc>
        <w:tc>
          <w:tcPr>
            <w:tcW w:w="2620" w:type="dxa"/>
            <w:shd w:val="clear" w:color="auto" w:fill="auto"/>
            <w:vAlign w:val="center"/>
          </w:tcPr>
          <w:p w:rsidR="006119FE" w:rsidRPr="004A78BE" w:rsidRDefault="002F3557" w:rsidP="00374E50">
            <w:pPr>
              <w:jc w:val="center"/>
              <w:rPr>
                <w:ins w:id="122" w:author="liyuanlei" w:date="2017-04-06T17:02:00Z"/>
                <w:bCs/>
                <w:szCs w:val="21"/>
              </w:rPr>
            </w:pPr>
            <w:ins w:id="123" w:author="liyuanlei" w:date="2017-04-06T17:02:00Z">
              <w:r w:rsidRPr="002F3557">
                <w:rPr>
                  <w:bCs/>
                  <w:sz w:val="21"/>
                  <w:szCs w:val="21"/>
                  <w:rPrChange w:id="124" w:author="liyuanlei" w:date="2017-04-06T17:02:00Z">
                    <w:rPr>
                      <w:rFonts w:ascii="Consolas" w:eastAsiaTheme="minorEastAsia" w:hAnsi="Consolas" w:cs="Consolas"/>
                      <w:color w:val="2A00FF"/>
                      <w:sz w:val="28"/>
                      <w:szCs w:val="28"/>
                      <w:highlight w:val="blue"/>
                    </w:rPr>
                  </w:rPrChange>
                </w:rPr>
                <w:t>realName</w:t>
              </w:r>
            </w:ins>
          </w:p>
        </w:tc>
        <w:tc>
          <w:tcPr>
            <w:tcW w:w="2762" w:type="dxa"/>
            <w:gridSpan w:val="2"/>
            <w:shd w:val="clear" w:color="auto" w:fill="auto"/>
          </w:tcPr>
          <w:p w:rsidR="006119FE" w:rsidRDefault="006119FE" w:rsidP="00374E50">
            <w:pPr>
              <w:ind w:firstLine="210"/>
              <w:jc w:val="center"/>
              <w:rPr>
                <w:ins w:id="125" w:author="liyuanlei" w:date="2017-04-06T17:02:00Z"/>
                <w:rFonts w:ascii="宋体" w:hAnsi="宋体"/>
                <w:bCs/>
                <w:szCs w:val="21"/>
              </w:rPr>
            </w:pPr>
            <w:ins w:id="126" w:author="liyuanlei" w:date="2017-04-06T17:02:00Z">
              <w:r>
                <w:rPr>
                  <w:rFonts w:ascii="宋体" w:hAnsi="宋体" w:hint="eastAsia"/>
                  <w:bCs/>
                  <w:szCs w:val="21"/>
                </w:rPr>
                <w:t>真实</w:t>
              </w:r>
              <w:r>
                <w:rPr>
                  <w:rFonts w:ascii="宋体" w:hAnsi="宋体"/>
                  <w:bCs/>
                  <w:szCs w:val="21"/>
                </w:rPr>
                <w:t>姓名</w:t>
              </w:r>
            </w:ins>
          </w:p>
        </w:tc>
        <w:tc>
          <w:tcPr>
            <w:tcW w:w="1847" w:type="dxa"/>
            <w:shd w:val="clear" w:color="auto" w:fill="auto"/>
          </w:tcPr>
          <w:p w:rsidR="006119FE" w:rsidRDefault="006119FE" w:rsidP="00374E50">
            <w:pPr>
              <w:ind w:firstLine="210"/>
              <w:jc w:val="center"/>
              <w:rPr>
                <w:ins w:id="127" w:author="liyuanlei" w:date="2017-04-06T17:02:00Z"/>
                <w:rFonts w:ascii="宋体" w:hAnsi="宋体"/>
                <w:bCs/>
                <w:szCs w:val="21"/>
              </w:rPr>
            </w:pPr>
          </w:p>
        </w:tc>
      </w:tr>
      <w:tr w:rsidR="006119FE" w:rsidTr="00374E50">
        <w:trPr>
          <w:ins w:id="128" w:author="liyuanlei" w:date="2017-04-06T17:03:00Z"/>
        </w:trPr>
        <w:tc>
          <w:tcPr>
            <w:tcW w:w="1838" w:type="dxa"/>
            <w:shd w:val="clear" w:color="auto" w:fill="auto"/>
            <w:vAlign w:val="center"/>
          </w:tcPr>
          <w:p w:rsidR="006119FE" w:rsidRDefault="006119FE" w:rsidP="00374E50">
            <w:pPr>
              <w:jc w:val="center"/>
              <w:rPr>
                <w:ins w:id="129" w:author="liyuanlei" w:date="2017-04-06T17:03:00Z"/>
                <w:rFonts w:ascii="Courier New" w:hAnsi="Courier New" w:cs="Courier New"/>
              </w:rPr>
            </w:pPr>
          </w:p>
        </w:tc>
        <w:tc>
          <w:tcPr>
            <w:tcW w:w="2620" w:type="dxa"/>
            <w:shd w:val="clear" w:color="auto" w:fill="auto"/>
            <w:vAlign w:val="center"/>
          </w:tcPr>
          <w:p w:rsidR="006119FE" w:rsidRPr="00A70D57" w:rsidRDefault="002F3557" w:rsidP="00374E50">
            <w:pPr>
              <w:jc w:val="center"/>
              <w:rPr>
                <w:ins w:id="130" w:author="liyuanlei" w:date="2017-04-06T17:03:00Z"/>
                <w:bCs/>
                <w:szCs w:val="21"/>
              </w:rPr>
            </w:pPr>
            <w:ins w:id="131" w:author="liyuanlei" w:date="2017-04-06T17:03:00Z">
              <w:r w:rsidRPr="002F3557">
                <w:rPr>
                  <w:bCs/>
                  <w:sz w:val="21"/>
                  <w:szCs w:val="21"/>
                  <w:rPrChange w:id="132" w:author="liyuanlei" w:date="2017-04-06T17:03:00Z">
                    <w:rPr>
                      <w:rFonts w:ascii="Consolas" w:eastAsiaTheme="minorEastAsia" w:hAnsi="Consolas" w:cs="Consolas"/>
                      <w:color w:val="2A00FF"/>
                      <w:sz w:val="28"/>
                      <w:szCs w:val="28"/>
                      <w:highlight w:val="blue"/>
                    </w:rPr>
                  </w:rPrChange>
                </w:rPr>
                <w:t>nickName</w:t>
              </w:r>
            </w:ins>
          </w:p>
        </w:tc>
        <w:tc>
          <w:tcPr>
            <w:tcW w:w="2762" w:type="dxa"/>
            <w:gridSpan w:val="2"/>
            <w:shd w:val="clear" w:color="auto" w:fill="auto"/>
          </w:tcPr>
          <w:p w:rsidR="006119FE" w:rsidRDefault="006119FE" w:rsidP="00374E50">
            <w:pPr>
              <w:ind w:firstLine="210"/>
              <w:jc w:val="center"/>
              <w:rPr>
                <w:ins w:id="133" w:author="liyuanlei" w:date="2017-04-06T17:03:00Z"/>
                <w:rFonts w:ascii="宋体" w:hAnsi="宋体"/>
                <w:bCs/>
                <w:szCs w:val="21"/>
              </w:rPr>
            </w:pPr>
            <w:ins w:id="134" w:author="liyuanlei" w:date="2017-04-06T17:04:00Z">
              <w:r>
                <w:rPr>
                  <w:rFonts w:ascii="宋体" w:hAnsi="宋体" w:hint="eastAsia"/>
                  <w:bCs/>
                  <w:szCs w:val="21"/>
                </w:rPr>
                <w:t>昵称</w:t>
              </w:r>
            </w:ins>
          </w:p>
        </w:tc>
        <w:tc>
          <w:tcPr>
            <w:tcW w:w="1847" w:type="dxa"/>
            <w:shd w:val="clear" w:color="auto" w:fill="auto"/>
          </w:tcPr>
          <w:p w:rsidR="006119FE" w:rsidRDefault="006119FE" w:rsidP="00374E50">
            <w:pPr>
              <w:ind w:firstLine="210"/>
              <w:jc w:val="center"/>
              <w:rPr>
                <w:ins w:id="135" w:author="liyuanlei" w:date="2017-04-06T17:03:00Z"/>
                <w:rFonts w:ascii="宋体" w:hAnsi="宋体"/>
                <w:bCs/>
                <w:szCs w:val="21"/>
              </w:rPr>
            </w:pPr>
          </w:p>
        </w:tc>
      </w:tr>
      <w:tr w:rsidR="006119FE" w:rsidTr="00374E50">
        <w:trPr>
          <w:ins w:id="136" w:author="liyuanlei" w:date="2017-04-06T17:04:00Z"/>
        </w:trPr>
        <w:tc>
          <w:tcPr>
            <w:tcW w:w="1838" w:type="dxa"/>
            <w:shd w:val="clear" w:color="auto" w:fill="auto"/>
            <w:vAlign w:val="center"/>
          </w:tcPr>
          <w:p w:rsidR="006119FE" w:rsidRDefault="006119FE" w:rsidP="00374E50">
            <w:pPr>
              <w:jc w:val="center"/>
              <w:rPr>
                <w:ins w:id="137" w:author="liyuanlei" w:date="2017-04-06T17:04:00Z"/>
                <w:rFonts w:ascii="Courier New" w:hAnsi="Courier New" w:cs="Courier New"/>
              </w:rPr>
            </w:pPr>
          </w:p>
        </w:tc>
        <w:tc>
          <w:tcPr>
            <w:tcW w:w="2620" w:type="dxa"/>
            <w:shd w:val="clear" w:color="auto" w:fill="auto"/>
            <w:vAlign w:val="center"/>
          </w:tcPr>
          <w:p w:rsidR="006119FE" w:rsidRPr="00A70D57" w:rsidRDefault="002F3557" w:rsidP="00374E50">
            <w:pPr>
              <w:jc w:val="center"/>
              <w:rPr>
                <w:ins w:id="138" w:author="liyuanlei" w:date="2017-04-06T17:04:00Z"/>
                <w:bCs/>
                <w:szCs w:val="21"/>
              </w:rPr>
            </w:pPr>
            <w:ins w:id="139" w:author="liyuanlei" w:date="2017-04-06T17:04:00Z">
              <w:r w:rsidRPr="002F3557">
                <w:rPr>
                  <w:bCs/>
                  <w:sz w:val="21"/>
                  <w:szCs w:val="21"/>
                  <w:rPrChange w:id="140" w:author="liyuanlei" w:date="2017-04-06T17:04:00Z">
                    <w:rPr>
                      <w:rFonts w:ascii="Consolas" w:eastAsiaTheme="minorEastAsia" w:hAnsi="Consolas" w:cs="Consolas"/>
                      <w:color w:val="2A00FF"/>
                      <w:sz w:val="28"/>
                      <w:szCs w:val="28"/>
                      <w:highlight w:val="blue"/>
                    </w:rPr>
                  </w:rPrChange>
                </w:rPr>
                <w:t>gender</w:t>
              </w:r>
            </w:ins>
          </w:p>
        </w:tc>
        <w:tc>
          <w:tcPr>
            <w:tcW w:w="2762" w:type="dxa"/>
            <w:gridSpan w:val="2"/>
            <w:shd w:val="clear" w:color="auto" w:fill="auto"/>
          </w:tcPr>
          <w:p w:rsidR="006119FE" w:rsidRDefault="006119FE" w:rsidP="00374E50">
            <w:pPr>
              <w:ind w:firstLine="210"/>
              <w:jc w:val="center"/>
              <w:rPr>
                <w:ins w:id="141" w:author="liyuanlei" w:date="2017-04-06T17:04:00Z"/>
                <w:rFonts w:ascii="宋体" w:hAnsi="宋体"/>
                <w:bCs/>
                <w:szCs w:val="21"/>
              </w:rPr>
            </w:pPr>
            <w:ins w:id="142" w:author="liyuanlei" w:date="2017-04-06T17:04:00Z">
              <w:r>
                <w:rPr>
                  <w:rFonts w:ascii="宋体" w:hAnsi="宋体" w:hint="eastAsia"/>
                  <w:bCs/>
                  <w:szCs w:val="21"/>
                </w:rPr>
                <w:t>男女</w:t>
              </w:r>
            </w:ins>
          </w:p>
        </w:tc>
        <w:tc>
          <w:tcPr>
            <w:tcW w:w="1847" w:type="dxa"/>
            <w:shd w:val="clear" w:color="auto" w:fill="auto"/>
          </w:tcPr>
          <w:p w:rsidR="006119FE" w:rsidRDefault="006119FE" w:rsidP="00374E50">
            <w:pPr>
              <w:ind w:firstLine="210"/>
              <w:jc w:val="center"/>
              <w:rPr>
                <w:ins w:id="143" w:author="liyuanlei" w:date="2017-04-06T17:04:00Z"/>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Pr="00CF52EF" w:rsidRDefault="006119FE" w:rsidP="00374E50">
            <w:pPr>
              <w:jc w:val="center"/>
              <w:rPr>
                <w:bCs/>
                <w:szCs w:val="21"/>
              </w:rPr>
            </w:pPr>
            <w:r w:rsidRPr="00CF52EF">
              <w:rPr>
                <w:bCs/>
                <w:szCs w:val="21"/>
              </w:rPr>
              <w:t>itemsDesc</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物品描述</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Pr="00CF52EF" w:rsidRDefault="006119FE" w:rsidP="00374E50">
            <w:pPr>
              <w:jc w:val="center"/>
              <w:rPr>
                <w:bCs/>
                <w:szCs w:val="21"/>
              </w:rPr>
            </w:pPr>
            <w:r w:rsidRPr="00CF52EF">
              <w:rPr>
                <w:bCs/>
                <w:szCs w:val="21"/>
              </w:rPr>
              <w:t>applyStatus</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是否有人捐赠</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Pr="00CF52EF" w:rsidRDefault="006119FE" w:rsidP="00374E50">
            <w:pPr>
              <w:jc w:val="center"/>
              <w:rPr>
                <w:bCs/>
                <w:szCs w:val="21"/>
              </w:rPr>
            </w:pPr>
            <w:r w:rsidRPr="00CF52EF">
              <w:rPr>
                <w:bCs/>
                <w:szCs w:val="21"/>
              </w:rPr>
              <w:t>reason</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申请原因</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Pr="00CF52EF" w:rsidRDefault="006119FE" w:rsidP="00374E50">
            <w:pPr>
              <w:jc w:val="center"/>
              <w:rPr>
                <w:bCs/>
                <w:szCs w:val="21"/>
              </w:rPr>
            </w:pPr>
            <w:r>
              <w:t>i</w:t>
            </w:r>
            <w:r>
              <w:rPr>
                <w:rFonts w:hint="eastAsia"/>
              </w:rPr>
              <w:t>tid</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物品类别id</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Pr="00CF52EF" w:rsidRDefault="006119FE" w:rsidP="00374E50">
            <w:pPr>
              <w:jc w:val="center"/>
              <w:rPr>
                <w:bCs/>
                <w:szCs w:val="21"/>
              </w:rPr>
            </w:pPr>
            <w:r w:rsidRPr="004A78BE">
              <w:rPr>
                <w:bCs/>
                <w:szCs w:val="21"/>
              </w:rPr>
              <w:t>itName</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物品类别</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rPr>
          <w:ins w:id="144" w:author="liyuanlei" w:date="2017-04-06T17:05:00Z"/>
        </w:trPr>
        <w:tc>
          <w:tcPr>
            <w:tcW w:w="1838" w:type="dxa"/>
            <w:shd w:val="clear" w:color="auto" w:fill="auto"/>
            <w:vAlign w:val="center"/>
          </w:tcPr>
          <w:p w:rsidR="006119FE" w:rsidRDefault="006119FE" w:rsidP="00374E50">
            <w:pPr>
              <w:jc w:val="center"/>
              <w:rPr>
                <w:ins w:id="145" w:author="liyuanlei" w:date="2017-04-06T17:05:00Z"/>
                <w:rFonts w:ascii="Courier New" w:hAnsi="Courier New" w:cs="Courier New"/>
              </w:rPr>
            </w:pPr>
          </w:p>
        </w:tc>
        <w:tc>
          <w:tcPr>
            <w:tcW w:w="2620" w:type="dxa"/>
            <w:shd w:val="clear" w:color="auto" w:fill="auto"/>
            <w:vAlign w:val="center"/>
          </w:tcPr>
          <w:p w:rsidR="006119FE" w:rsidRPr="004A78BE" w:rsidRDefault="002F3557" w:rsidP="00374E50">
            <w:pPr>
              <w:jc w:val="center"/>
              <w:rPr>
                <w:ins w:id="146" w:author="liyuanlei" w:date="2017-04-06T17:05:00Z"/>
                <w:bCs/>
                <w:szCs w:val="21"/>
              </w:rPr>
            </w:pPr>
            <w:ins w:id="147" w:author="liyuanlei" w:date="2017-04-06T17:05:00Z">
              <w:r w:rsidRPr="002F3557">
                <w:rPr>
                  <w:bCs/>
                  <w:sz w:val="21"/>
                  <w:szCs w:val="21"/>
                  <w:rPrChange w:id="148" w:author="liyuanlei" w:date="2017-04-06T17:05:00Z">
                    <w:rPr>
                      <w:rFonts w:ascii="Consolas" w:eastAsiaTheme="minorEastAsia" w:hAnsi="Consolas" w:cs="Consolas"/>
                      <w:color w:val="2A00FF"/>
                      <w:sz w:val="28"/>
                      <w:szCs w:val="28"/>
                      <w:highlight w:val="blue"/>
                    </w:rPr>
                  </w:rPrChange>
                </w:rPr>
                <w:t>bstMailAddress</w:t>
              </w:r>
            </w:ins>
          </w:p>
        </w:tc>
        <w:tc>
          <w:tcPr>
            <w:tcW w:w="2762" w:type="dxa"/>
            <w:gridSpan w:val="2"/>
            <w:shd w:val="clear" w:color="auto" w:fill="auto"/>
          </w:tcPr>
          <w:p w:rsidR="006119FE" w:rsidRDefault="006119FE" w:rsidP="00374E50">
            <w:pPr>
              <w:ind w:firstLine="210"/>
              <w:jc w:val="center"/>
              <w:rPr>
                <w:ins w:id="149" w:author="liyuanlei" w:date="2017-04-06T17:05:00Z"/>
                <w:rFonts w:ascii="宋体" w:hAnsi="宋体"/>
                <w:bCs/>
                <w:szCs w:val="21"/>
              </w:rPr>
            </w:pPr>
            <w:ins w:id="150" w:author="liyuanlei" w:date="2017-04-06T17:05:00Z">
              <w:r>
                <w:rPr>
                  <w:rFonts w:ascii="宋体" w:hAnsi="宋体" w:hint="eastAsia"/>
                  <w:bCs/>
                  <w:szCs w:val="21"/>
                </w:rPr>
                <w:t>邮寄</w:t>
              </w:r>
              <w:r>
                <w:rPr>
                  <w:rFonts w:ascii="宋体" w:hAnsi="宋体"/>
                  <w:bCs/>
                  <w:szCs w:val="21"/>
                </w:rPr>
                <w:t>地址</w:t>
              </w:r>
            </w:ins>
          </w:p>
        </w:tc>
        <w:tc>
          <w:tcPr>
            <w:tcW w:w="1847" w:type="dxa"/>
            <w:shd w:val="clear" w:color="auto" w:fill="auto"/>
          </w:tcPr>
          <w:p w:rsidR="006119FE" w:rsidRDefault="006119FE" w:rsidP="00374E50">
            <w:pPr>
              <w:ind w:firstLine="210"/>
              <w:jc w:val="center"/>
              <w:rPr>
                <w:ins w:id="151" w:author="liyuanlei" w:date="2017-04-06T17:05:00Z"/>
                <w:rFonts w:ascii="宋体" w:hAnsi="宋体"/>
                <w:bCs/>
                <w:szCs w:val="21"/>
              </w:rPr>
            </w:pPr>
          </w:p>
        </w:tc>
      </w:tr>
      <w:tr w:rsidR="006119FE" w:rsidTr="00374E50">
        <w:trPr>
          <w:ins w:id="152" w:author="liyuanlei" w:date="2017-04-06T17:05:00Z"/>
        </w:trPr>
        <w:tc>
          <w:tcPr>
            <w:tcW w:w="1838" w:type="dxa"/>
            <w:shd w:val="clear" w:color="auto" w:fill="auto"/>
            <w:vAlign w:val="center"/>
          </w:tcPr>
          <w:p w:rsidR="006119FE" w:rsidRDefault="006119FE" w:rsidP="00374E50">
            <w:pPr>
              <w:jc w:val="center"/>
              <w:rPr>
                <w:ins w:id="153" w:author="liyuanlei" w:date="2017-04-06T17:05:00Z"/>
                <w:rFonts w:ascii="Courier New" w:hAnsi="Courier New" w:cs="Courier New"/>
              </w:rPr>
            </w:pPr>
          </w:p>
        </w:tc>
        <w:tc>
          <w:tcPr>
            <w:tcW w:w="2620" w:type="dxa"/>
            <w:shd w:val="clear" w:color="auto" w:fill="auto"/>
            <w:vAlign w:val="center"/>
          </w:tcPr>
          <w:p w:rsidR="006119FE" w:rsidRPr="00A70D57" w:rsidRDefault="002F3557" w:rsidP="00374E50">
            <w:pPr>
              <w:jc w:val="center"/>
              <w:rPr>
                <w:ins w:id="154" w:author="liyuanlei" w:date="2017-04-06T17:05:00Z"/>
                <w:bCs/>
                <w:szCs w:val="21"/>
              </w:rPr>
            </w:pPr>
            <w:ins w:id="155" w:author="liyuanlei" w:date="2017-04-06T17:05:00Z">
              <w:r w:rsidRPr="002F3557">
                <w:rPr>
                  <w:bCs/>
                  <w:sz w:val="21"/>
                  <w:szCs w:val="21"/>
                  <w:rPrChange w:id="156" w:author="liyuanlei" w:date="2017-04-06T17:05:00Z">
                    <w:rPr>
                      <w:rFonts w:ascii="Consolas" w:eastAsiaTheme="minorEastAsia" w:hAnsi="Consolas" w:cs="Consolas"/>
                      <w:color w:val="2A00FF"/>
                      <w:sz w:val="28"/>
                      <w:szCs w:val="28"/>
                      <w:highlight w:val="blue"/>
                    </w:rPr>
                  </w:rPrChange>
                </w:rPr>
                <w:t>homePicUrl</w:t>
              </w:r>
            </w:ins>
          </w:p>
        </w:tc>
        <w:tc>
          <w:tcPr>
            <w:tcW w:w="2762" w:type="dxa"/>
            <w:gridSpan w:val="2"/>
            <w:shd w:val="clear" w:color="auto" w:fill="auto"/>
          </w:tcPr>
          <w:p w:rsidR="006119FE" w:rsidRDefault="006119FE" w:rsidP="00374E50">
            <w:pPr>
              <w:ind w:firstLine="210"/>
              <w:jc w:val="center"/>
              <w:rPr>
                <w:ins w:id="157" w:author="liyuanlei" w:date="2017-04-06T17:05:00Z"/>
                <w:rFonts w:ascii="宋体" w:hAnsi="宋体"/>
                <w:bCs/>
                <w:szCs w:val="21"/>
              </w:rPr>
            </w:pPr>
            <w:ins w:id="158" w:author="liyuanlei" w:date="2017-04-06T17:06:00Z">
              <w:r>
                <w:rPr>
                  <w:rFonts w:ascii="宋体" w:hAnsi="宋体" w:hint="eastAsia"/>
                  <w:bCs/>
                  <w:szCs w:val="21"/>
                </w:rPr>
                <w:t>图片</w:t>
              </w:r>
              <w:r>
                <w:rPr>
                  <w:rFonts w:ascii="宋体" w:hAnsi="宋体"/>
                  <w:bCs/>
                  <w:szCs w:val="21"/>
                </w:rPr>
                <w:t>地址</w:t>
              </w:r>
            </w:ins>
          </w:p>
        </w:tc>
        <w:tc>
          <w:tcPr>
            <w:tcW w:w="1847" w:type="dxa"/>
            <w:shd w:val="clear" w:color="auto" w:fill="auto"/>
          </w:tcPr>
          <w:p w:rsidR="006119FE" w:rsidRDefault="006119FE" w:rsidP="00374E50">
            <w:pPr>
              <w:ind w:firstLine="210"/>
              <w:jc w:val="center"/>
              <w:rPr>
                <w:ins w:id="159" w:author="liyuanlei" w:date="2017-04-06T17:05:00Z"/>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Pr="004A78BE" w:rsidRDefault="006119FE" w:rsidP="00374E50">
            <w:pPr>
              <w:jc w:val="center"/>
              <w:rPr>
                <w:bCs/>
                <w:szCs w:val="21"/>
              </w:rPr>
            </w:pPr>
            <w:r w:rsidRPr="005B7574">
              <w:rPr>
                <w:bCs/>
                <w:szCs w:val="21"/>
              </w:rPr>
              <w:t>getMoney</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要钱的金额</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Pr="005B7574" w:rsidRDefault="006119FE" w:rsidP="00374E50">
            <w:pPr>
              <w:jc w:val="center"/>
              <w:rPr>
                <w:bCs/>
                <w:szCs w:val="21"/>
              </w:rPr>
            </w:pPr>
            <w:r w:rsidRPr="005B7574">
              <w:rPr>
                <w:bCs/>
                <w:szCs w:val="21"/>
              </w:rPr>
              <w:t>moneyCount</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已捐金额</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Pr="00CF52EF" w:rsidRDefault="006119FE" w:rsidP="00374E50">
            <w:pPr>
              <w:jc w:val="center"/>
              <w:rPr>
                <w:bCs/>
                <w:szCs w:val="21"/>
              </w:rPr>
            </w:pPr>
            <w:r w:rsidRPr="00CF52EF">
              <w:rPr>
                <w:bCs/>
                <w:szCs w:val="21"/>
              </w:rPr>
              <w:t>publishTime</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发布时间</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rPr>
          <w:ins w:id="160" w:author="liyuanlei" w:date="2017-04-06T17:06:00Z"/>
        </w:trPr>
        <w:tc>
          <w:tcPr>
            <w:tcW w:w="1838" w:type="dxa"/>
            <w:shd w:val="clear" w:color="auto" w:fill="auto"/>
            <w:vAlign w:val="center"/>
          </w:tcPr>
          <w:p w:rsidR="006119FE" w:rsidRDefault="006119FE" w:rsidP="00374E50">
            <w:pPr>
              <w:jc w:val="center"/>
              <w:rPr>
                <w:ins w:id="161" w:author="liyuanlei" w:date="2017-04-06T17:06:00Z"/>
                <w:rFonts w:ascii="Courier New" w:hAnsi="Courier New" w:cs="Courier New"/>
              </w:rPr>
            </w:pPr>
          </w:p>
        </w:tc>
        <w:tc>
          <w:tcPr>
            <w:tcW w:w="2620" w:type="dxa"/>
            <w:shd w:val="clear" w:color="auto" w:fill="auto"/>
            <w:vAlign w:val="center"/>
          </w:tcPr>
          <w:p w:rsidR="006119FE" w:rsidRPr="00CF52EF" w:rsidRDefault="002F3557" w:rsidP="00374E50">
            <w:pPr>
              <w:jc w:val="center"/>
              <w:rPr>
                <w:ins w:id="162" w:author="liyuanlei" w:date="2017-04-06T17:06:00Z"/>
                <w:bCs/>
                <w:szCs w:val="21"/>
              </w:rPr>
            </w:pPr>
            <w:ins w:id="163" w:author="liyuanlei" w:date="2017-04-06T17:06:00Z">
              <w:r w:rsidRPr="002F3557">
                <w:rPr>
                  <w:bCs/>
                  <w:sz w:val="21"/>
                  <w:szCs w:val="21"/>
                  <w:rPrChange w:id="164" w:author="liyuanlei" w:date="2017-04-06T17:07:00Z">
                    <w:rPr>
                      <w:rFonts w:ascii="Consolas" w:eastAsiaTheme="minorEastAsia" w:hAnsi="Consolas" w:cs="Consolas"/>
                      <w:color w:val="2A00FF"/>
                      <w:sz w:val="28"/>
                      <w:szCs w:val="28"/>
                      <w:highlight w:val="blue"/>
                    </w:rPr>
                  </w:rPrChange>
                </w:rPr>
                <w:t>finishTime</w:t>
              </w:r>
            </w:ins>
          </w:p>
        </w:tc>
        <w:tc>
          <w:tcPr>
            <w:tcW w:w="2762" w:type="dxa"/>
            <w:gridSpan w:val="2"/>
            <w:shd w:val="clear" w:color="auto" w:fill="auto"/>
          </w:tcPr>
          <w:p w:rsidR="006119FE" w:rsidRDefault="006119FE" w:rsidP="00374E50">
            <w:pPr>
              <w:ind w:firstLine="210"/>
              <w:jc w:val="center"/>
              <w:rPr>
                <w:ins w:id="165" w:author="liyuanlei" w:date="2017-04-06T17:06:00Z"/>
                <w:rFonts w:ascii="宋体" w:hAnsi="宋体"/>
                <w:bCs/>
                <w:szCs w:val="21"/>
              </w:rPr>
            </w:pPr>
            <w:ins w:id="166" w:author="liyuanlei" w:date="2017-04-06T17:07:00Z">
              <w:r>
                <w:rPr>
                  <w:rFonts w:ascii="宋体" w:hAnsi="宋体" w:hint="eastAsia"/>
                  <w:bCs/>
                  <w:szCs w:val="21"/>
                </w:rPr>
                <w:t>对接</w:t>
              </w:r>
              <w:r>
                <w:rPr>
                  <w:rFonts w:ascii="宋体" w:hAnsi="宋体"/>
                  <w:bCs/>
                  <w:szCs w:val="21"/>
                </w:rPr>
                <w:t>完成时间</w:t>
              </w:r>
            </w:ins>
          </w:p>
        </w:tc>
        <w:tc>
          <w:tcPr>
            <w:tcW w:w="1847" w:type="dxa"/>
            <w:shd w:val="clear" w:color="auto" w:fill="auto"/>
          </w:tcPr>
          <w:p w:rsidR="006119FE" w:rsidRDefault="006119FE" w:rsidP="00374E50">
            <w:pPr>
              <w:ind w:firstLine="210"/>
              <w:jc w:val="center"/>
              <w:rPr>
                <w:ins w:id="167" w:author="liyuanlei" w:date="2017-04-06T17:06:00Z"/>
                <w:rFonts w:ascii="宋体" w:hAnsi="宋体"/>
                <w:bCs/>
                <w:szCs w:val="21"/>
              </w:rPr>
            </w:pPr>
          </w:p>
        </w:tc>
      </w:tr>
      <w:tr w:rsidR="006119FE" w:rsidTr="00374E50">
        <w:trPr>
          <w:ins w:id="168" w:author="liyuanlei" w:date="2017-04-06T17:08:00Z"/>
        </w:trPr>
        <w:tc>
          <w:tcPr>
            <w:tcW w:w="1838" w:type="dxa"/>
            <w:shd w:val="clear" w:color="auto" w:fill="auto"/>
            <w:vAlign w:val="center"/>
          </w:tcPr>
          <w:p w:rsidR="006119FE" w:rsidRDefault="006119FE" w:rsidP="00374E50">
            <w:pPr>
              <w:jc w:val="center"/>
              <w:rPr>
                <w:ins w:id="169" w:author="liyuanlei" w:date="2017-04-06T17:08:00Z"/>
                <w:rFonts w:ascii="Courier New" w:hAnsi="Courier New" w:cs="Courier New"/>
              </w:rPr>
            </w:pPr>
          </w:p>
        </w:tc>
        <w:tc>
          <w:tcPr>
            <w:tcW w:w="2620" w:type="dxa"/>
            <w:shd w:val="clear" w:color="auto" w:fill="auto"/>
            <w:vAlign w:val="center"/>
          </w:tcPr>
          <w:p w:rsidR="006119FE" w:rsidRPr="00A70D57" w:rsidRDefault="002F3557" w:rsidP="00374E50">
            <w:pPr>
              <w:jc w:val="center"/>
              <w:rPr>
                <w:ins w:id="170" w:author="liyuanlei" w:date="2017-04-06T17:08:00Z"/>
                <w:bCs/>
                <w:szCs w:val="21"/>
              </w:rPr>
            </w:pPr>
            <w:ins w:id="171" w:author="liyuanlei" w:date="2017-04-06T17:08:00Z">
              <w:r w:rsidRPr="002F3557">
                <w:rPr>
                  <w:bCs/>
                  <w:sz w:val="21"/>
                  <w:szCs w:val="21"/>
                  <w:rPrChange w:id="172" w:author="liyuanlei" w:date="2017-04-06T17:08:00Z">
                    <w:rPr>
                      <w:rFonts w:ascii="Consolas" w:eastAsiaTheme="minorEastAsia" w:hAnsi="Consolas" w:cs="Consolas"/>
                      <w:color w:val="2A00FF"/>
                      <w:sz w:val="28"/>
                      <w:szCs w:val="28"/>
                      <w:highlight w:val="blue"/>
                    </w:rPr>
                  </w:rPrChange>
                </w:rPr>
                <w:t>leaveTime</w:t>
              </w:r>
            </w:ins>
          </w:p>
        </w:tc>
        <w:tc>
          <w:tcPr>
            <w:tcW w:w="2762" w:type="dxa"/>
            <w:gridSpan w:val="2"/>
            <w:shd w:val="clear" w:color="auto" w:fill="auto"/>
          </w:tcPr>
          <w:p w:rsidR="006119FE" w:rsidRDefault="006119FE" w:rsidP="00374E50">
            <w:pPr>
              <w:ind w:firstLine="210"/>
              <w:jc w:val="center"/>
              <w:rPr>
                <w:ins w:id="173" w:author="liyuanlei" w:date="2017-04-06T17:08:00Z"/>
                <w:rFonts w:ascii="宋体" w:hAnsi="宋体"/>
                <w:bCs/>
                <w:szCs w:val="21"/>
              </w:rPr>
            </w:pPr>
            <w:ins w:id="174" w:author="liyuanlei" w:date="2017-04-06T17:08:00Z">
              <w:r>
                <w:rPr>
                  <w:rFonts w:ascii="宋体" w:hAnsi="宋体" w:hint="eastAsia"/>
                  <w:bCs/>
                  <w:szCs w:val="21"/>
                </w:rPr>
                <w:t>多少</w:t>
              </w:r>
              <w:r>
                <w:rPr>
                  <w:rFonts w:ascii="宋体" w:hAnsi="宋体"/>
                  <w:bCs/>
                  <w:szCs w:val="21"/>
                </w:rPr>
                <w:t>分钟前来过</w:t>
              </w:r>
            </w:ins>
          </w:p>
        </w:tc>
        <w:tc>
          <w:tcPr>
            <w:tcW w:w="1847" w:type="dxa"/>
            <w:shd w:val="clear" w:color="auto" w:fill="auto"/>
          </w:tcPr>
          <w:p w:rsidR="006119FE" w:rsidRDefault="006119FE" w:rsidP="00374E50">
            <w:pPr>
              <w:ind w:firstLine="210"/>
              <w:jc w:val="center"/>
              <w:rPr>
                <w:ins w:id="175" w:author="liyuanlei" w:date="2017-04-06T17:08:00Z"/>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Pr="00CF52EF" w:rsidRDefault="006119FE" w:rsidP="00374E50">
            <w:pPr>
              <w:jc w:val="center"/>
              <w:rPr>
                <w:bCs/>
                <w:szCs w:val="21"/>
              </w:rPr>
            </w:pPr>
            <w:r w:rsidRPr="00C97B46">
              <w:rPr>
                <w:bCs/>
                <w:szCs w:val="21"/>
              </w:rPr>
              <w:t>auditStatus</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审核状态</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Pr="00C97B46" w:rsidRDefault="006119FE" w:rsidP="00374E50">
            <w:pPr>
              <w:jc w:val="center"/>
              <w:rPr>
                <w:bCs/>
                <w:szCs w:val="21"/>
              </w:rPr>
            </w:pPr>
            <w:r>
              <w:rPr>
                <w:rFonts w:hint="eastAsia"/>
                <w:bCs/>
                <w:szCs w:val="21"/>
              </w:rPr>
              <w:t>remainTime</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剩余天数</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Default="006119FE" w:rsidP="00374E50">
            <w:pPr>
              <w:jc w:val="center"/>
              <w:rPr>
                <w:bCs/>
                <w:szCs w:val="21"/>
              </w:rPr>
            </w:pPr>
            <w:r w:rsidRPr="00DB5F8E">
              <w:t>regionid</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地域id</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rFonts w:ascii="Courier New" w:hAnsi="Courier New" w:cs="Courier New"/>
              </w:rPr>
            </w:pPr>
          </w:p>
        </w:tc>
        <w:tc>
          <w:tcPr>
            <w:tcW w:w="2620" w:type="dxa"/>
            <w:shd w:val="clear" w:color="auto" w:fill="auto"/>
            <w:vAlign w:val="center"/>
          </w:tcPr>
          <w:p w:rsidR="006119FE" w:rsidRDefault="006119FE" w:rsidP="00374E50">
            <w:pPr>
              <w:jc w:val="center"/>
              <w:rPr>
                <w:bCs/>
                <w:szCs w:val="21"/>
              </w:rPr>
            </w:pPr>
            <w:r w:rsidRPr="00F71D54">
              <w:rPr>
                <w:bCs/>
                <w:szCs w:val="21"/>
              </w:rPr>
              <w:t>caption</w:t>
            </w:r>
          </w:p>
        </w:tc>
        <w:tc>
          <w:tcPr>
            <w:tcW w:w="2762" w:type="dxa"/>
            <w:gridSpan w:val="2"/>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所属地区</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rPr>
          <w:ins w:id="176" w:author="liyuanlei" w:date="2017-04-06T17:09:00Z"/>
        </w:trPr>
        <w:tc>
          <w:tcPr>
            <w:tcW w:w="1838" w:type="dxa"/>
            <w:shd w:val="clear" w:color="auto" w:fill="auto"/>
            <w:vAlign w:val="center"/>
          </w:tcPr>
          <w:p w:rsidR="006119FE" w:rsidRDefault="006119FE" w:rsidP="00374E50">
            <w:pPr>
              <w:jc w:val="center"/>
              <w:rPr>
                <w:ins w:id="177" w:author="liyuanlei" w:date="2017-04-06T17:09:00Z"/>
                <w:rFonts w:ascii="Courier New" w:hAnsi="Courier New" w:cs="Courier New"/>
              </w:rPr>
            </w:pPr>
          </w:p>
        </w:tc>
        <w:tc>
          <w:tcPr>
            <w:tcW w:w="2620" w:type="dxa"/>
            <w:shd w:val="clear" w:color="auto" w:fill="auto"/>
            <w:vAlign w:val="center"/>
          </w:tcPr>
          <w:p w:rsidR="006119FE" w:rsidRPr="00F71D54" w:rsidRDefault="002F3557" w:rsidP="00374E50">
            <w:pPr>
              <w:jc w:val="center"/>
              <w:rPr>
                <w:ins w:id="178" w:author="liyuanlei" w:date="2017-04-06T17:09:00Z"/>
                <w:bCs/>
                <w:szCs w:val="21"/>
              </w:rPr>
            </w:pPr>
            <w:ins w:id="179" w:author="liyuanlei" w:date="2017-04-06T17:09:00Z">
              <w:r w:rsidRPr="002F3557">
                <w:rPr>
                  <w:bCs/>
                  <w:sz w:val="21"/>
                  <w:szCs w:val="21"/>
                  <w:rPrChange w:id="180" w:author="liyuanlei" w:date="2017-04-06T17:09:00Z">
                    <w:rPr>
                      <w:rFonts w:ascii="Consolas" w:eastAsiaTheme="minorEastAsia" w:hAnsi="Consolas" w:cs="Consolas"/>
                      <w:color w:val="2A00FF"/>
                      <w:sz w:val="28"/>
                      <w:szCs w:val="28"/>
                      <w:highlight w:val="blue"/>
                    </w:rPr>
                  </w:rPrChange>
                </w:rPr>
                <w:t>userlevel</w:t>
              </w:r>
            </w:ins>
          </w:p>
        </w:tc>
        <w:tc>
          <w:tcPr>
            <w:tcW w:w="2762" w:type="dxa"/>
            <w:gridSpan w:val="2"/>
            <w:shd w:val="clear" w:color="auto" w:fill="auto"/>
          </w:tcPr>
          <w:p w:rsidR="006119FE" w:rsidRDefault="006119FE" w:rsidP="00374E50">
            <w:pPr>
              <w:ind w:firstLine="210"/>
              <w:jc w:val="center"/>
              <w:rPr>
                <w:ins w:id="181" w:author="liyuanlei" w:date="2017-04-06T17:09:00Z"/>
                <w:rFonts w:ascii="宋体" w:hAnsi="宋体"/>
                <w:bCs/>
                <w:szCs w:val="21"/>
              </w:rPr>
            </w:pPr>
          </w:p>
        </w:tc>
        <w:tc>
          <w:tcPr>
            <w:tcW w:w="1847" w:type="dxa"/>
            <w:shd w:val="clear" w:color="auto" w:fill="auto"/>
          </w:tcPr>
          <w:p w:rsidR="006119FE" w:rsidRDefault="006119FE" w:rsidP="00374E50">
            <w:pPr>
              <w:ind w:firstLine="210"/>
              <w:jc w:val="center"/>
              <w:rPr>
                <w:ins w:id="182" w:author="liyuanlei" w:date="2017-04-06T17:09:00Z"/>
                <w:rFonts w:ascii="宋体" w:hAnsi="宋体"/>
                <w:bCs/>
                <w:szCs w:val="21"/>
              </w:rPr>
            </w:pPr>
          </w:p>
        </w:tc>
      </w:tr>
      <w:tr w:rsidR="006119FE" w:rsidTr="00374E50">
        <w:tc>
          <w:tcPr>
            <w:tcW w:w="1838" w:type="dxa"/>
            <w:shd w:val="clear" w:color="auto" w:fill="auto"/>
            <w:vAlign w:val="center"/>
          </w:tcPr>
          <w:p w:rsidR="006119FE" w:rsidRPr="006F171F" w:rsidRDefault="006119FE" w:rsidP="00374E50">
            <w:pPr>
              <w:jc w:val="center"/>
              <w:rPr>
                <w:rFonts w:ascii="Courier New" w:hAnsi="Courier New" w:cs="Courier New"/>
                <w:color w:val="C00000"/>
              </w:rPr>
            </w:pPr>
          </w:p>
        </w:tc>
        <w:tc>
          <w:tcPr>
            <w:tcW w:w="2620" w:type="dxa"/>
            <w:shd w:val="clear" w:color="auto" w:fill="auto"/>
            <w:vAlign w:val="center"/>
          </w:tcPr>
          <w:p w:rsidR="006119FE" w:rsidRPr="006F171F" w:rsidRDefault="006119FE" w:rsidP="00374E50">
            <w:pPr>
              <w:jc w:val="center"/>
              <w:rPr>
                <w:bCs/>
                <w:color w:val="C00000"/>
                <w:szCs w:val="21"/>
              </w:rPr>
            </w:pPr>
            <w:r w:rsidRPr="006F171F">
              <w:rPr>
                <w:bCs/>
                <w:color w:val="C00000"/>
                <w:szCs w:val="21"/>
              </w:rPr>
              <w:t>bstUserAddress</w:t>
            </w:r>
          </w:p>
        </w:tc>
        <w:tc>
          <w:tcPr>
            <w:tcW w:w="2762" w:type="dxa"/>
            <w:gridSpan w:val="2"/>
            <w:shd w:val="clear" w:color="auto" w:fill="auto"/>
          </w:tcPr>
          <w:p w:rsidR="006119FE" w:rsidRPr="006F171F" w:rsidRDefault="006119FE" w:rsidP="00374E50">
            <w:pPr>
              <w:ind w:firstLine="210"/>
              <w:jc w:val="center"/>
              <w:rPr>
                <w:rFonts w:ascii="宋体" w:hAnsi="宋体"/>
                <w:bCs/>
                <w:color w:val="C00000"/>
                <w:szCs w:val="21"/>
              </w:rPr>
            </w:pPr>
            <w:r w:rsidRPr="006F171F">
              <w:rPr>
                <w:rFonts w:ascii="宋体" w:hAnsi="宋体" w:hint="eastAsia"/>
                <w:bCs/>
                <w:color w:val="C00000"/>
                <w:szCs w:val="21"/>
              </w:rPr>
              <w:t>家庭地址</w:t>
            </w:r>
          </w:p>
        </w:tc>
        <w:tc>
          <w:tcPr>
            <w:tcW w:w="1847" w:type="dxa"/>
            <w:shd w:val="clear" w:color="auto" w:fill="auto"/>
          </w:tcPr>
          <w:p w:rsidR="006119FE" w:rsidRPr="006F171F" w:rsidRDefault="006119FE" w:rsidP="00374E50">
            <w:pPr>
              <w:ind w:firstLine="210"/>
              <w:jc w:val="center"/>
              <w:rPr>
                <w:rFonts w:ascii="宋体" w:hAnsi="宋体"/>
                <w:bCs/>
                <w:color w:val="C00000"/>
                <w:szCs w:val="21"/>
              </w:rPr>
            </w:pPr>
          </w:p>
        </w:tc>
      </w:tr>
      <w:tr w:rsidR="006119FE" w:rsidTr="00374E50">
        <w:trPr>
          <w:ins w:id="183" w:author="liyuanlei" w:date="2017-04-06T17:09:00Z"/>
        </w:trPr>
        <w:tc>
          <w:tcPr>
            <w:tcW w:w="1838" w:type="dxa"/>
            <w:shd w:val="clear" w:color="auto" w:fill="auto"/>
            <w:vAlign w:val="center"/>
          </w:tcPr>
          <w:p w:rsidR="006119FE" w:rsidRPr="006F171F" w:rsidRDefault="006119FE" w:rsidP="00374E50">
            <w:pPr>
              <w:jc w:val="center"/>
              <w:rPr>
                <w:ins w:id="184" w:author="liyuanlei" w:date="2017-04-06T17:09:00Z"/>
                <w:rFonts w:ascii="Courier New" w:hAnsi="Courier New" w:cs="Courier New"/>
                <w:color w:val="C00000"/>
              </w:rPr>
            </w:pPr>
          </w:p>
        </w:tc>
        <w:tc>
          <w:tcPr>
            <w:tcW w:w="2620" w:type="dxa"/>
            <w:shd w:val="clear" w:color="auto" w:fill="auto"/>
            <w:vAlign w:val="center"/>
          </w:tcPr>
          <w:p w:rsidR="006119FE" w:rsidRPr="006F171F" w:rsidRDefault="002F3557" w:rsidP="00374E50">
            <w:pPr>
              <w:jc w:val="center"/>
              <w:rPr>
                <w:ins w:id="185" w:author="liyuanlei" w:date="2017-04-06T17:09:00Z"/>
                <w:bCs/>
                <w:color w:val="C00000"/>
                <w:szCs w:val="21"/>
              </w:rPr>
            </w:pPr>
            <w:ins w:id="186" w:author="liyuanlei" w:date="2017-04-06T17:09:00Z">
              <w:r w:rsidRPr="002F3557">
                <w:rPr>
                  <w:bCs/>
                  <w:sz w:val="21"/>
                  <w:szCs w:val="21"/>
                  <w:rPrChange w:id="187" w:author="liyuanlei" w:date="2017-04-06T17:09:00Z">
                    <w:rPr>
                      <w:rFonts w:ascii="Consolas" w:eastAsiaTheme="minorEastAsia" w:hAnsi="Consolas" w:cs="Consolas"/>
                      <w:color w:val="2A00FF"/>
                      <w:sz w:val="28"/>
                      <w:szCs w:val="28"/>
                      <w:highlight w:val="blue"/>
                    </w:rPr>
                  </w:rPrChange>
                </w:rPr>
                <w:t>passreason</w:t>
              </w:r>
            </w:ins>
          </w:p>
        </w:tc>
        <w:tc>
          <w:tcPr>
            <w:tcW w:w="2762" w:type="dxa"/>
            <w:gridSpan w:val="2"/>
            <w:shd w:val="clear" w:color="auto" w:fill="auto"/>
          </w:tcPr>
          <w:p w:rsidR="006119FE" w:rsidRPr="006F171F" w:rsidRDefault="006119FE" w:rsidP="00374E50">
            <w:pPr>
              <w:ind w:firstLine="210"/>
              <w:jc w:val="center"/>
              <w:rPr>
                <w:ins w:id="188" w:author="liyuanlei" w:date="2017-04-06T17:09:00Z"/>
                <w:rFonts w:ascii="宋体" w:hAnsi="宋体"/>
                <w:bCs/>
                <w:color w:val="C00000"/>
                <w:szCs w:val="21"/>
              </w:rPr>
            </w:pPr>
            <w:ins w:id="189" w:author="liyuanlei" w:date="2017-04-06T17:10:00Z">
              <w:r>
                <w:rPr>
                  <w:rFonts w:ascii="宋体" w:hAnsi="宋体" w:hint="eastAsia"/>
                  <w:bCs/>
                  <w:color w:val="C00000"/>
                  <w:szCs w:val="21"/>
                </w:rPr>
                <w:t>审核</w:t>
              </w:r>
              <w:r>
                <w:rPr>
                  <w:rFonts w:ascii="宋体" w:hAnsi="宋体"/>
                  <w:bCs/>
                  <w:color w:val="C00000"/>
                  <w:szCs w:val="21"/>
                </w:rPr>
                <w:t>不通过原因</w:t>
              </w:r>
            </w:ins>
          </w:p>
        </w:tc>
        <w:tc>
          <w:tcPr>
            <w:tcW w:w="1847" w:type="dxa"/>
            <w:shd w:val="clear" w:color="auto" w:fill="auto"/>
          </w:tcPr>
          <w:p w:rsidR="006119FE" w:rsidRPr="006F171F" w:rsidRDefault="006119FE" w:rsidP="00374E50">
            <w:pPr>
              <w:ind w:firstLine="210"/>
              <w:jc w:val="center"/>
              <w:rPr>
                <w:ins w:id="190" w:author="liyuanlei" w:date="2017-04-06T17:09:00Z"/>
                <w:rFonts w:ascii="宋体" w:hAnsi="宋体"/>
                <w:bCs/>
                <w:color w:val="C00000"/>
                <w:szCs w:val="21"/>
              </w:rPr>
            </w:pPr>
          </w:p>
        </w:tc>
      </w:tr>
      <w:tr w:rsidR="006119FE" w:rsidTr="00374E50">
        <w:trPr>
          <w:ins w:id="191" w:author="liyuanlei" w:date="2017-04-06T17:10:00Z"/>
        </w:trPr>
        <w:tc>
          <w:tcPr>
            <w:tcW w:w="1838" w:type="dxa"/>
            <w:shd w:val="clear" w:color="auto" w:fill="auto"/>
            <w:vAlign w:val="center"/>
          </w:tcPr>
          <w:p w:rsidR="006119FE" w:rsidRPr="006F171F" w:rsidRDefault="006119FE" w:rsidP="00374E50">
            <w:pPr>
              <w:jc w:val="center"/>
              <w:rPr>
                <w:ins w:id="192" w:author="liyuanlei" w:date="2017-04-06T17:10:00Z"/>
                <w:rFonts w:ascii="Courier New" w:hAnsi="Courier New" w:cs="Courier New"/>
                <w:color w:val="C00000"/>
              </w:rPr>
            </w:pPr>
          </w:p>
        </w:tc>
        <w:tc>
          <w:tcPr>
            <w:tcW w:w="2620" w:type="dxa"/>
            <w:shd w:val="clear" w:color="auto" w:fill="auto"/>
            <w:vAlign w:val="center"/>
          </w:tcPr>
          <w:p w:rsidR="006119FE" w:rsidRPr="00A70D57" w:rsidRDefault="002F3557" w:rsidP="00374E50">
            <w:pPr>
              <w:jc w:val="center"/>
              <w:rPr>
                <w:ins w:id="193" w:author="liyuanlei" w:date="2017-04-06T17:10:00Z"/>
                <w:bCs/>
                <w:szCs w:val="21"/>
              </w:rPr>
            </w:pPr>
            <w:ins w:id="194" w:author="liyuanlei" w:date="2017-04-06T17:10:00Z">
              <w:r w:rsidRPr="002F3557">
                <w:rPr>
                  <w:bCs/>
                  <w:sz w:val="21"/>
                  <w:szCs w:val="21"/>
                  <w:rPrChange w:id="195" w:author="liyuanlei" w:date="2017-04-06T17:10:00Z">
                    <w:rPr>
                      <w:rFonts w:ascii="Consolas" w:eastAsiaTheme="minorEastAsia" w:hAnsi="Consolas" w:cs="Consolas"/>
                      <w:color w:val="2A00FF"/>
                      <w:sz w:val="28"/>
                      <w:szCs w:val="28"/>
                      <w:highlight w:val="blue"/>
                    </w:rPr>
                  </w:rPrChange>
                </w:rPr>
                <w:t>isdysj</w:t>
              </w:r>
            </w:ins>
          </w:p>
        </w:tc>
        <w:tc>
          <w:tcPr>
            <w:tcW w:w="2762" w:type="dxa"/>
            <w:gridSpan w:val="2"/>
            <w:shd w:val="clear" w:color="auto" w:fill="auto"/>
          </w:tcPr>
          <w:p w:rsidR="006119FE" w:rsidRDefault="006119FE" w:rsidP="00374E50">
            <w:pPr>
              <w:ind w:firstLine="210"/>
              <w:jc w:val="center"/>
              <w:rPr>
                <w:ins w:id="196" w:author="liyuanlei" w:date="2017-04-06T17:10:00Z"/>
                <w:rFonts w:ascii="宋体" w:hAnsi="宋体"/>
                <w:bCs/>
                <w:color w:val="C00000"/>
                <w:szCs w:val="21"/>
              </w:rPr>
            </w:pPr>
            <w:ins w:id="197" w:author="liyuanlei" w:date="2017-04-06T17:10:00Z">
              <w:r>
                <w:rPr>
                  <w:rFonts w:ascii="宋体" w:hAnsi="宋体" w:hint="eastAsia"/>
                  <w:bCs/>
                  <w:color w:val="C00000"/>
                  <w:szCs w:val="21"/>
                </w:rPr>
                <w:t>是否</w:t>
              </w:r>
              <w:r>
                <w:rPr>
                  <w:rFonts w:ascii="宋体" w:hAnsi="宋体"/>
                  <w:bCs/>
                  <w:color w:val="C00000"/>
                  <w:szCs w:val="21"/>
                </w:rPr>
                <w:t>第一</w:t>
              </w:r>
            </w:ins>
            <w:ins w:id="198" w:author="liyuanlei" w:date="2017-04-06T17:11:00Z">
              <w:r>
                <w:rPr>
                  <w:rFonts w:ascii="宋体" w:hAnsi="宋体"/>
                  <w:bCs/>
                  <w:color w:val="C00000"/>
                  <w:szCs w:val="21"/>
                </w:rPr>
                <w:t>书记</w:t>
              </w:r>
            </w:ins>
          </w:p>
        </w:tc>
        <w:tc>
          <w:tcPr>
            <w:tcW w:w="1847" w:type="dxa"/>
            <w:shd w:val="clear" w:color="auto" w:fill="auto"/>
          </w:tcPr>
          <w:p w:rsidR="006119FE" w:rsidRPr="006F171F" w:rsidRDefault="006119FE" w:rsidP="00374E50">
            <w:pPr>
              <w:ind w:firstLine="210"/>
              <w:jc w:val="center"/>
              <w:rPr>
                <w:ins w:id="199" w:author="liyuanlei" w:date="2017-04-06T17:10:00Z"/>
                <w:rFonts w:ascii="宋体" w:hAnsi="宋体"/>
                <w:bCs/>
                <w:color w:val="C00000"/>
                <w:szCs w:val="21"/>
              </w:rPr>
            </w:pPr>
          </w:p>
        </w:tc>
      </w:tr>
      <w:tr w:rsidR="006119FE" w:rsidRPr="00D5235B" w:rsidTr="00374E50">
        <w:trPr>
          <w:ins w:id="200" w:author="liyuanlei" w:date="2017-04-06T17:11:00Z"/>
        </w:trPr>
        <w:tc>
          <w:tcPr>
            <w:tcW w:w="1838" w:type="dxa"/>
            <w:shd w:val="clear" w:color="auto" w:fill="auto"/>
            <w:vAlign w:val="center"/>
          </w:tcPr>
          <w:p w:rsidR="006119FE" w:rsidRPr="006F171F" w:rsidRDefault="006119FE" w:rsidP="00374E50">
            <w:pPr>
              <w:jc w:val="center"/>
              <w:rPr>
                <w:ins w:id="201" w:author="liyuanlei" w:date="2017-04-06T17:11:00Z"/>
                <w:rFonts w:ascii="Courier New" w:hAnsi="Courier New" w:cs="Courier New"/>
                <w:color w:val="C00000"/>
              </w:rPr>
            </w:pPr>
          </w:p>
        </w:tc>
        <w:tc>
          <w:tcPr>
            <w:tcW w:w="2620" w:type="dxa"/>
            <w:shd w:val="clear" w:color="auto" w:fill="auto"/>
            <w:vAlign w:val="center"/>
          </w:tcPr>
          <w:p w:rsidR="006119FE" w:rsidRPr="00A70D57" w:rsidRDefault="002F3557" w:rsidP="00374E50">
            <w:pPr>
              <w:jc w:val="center"/>
              <w:rPr>
                <w:ins w:id="202" w:author="liyuanlei" w:date="2017-04-06T17:11:00Z"/>
                <w:bCs/>
                <w:szCs w:val="21"/>
              </w:rPr>
            </w:pPr>
            <w:ins w:id="203" w:author="liyuanlei" w:date="2017-04-06T17:11:00Z">
              <w:r w:rsidRPr="002F3557">
                <w:rPr>
                  <w:bCs/>
                  <w:sz w:val="21"/>
                  <w:szCs w:val="21"/>
                  <w:rPrChange w:id="204" w:author="liyuanlei" w:date="2017-04-06T17:11:00Z">
                    <w:rPr>
                      <w:rFonts w:ascii="Consolas" w:eastAsiaTheme="minorEastAsia" w:hAnsi="Consolas" w:cs="Consolas"/>
                      <w:color w:val="2A00FF"/>
                      <w:sz w:val="28"/>
                      <w:szCs w:val="28"/>
                      <w:highlight w:val="blue"/>
                    </w:rPr>
                  </w:rPrChange>
                </w:rPr>
                <w:t>realpubname</w:t>
              </w:r>
            </w:ins>
          </w:p>
        </w:tc>
        <w:tc>
          <w:tcPr>
            <w:tcW w:w="2762" w:type="dxa"/>
            <w:gridSpan w:val="2"/>
            <w:shd w:val="clear" w:color="auto" w:fill="auto"/>
          </w:tcPr>
          <w:p w:rsidR="006119FE" w:rsidRDefault="006119FE" w:rsidP="00374E50">
            <w:pPr>
              <w:ind w:firstLine="210"/>
              <w:jc w:val="center"/>
              <w:rPr>
                <w:ins w:id="205" w:author="liyuanlei" w:date="2017-04-06T17:11:00Z"/>
                <w:rFonts w:ascii="宋体" w:hAnsi="宋体"/>
                <w:bCs/>
                <w:color w:val="C00000"/>
                <w:szCs w:val="21"/>
              </w:rPr>
            </w:pPr>
            <w:ins w:id="206" w:author="liyuanlei" w:date="2017-04-06T17:11:00Z">
              <w:r>
                <w:rPr>
                  <w:rFonts w:ascii="宋体" w:hAnsi="宋体" w:hint="eastAsia"/>
                  <w:bCs/>
                  <w:color w:val="C00000"/>
                  <w:szCs w:val="21"/>
                </w:rPr>
                <w:t>第一</w:t>
              </w:r>
              <w:r>
                <w:rPr>
                  <w:rFonts w:ascii="宋体" w:hAnsi="宋体"/>
                  <w:bCs/>
                  <w:color w:val="C00000"/>
                  <w:szCs w:val="21"/>
                </w:rPr>
                <w:t>书记代发</w:t>
              </w:r>
              <w:r>
                <w:rPr>
                  <w:rFonts w:ascii="宋体" w:hAnsi="宋体" w:hint="eastAsia"/>
                  <w:bCs/>
                  <w:color w:val="C00000"/>
                  <w:szCs w:val="21"/>
                </w:rPr>
                <w:t>用户</w:t>
              </w:r>
              <w:r>
                <w:rPr>
                  <w:rFonts w:ascii="宋体" w:hAnsi="宋体"/>
                  <w:bCs/>
                  <w:color w:val="C00000"/>
                  <w:szCs w:val="21"/>
                </w:rPr>
                <w:t>真实姓名</w:t>
              </w:r>
            </w:ins>
          </w:p>
        </w:tc>
        <w:tc>
          <w:tcPr>
            <w:tcW w:w="1847" w:type="dxa"/>
            <w:shd w:val="clear" w:color="auto" w:fill="auto"/>
          </w:tcPr>
          <w:p w:rsidR="006119FE" w:rsidRPr="006F171F" w:rsidRDefault="006119FE" w:rsidP="00374E50">
            <w:pPr>
              <w:ind w:firstLine="210"/>
              <w:jc w:val="center"/>
              <w:rPr>
                <w:ins w:id="207" w:author="liyuanlei" w:date="2017-04-06T17:11:00Z"/>
                <w:rFonts w:ascii="宋体" w:hAnsi="宋体"/>
                <w:bCs/>
                <w:color w:val="C00000"/>
                <w:szCs w:val="21"/>
              </w:rPr>
            </w:pPr>
          </w:p>
        </w:tc>
      </w:tr>
      <w:tr w:rsidR="006119FE" w:rsidRPr="00D5235B" w:rsidTr="00374E50">
        <w:trPr>
          <w:ins w:id="208" w:author="liyuanlei" w:date="2017-04-06T17:12:00Z"/>
        </w:trPr>
        <w:tc>
          <w:tcPr>
            <w:tcW w:w="1838" w:type="dxa"/>
            <w:shd w:val="clear" w:color="auto" w:fill="auto"/>
            <w:vAlign w:val="center"/>
          </w:tcPr>
          <w:p w:rsidR="006119FE" w:rsidRPr="006F171F" w:rsidRDefault="006119FE" w:rsidP="00374E50">
            <w:pPr>
              <w:jc w:val="center"/>
              <w:rPr>
                <w:ins w:id="209" w:author="liyuanlei" w:date="2017-04-06T17:12:00Z"/>
                <w:rFonts w:ascii="Courier New" w:hAnsi="Courier New" w:cs="Courier New"/>
                <w:color w:val="C00000"/>
              </w:rPr>
            </w:pPr>
          </w:p>
        </w:tc>
        <w:tc>
          <w:tcPr>
            <w:tcW w:w="2620" w:type="dxa"/>
            <w:shd w:val="clear" w:color="auto" w:fill="auto"/>
            <w:vAlign w:val="center"/>
          </w:tcPr>
          <w:p w:rsidR="006119FE" w:rsidRPr="00D5235B" w:rsidRDefault="002F3557" w:rsidP="00374E50">
            <w:pPr>
              <w:jc w:val="center"/>
              <w:rPr>
                <w:ins w:id="210" w:author="liyuanlei" w:date="2017-04-06T17:12:00Z"/>
                <w:bCs/>
                <w:szCs w:val="21"/>
              </w:rPr>
            </w:pPr>
            <w:ins w:id="211" w:author="liyuanlei" w:date="2017-04-06T17:12:00Z">
              <w:r w:rsidRPr="002F3557">
                <w:rPr>
                  <w:bCs/>
                  <w:sz w:val="21"/>
                  <w:szCs w:val="21"/>
                  <w:rPrChange w:id="212" w:author="liyuanlei" w:date="2017-04-06T17:12:00Z">
                    <w:rPr>
                      <w:rFonts w:ascii="Consolas" w:eastAsiaTheme="minorEastAsia" w:hAnsi="Consolas" w:cs="Consolas"/>
                      <w:color w:val="2A00FF"/>
                      <w:sz w:val="28"/>
                      <w:szCs w:val="28"/>
                      <w:highlight w:val="blue"/>
                    </w:rPr>
                  </w:rPrChange>
                </w:rPr>
                <w:t>realpubid</w:t>
              </w:r>
            </w:ins>
          </w:p>
        </w:tc>
        <w:tc>
          <w:tcPr>
            <w:tcW w:w="2762" w:type="dxa"/>
            <w:gridSpan w:val="2"/>
            <w:shd w:val="clear" w:color="auto" w:fill="auto"/>
          </w:tcPr>
          <w:p w:rsidR="006119FE" w:rsidRDefault="006119FE" w:rsidP="00374E50">
            <w:pPr>
              <w:ind w:firstLine="210"/>
              <w:jc w:val="center"/>
              <w:rPr>
                <w:ins w:id="213" w:author="liyuanlei" w:date="2017-04-06T17:12:00Z"/>
                <w:rFonts w:ascii="宋体" w:hAnsi="宋体"/>
                <w:bCs/>
                <w:color w:val="C00000"/>
                <w:szCs w:val="21"/>
              </w:rPr>
            </w:pPr>
            <w:ins w:id="214" w:author="liyuanlei" w:date="2017-04-06T17:12:00Z">
              <w:r>
                <w:rPr>
                  <w:rFonts w:ascii="宋体" w:hAnsi="宋体" w:hint="eastAsia"/>
                  <w:bCs/>
                  <w:color w:val="C00000"/>
                  <w:szCs w:val="21"/>
                </w:rPr>
                <w:t>第一</w:t>
              </w:r>
              <w:r>
                <w:rPr>
                  <w:rFonts w:ascii="宋体" w:hAnsi="宋体"/>
                  <w:bCs/>
                  <w:color w:val="C00000"/>
                  <w:szCs w:val="21"/>
                </w:rPr>
                <w:t>书记代发用户id</w:t>
              </w:r>
            </w:ins>
          </w:p>
        </w:tc>
        <w:tc>
          <w:tcPr>
            <w:tcW w:w="1847" w:type="dxa"/>
            <w:shd w:val="clear" w:color="auto" w:fill="auto"/>
          </w:tcPr>
          <w:p w:rsidR="006119FE" w:rsidRPr="006F171F" w:rsidRDefault="006119FE" w:rsidP="00374E50">
            <w:pPr>
              <w:ind w:firstLine="210"/>
              <w:jc w:val="center"/>
              <w:rPr>
                <w:ins w:id="215" w:author="liyuanlei" w:date="2017-04-06T17:12:00Z"/>
                <w:rFonts w:ascii="宋体" w:hAnsi="宋体"/>
                <w:bCs/>
                <w:color w:val="C00000"/>
                <w:szCs w:val="21"/>
              </w:rPr>
            </w:pPr>
          </w:p>
        </w:tc>
      </w:tr>
      <w:tr w:rsidR="006119FE" w:rsidRPr="00D5235B" w:rsidTr="00374E50">
        <w:trPr>
          <w:ins w:id="216" w:author="liyuanlei" w:date="2017-04-06T17:12:00Z"/>
        </w:trPr>
        <w:tc>
          <w:tcPr>
            <w:tcW w:w="1838" w:type="dxa"/>
            <w:shd w:val="clear" w:color="auto" w:fill="auto"/>
            <w:vAlign w:val="center"/>
          </w:tcPr>
          <w:p w:rsidR="006119FE" w:rsidRPr="006F171F" w:rsidRDefault="006119FE" w:rsidP="00374E50">
            <w:pPr>
              <w:jc w:val="center"/>
              <w:rPr>
                <w:ins w:id="217" w:author="liyuanlei" w:date="2017-04-06T17:12:00Z"/>
                <w:rFonts w:ascii="Courier New" w:hAnsi="Courier New" w:cs="Courier New"/>
                <w:color w:val="C00000"/>
              </w:rPr>
            </w:pPr>
          </w:p>
        </w:tc>
        <w:tc>
          <w:tcPr>
            <w:tcW w:w="2620" w:type="dxa"/>
            <w:shd w:val="clear" w:color="auto" w:fill="auto"/>
            <w:vAlign w:val="center"/>
          </w:tcPr>
          <w:p w:rsidR="006119FE" w:rsidRPr="00D5235B" w:rsidRDefault="002F3557" w:rsidP="00374E50">
            <w:pPr>
              <w:jc w:val="center"/>
              <w:rPr>
                <w:ins w:id="218" w:author="liyuanlei" w:date="2017-04-06T17:12:00Z"/>
                <w:bCs/>
                <w:szCs w:val="21"/>
              </w:rPr>
            </w:pPr>
            <w:ins w:id="219" w:author="liyuanlei" w:date="2017-04-06T17:12:00Z">
              <w:r w:rsidRPr="002F3557">
                <w:rPr>
                  <w:bCs/>
                  <w:sz w:val="21"/>
                  <w:szCs w:val="21"/>
                  <w:rPrChange w:id="220" w:author="liyuanlei" w:date="2017-04-06T17:14:00Z">
                    <w:rPr>
                      <w:rFonts w:ascii="Consolas" w:eastAsiaTheme="minorEastAsia" w:hAnsi="Consolas" w:cs="Consolas"/>
                      <w:color w:val="2A00FF"/>
                      <w:sz w:val="28"/>
                      <w:szCs w:val="28"/>
                      <w:highlight w:val="blue"/>
                    </w:rPr>
                  </w:rPrChange>
                </w:rPr>
                <w:t>sjzxm</w:t>
              </w:r>
            </w:ins>
          </w:p>
        </w:tc>
        <w:tc>
          <w:tcPr>
            <w:tcW w:w="2762" w:type="dxa"/>
            <w:gridSpan w:val="2"/>
            <w:shd w:val="clear" w:color="auto" w:fill="auto"/>
          </w:tcPr>
          <w:p w:rsidR="006119FE" w:rsidRDefault="006119FE" w:rsidP="00374E50">
            <w:pPr>
              <w:ind w:firstLine="210"/>
              <w:jc w:val="center"/>
              <w:rPr>
                <w:ins w:id="221" w:author="liyuanlei" w:date="2017-04-06T17:12:00Z"/>
                <w:rFonts w:ascii="宋体" w:hAnsi="宋体"/>
                <w:bCs/>
                <w:color w:val="C00000"/>
                <w:szCs w:val="21"/>
              </w:rPr>
            </w:pPr>
            <w:ins w:id="222" w:author="liyuanlei" w:date="2017-04-06T17:14:00Z">
              <w:r>
                <w:rPr>
                  <w:rFonts w:ascii="宋体" w:hAnsi="宋体" w:hint="eastAsia"/>
                  <w:bCs/>
                  <w:color w:val="C00000"/>
                  <w:szCs w:val="21"/>
                </w:rPr>
                <w:t>受捐助</w:t>
              </w:r>
              <w:r>
                <w:rPr>
                  <w:rFonts w:ascii="宋体" w:hAnsi="宋体"/>
                  <w:bCs/>
                  <w:color w:val="C00000"/>
                  <w:szCs w:val="21"/>
                </w:rPr>
                <w:t>者姓名</w:t>
              </w:r>
            </w:ins>
          </w:p>
        </w:tc>
        <w:tc>
          <w:tcPr>
            <w:tcW w:w="1847" w:type="dxa"/>
            <w:shd w:val="clear" w:color="auto" w:fill="auto"/>
          </w:tcPr>
          <w:p w:rsidR="006119FE" w:rsidRPr="006F171F" w:rsidRDefault="006119FE" w:rsidP="00374E50">
            <w:pPr>
              <w:ind w:firstLine="210"/>
              <w:jc w:val="center"/>
              <w:rPr>
                <w:ins w:id="223" w:author="liyuanlei" w:date="2017-04-06T17:12:00Z"/>
                <w:rFonts w:ascii="宋体" w:hAnsi="宋体"/>
                <w:bCs/>
                <w:color w:val="C00000"/>
                <w:szCs w:val="21"/>
              </w:rPr>
            </w:pPr>
          </w:p>
        </w:tc>
      </w:tr>
      <w:tr w:rsidR="006119FE" w:rsidRPr="00D5235B" w:rsidTr="00374E50">
        <w:trPr>
          <w:ins w:id="224" w:author="liyuanlei" w:date="2017-04-06T17:14:00Z"/>
        </w:trPr>
        <w:tc>
          <w:tcPr>
            <w:tcW w:w="1838" w:type="dxa"/>
            <w:shd w:val="clear" w:color="auto" w:fill="auto"/>
            <w:vAlign w:val="center"/>
          </w:tcPr>
          <w:p w:rsidR="006119FE" w:rsidRPr="006F171F" w:rsidRDefault="006119FE" w:rsidP="00374E50">
            <w:pPr>
              <w:jc w:val="center"/>
              <w:rPr>
                <w:ins w:id="225" w:author="liyuanlei" w:date="2017-04-06T17:14:00Z"/>
                <w:rFonts w:ascii="Courier New" w:hAnsi="Courier New" w:cs="Courier New"/>
                <w:color w:val="C00000"/>
              </w:rPr>
            </w:pPr>
          </w:p>
        </w:tc>
        <w:tc>
          <w:tcPr>
            <w:tcW w:w="2620" w:type="dxa"/>
            <w:shd w:val="clear" w:color="auto" w:fill="auto"/>
            <w:vAlign w:val="center"/>
          </w:tcPr>
          <w:p w:rsidR="006119FE" w:rsidRPr="00D5235B" w:rsidRDefault="002F3557" w:rsidP="00374E50">
            <w:pPr>
              <w:jc w:val="center"/>
              <w:rPr>
                <w:ins w:id="226" w:author="liyuanlei" w:date="2017-04-06T17:14:00Z"/>
                <w:bCs/>
                <w:szCs w:val="21"/>
              </w:rPr>
            </w:pPr>
            <w:ins w:id="227" w:author="liyuanlei" w:date="2017-04-06T17:14:00Z">
              <w:r w:rsidRPr="002F3557">
                <w:rPr>
                  <w:bCs/>
                  <w:sz w:val="21"/>
                  <w:szCs w:val="21"/>
                  <w:rPrChange w:id="228" w:author="liyuanlei" w:date="2017-04-06T17:14:00Z">
                    <w:rPr>
                      <w:rFonts w:ascii="Consolas" w:eastAsiaTheme="minorEastAsia" w:hAnsi="Consolas" w:cs="Consolas"/>
                      <w:color w:val="0000C0"/>
                      <w:sz w:val="28"/>
                      <w:szCs w:val="28"/>
                      <w:highlight w:val="blue"/>
                    </w:rPr>
                  </w:rPrChange>
                </w:rPr>
                <w:t>headpath</w:t>
              </w:r>
            </w:ins>
          </w:p>
        </w:tc>
        <w:tc>
          <w:tcPr>
            <w:tcW w:w="2762" w:type="dxa"/>
            <w:gridSpan w:val="2"/>
            <w:shd w:val="clear" w:color="auto" w:fill="auto"/>
          </w:tcPr>
          <w:p w:rsidR="006119FE" w:rsidRDefault="006119FE" w:rsidP="00374E50">
            <w:pPr>
              <w:ind w:firstLine="210"/>
              <w:jc w:val="center"/>
              <w:rPr>
                <w:ins w:id="229" w:author="liyuanlei" w:date="2017-04-06T17:14:00Z"/>
                <w:rFonts w:ascii="宋体" w:hAnsi="宋体"/>
                <w:bCs/>
                <w:color w:val="C00000"/>
                <w:szCs w:val="21"/>
              </w:rPr>
            </w:pPr>
            <w:ins w:id="230" w:author="liyuanlei" w:date="2017-04-06T17:15:00Z">
              <w:r>
                <w:rPr>
                  <w:rFonts w:ascii="宋体" w:hAnsi="宋体" w:hint="eastAsia"/>
                  <w:bCs/>
                  <w:color w:val="C00000"/>
                  <w:szCs w:val="21"/>
                </w:rPr>
                <w:t>头像</w:t>
              </w:r>
            </w:ins>
          </w:p>
        </w:tc>
        <w:tc>
          <w:tcPr>
            <w:tcW w:w="1847" w:type="dxa"/>
            <w:shd w:val="clear" w:color="auto" w:fill="auto"/>
          </w:tcPr>
          <w:p w:rsidR="006119FE" w:rsidRPr="006F171F" w:rsidRDefault="006119FE" w:rsidP="00374E50">
            <w:pPr>
              <w:ind w:firstLine="210"/>
              <w:jc w:val="center"/>
              <w:rPr>
                <w:ins w:id="231" w:author="liyuanlei" w:date="2017-04-06T17:14:00Z"/>
                <w:rFonts w:ascii="宋体" w:hAnsi="宋体"/>
                <w:bCs/>
                <w:color w:val="C00000"/>
                <w:szCs w:val="21"/>
              </w:rPr>
            </w:pPr>
          </w:p>
        </w:tc>
      </w:tr>
      <w:tr w:rsidR="006119FE" w:rsidRPr="00F64465" w:rsidTr="00374E50">
        <w:tc>
          <w:tcPr>
            <w:tcW w:w="1838"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6119FE" w:rsidRPr="00F64465" w:rsidRDefault="006119FE" w:rsidP="00374E50">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RPr="00F64465" w:rsidTr="00374E50">
        <w:tc>
          <w:tcPr>
            <w:tcW w:w="1838"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6119FE" w:rsidRPr="00F64465" w:rsidRDefault="006119FE" w:rsidP="00374E50">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Tr="00374E50">
        <w:tc>
          <w:tcPr>
            <w:tcW w:w="1838" w:type="dxa"/>
            <w:shd w:val="clear" w:color="auto" w:fill="A6A6A6" w:themeFill="background1" w:themeFillShade="A6"/>
            <w:vAlign w:val="center"/>
          </w:tcPr>
          <w:p w:rsidR="006119FE" w:rsidRDefault="006119FE" w:rsidP="00374E50">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6119FE" w:rsidRPr="00ED4762" w:rsidRDefault="006119FE" w:rsidP="00374E50">
            <w:pPr>
              <w:jc w:val="left"/>
              <w:rPr>
                <w:rFonts w:ascii="Consolas" w:hAnsi="Consolas" w:cs="Consolas"/>
                <w:bCs/>
                <w:color w:val="5B9BD5" w:themeColor="accent1"/>
                <w:szCs w:val="21"/>
              </w:rPr>
            </w:pPr>
            <w:ins w:id="232" w:author="liyuanlei" w:date="2017-04-06T17:28:00Z">
              <w:r>
                <w:rPr>
                  <w:rFonts w:ascii="Simsun" w:hAnsi="Simsun"/>
                  <w:color w:val="000000"/>
                  <w:sz w:val="27"/>
                  <w:szCs w:val="27"/>
                </w:rPr>
                <w:t>({"total":3,"sort":"publishtime desc","rows":3,"rspCode":"000","rspDesc":"</w:t>
              </w:r>
              <w:r>
                <w:rPr>
                  <w:rFonts w:ascii="Simsun" w:hAnsi="Simsun"/>
                  <w:color w:val="000000"/>
                  <w:sz w:val="27"/>
                  <w:szCs w:val="27"/>
                </w:rPr>
                <w:t>成功</w:t>
              </w:r>
              <w:r>
                <w:rPr>
                  <w:rFonts w:ascii="Simsun" w:hAnsi="Simsun"/>
                  <w:color w:val="000000"/>
                  <w:sz w:val="27"/>
                  <w:szCs w:val="27"/>
                </w:rPr>
                <w:t>","helpList":[{"type":1,"id":15482,"aar001":"430224000000","itemsName":"</w:t>
              </w:r>
              <w:r>
                <w:rPr>
                  <w:rFonts w:ascii="Simsun" w:hAnsi="Simsun"/>
                  <w:color w:val="000000"/>
                  <w:sz w:val="27"/>
                  <w:szCs w:val="27"/>
                </w:rPr>
                <w:t>运动鞋</w:t>
              </w:r>
              <w:r>
                <w:rPr>
                  <w:rFonts w:ascii="Simsun" w:hAnsi="Simsun"/>
                  <w:color w:val="000000"/>
                  <w:sz w:val="27"/>
                  <w:szCs w:val="27"/>
                </w:rPr>
                <w:t>","userId":"1500047","realName":"</w:t>
              </w:r>
              <w:r>
                <w:rPr>
                  <w:rFonts w:ascii="Simsun" w:hAnsi="Simsun"/>
                  <w:color w:val="000000"/>
                  <w:sz w:val="27"/>
                  <w:szCs w:val="27"/>
                </w:rPr>
                <w:t>李伟兰</w:t>
              </w:r>
              <w:r>
                <w:rPr>
                  <w:rFonts w:ascii="Simsun" w:hAnsi="Simsun"/>
                  <w:color w:val="000000"/>
                  <w:sz w:val="27"/>
                  <w:szCs w:val="27"/>
                </w:rPr>
                <w:t>","nickName":"LWL","gender":"","itemsDesc":"</w:t>
              </w:r>
              <w:r>
                <w:rPr>
                  <w:rFonts w:ascii="Simsun" w:hAnsi="Simsun"/>
                  <w:color w:val="000000"/>
                  <w:sz w:val="27"/>
                  <w:szCs w:val="27"/>
                </w:rPr>
                <w:t>想要一双运动鞋，鞋码</w:t>
              </w:r>
              <w:r>
                <w:rPr>
                  <w:rFonts w:ascii="Simsun" w:hAnsi="Simsun"/>
                  <w:color w:val="000000"/>
                  <w:sz w:val="27"/>
                  <w:szCs w:val="27"/>
                </w:rPr>
                <w:t>41</w:t>
              </w:r>
              <w:r>
                <w:rPr>
                  <w:rFonts w:ascii="Simsun" w:hAnsi="Simsun"/>
                  <w:color w:val="000000"/>
                  <w:sz w:val="27"/>
                  <w:szCs w:val="27"/>
                </w:rPr>
                <w:t>号，鞋整体完好，最好是黑色的</w:t>
              </w:r>
              <w:r>
                <w:rPr>
                  <w:rFonts w:ascii="Simsun" w:hAnsi="Simsun"/>
                  <w:color w:val="000000"/>
                  <w:sz w:val="27"/>
                  <w:szCs w:val="27"/>
                </w:rPr>
                <w:t>","applyStatus":0,"reason":"</w:t>
              </w:r>
              <w:r>
                <w:rPr>
                  <w:rFonts w:ascii="Simsun" w:hAnsi="Simsun"/>
                  <w:color w:val="000000"/>
                  <w:sz w:val="27"/>
                  <w:szCs w:val="27"/>
                </w:rPr>
                <w:t>本人是家里的独子全新的，只要合脚能穿就很满足了，谢谢大家！</w:t>
              </w:r>
              <w:r>
                <w:rPr>
                  <w:rFonts w:ascii="Simsun" w:hAnsi="Simsun"/>
                  <w:color w:val="000000"/>
                  <w:sz w:val="27"/>
                  <w:szCs w:val="27"/>
                </w:rPr>
                <w:t>","itName":"</w:t>
              </w:r>
              <w:r>
                <w:rPr>
                  <w:rFonts w:ascii="Simsun" w:hAnsi="Simsun"/>
                  <w:color w:val="000000"/>
                  <w:sz w:val="27"/>
                  <w:szCs w:val="27"/>
                </w:rPr>
                <w:t>鞋靴</w:t>
              </w:r>
              <w:r>
                <w:rPr>
                  <w:rFonts w:ascii="Simsun" w:hAnsi="Simsun"/>
                  <w:color w:val="000000"/>
                  <w:sz w:val="27"/>
                  <w:szCs w:val="27"/>
                </w:rPr>
                <w:t>","itid":2,"bstMailAddress":"</w:t>
              </w:r>
              <w:r>
                <w:rPr>
                  <w:rFonts w:ascii="Simsun" w:hAnsi="Simsun"/>
                  <w:color w:val="000000"/>
                  <w:sz w:val="27"/>
                  <w:szCs w:val="27"/>
                </w:rPr>
                <w:t>湖南省</w:t>
              </w:r>
              <w:r>
                <w:rPr>
                  <w:rFonts w:ascii="Simsun" w:hAnsi="Simsun"/>
                  <w:color w:val="000000"/>
                  <w:sz w:val="27"/>
                  <w:szCs w:val="27"/>
                </w:rPr>
                <w:t>,</w:t>
              </w:r>
              <w:r>
                <w:rPr>
                  <w:rFonts w:ascii="Simsun" w:hAnsi="Simsun"/>
                  <w:color w:val="000000"/>
                  <w:sz w:val="27"/>
                  <w:szCs w:val="27"/>
                </w:rPr>
                <w:t>株洲市</w:t>
              </w:r>
              <w:r>
                <w:rPr>
                  <w:rFonts w:ascii="Simsun" w:hAnsi="Simsun"/>
                  <w:color w:val="000000"/>
                  <w:sz w:val="27"/>
                  <w:szCs w:val="27"/>
                </w:rPr>
                <w:t>,</w:t>
              </w:r>
              <w:r>
                <w:rPr>
                  <w:rFonts w:ascii="Simsun" w:hAnsi="Simsun"/>
                  <w:color w:val="000000"/>
                  <w:sz w:val="27"/>
                  <w:szCs w:val="27"/>
                </w:rPr>
                <w:t>茶陵县</w:t>
              </w:r>
              <w:r>
                <w:rPr>
                  <w:rFonts w:ascii="Simsun" w:hAnsi="Simsun"/>
                  <w:color w:val="000000"/>
                  <w:sz w:val="27"/>
                  <w:szCs w:val="27"/>
                </w:rPr>
                <w:t>,</w:t>
              </w:r>
              <w:r>
                <w:rPr>
                  <w:rFonts w:ascii="Simsun" w:hAnsi="Simsun"/>
                  <w:color w:val="000000"/>
                  <w:sz w:val="27"/>
                  <w:szCs w:val="27"/>
                </w:rPr>
                <w:t>枣市镇</w:t>
              </w:r>
              <w:r>
                <w:rPr>
                  <w:rFonts w:ascii="Simsun" w:hAnsi="Simsun"/>
                  <w:color w:val="000000"/>
                  <w:sz w:val="27"/>
                  <w:szCs w:val="27"/>
                </w:rPr>
                <w:t>,</w:t>
              </w:r>
              <w:r>
                <w:rPr>
                  <w:rFonts w:ascii="Simsun" w:hAnsi="Simsun"/>
                  <w:color w:val="000000"/>
                  <w:sz w:val="27"/>
                  <w:szCs w:val="27"/>
                </w:rPr>
                <w:t>虎形村委会</w:t>
              </w:r>
              <w:r>
                <w:rPr>
                  <w:rFonts w:ascii="Simsun" w:hAnsi="Simsun"/>
                  <w:color w:val="000000"/>
                  <w:sz w:val="27"/>
                  <w:szCs w:val="27"/>
                </w:rPr>
                <w:t>","homePicUrl":"bbs1075586106.jpg,bbs1075608840.jpg,bbs1075616171.jpg","getMoney":"","moneyCount":"","auditStatus":2,"publishTime":"2017-04-06 05:54:31","finishTime":"","leaveTime":"10</w:t>
              </w:r>
              <w:r>
                <w:rPr>
                  <w:rFonts w:ascii="Simsun" w:hAnsi="Simsun"/>
                  <w:color w:val="000000"/>
                  <w:sz w:val="27"/>
                  <w:szCs w:val="27"/>
                </w:rPr>
                <w:t>小时</w:t>
              </w:r>
              <w:r>
                <w:rPr>
                  <w:rFonts w:ascii="Simsun" w:hAnsi="Simsun"/>
                  <w:color w:val="000000"/>
                  <w:sz w:val="27"/>
                  <w:szCs w:val="27"/>
                </w:rPr>
                <w:t>57</w:t>
              </w:r>
              <w:r>
                <w:rPr>
                  <w:rFonts w:ascii="Simsun" w:hAnsi="Simsun"/>
                  <w:color w:val="000000"/>
                  <w:sz w:val="27"/>
                  <w:szCs w:val="27"/>
                </w:rPr>
                <w:t>分</w:t>
              </w:r>
              <w:r>
                <w:rPr>
                  <w:rFonts w:ascii="Simsun" w:hAnsi="Simsun"/>
                  <w:color w:val="000000"/>
                  <w:sz w:val="27"/>
                  <w:szCs w:val="27"/>
                </w:rPr>
                <w:t>","regionid":"430000000000,430200000000,430224000000,430</w:t>
              </w:r>
              <w:r>
                <w:rPr>
                  <w:rFonts w:ascii="Simsun" w:hAnsi="Simsun"/>
                  <w:color w:val="000000"/>
                  <w:sz w:val="27"/>
                  <w:szCs w:val="27"/>
                </w:rPr>
                <w:lastRenderedPageBreak/>
                <w:t>224111000,430224111215","caption":"</w:t>
              </w:r>
              <w:r>
                <w:rPr>
                  <w:rFonts w:ascii="Simsun" w:hAnsi="Simsun"/>
                  <w:color w:val="000000"/>
                  <w:sz w:val="27"/>
                  <w:szCs w:val="27"/>
                </w:rPr>
                <w:t>茶陵县</w:t>
              </w:r>
              <w:r>
                <w:rPr>
                  <w:rFonts w:ascii="Simsun" w:hAnsi="Simsun"/>
                  <w:color w:val="000000"/>
                  <w:sz w:val="27"/>
                  <w:szCs w:val="27"/>
                </w:rPr>
                <w:t>","userlevel":0,"bstUserAddress":"</w:t>
              </w:r>
              <w:r>
                <w:rPr>
                  <w:rFonts w:ascii="Simsun" w:hAnsi="Simsun"/>
                  <w:color w:val="000000"/>
                  <w:sz w:val="27"/>
                  <w:szCs w:val="27"/>
                </w:rPr>
                <w:t>湖南省株洲市</w:t>
              </w:r>
              <w:r>
                <w:rPr>
                  <w:rFonts w:ascii="Simsun" w:hAnsi="Simsun"/>
                  <w:color w:val="000000"/>
                  <w:sz w:val="27"/>
                  <w:szCs w:val="27"/>
                </w:rPr>
                <w:t>","passreason":"","isdysj":0,"realpubname":"","realpubid":"","sjzxm":"","headpath":"","remainTime":""},{"type":1,"id":15480,"aar001":"430224000000","itemsName":"</w:t>
              </w:r>
              <w:r>
                <w:rPr>
                  <w:rFonts w:ascii="Simsun" w:hAnsi="Simsun"/>
                  <w:color w:val="000000"/>
                  <w:sz w:val="27"/>
                  <w:szCs w:val="27"/>
                </w:rPr>
                <w:t>笔记本电脑</w:t>
              </w:r>
              <w:r>
                <w:rPr>
                  <w:rFonts w:ascii="Simsun" w:hAnsi="Simsun"/>
                  <w:color w:val="000000"/>
                  <w:sz w:val="27"/>
                  <w:szCs w:val="27"/>
                </w:rPr>
                <w:t>","userId":"1500043","realName":"</w:t>
              </w:r>
              <w:r>
                <w:rPr>
                  <w:rFonts w:ascii="Simsun" w:hAnsi="Simsun"/>
                  <w:color w:val="000000"/>
                  <w:sz w:val="27"/>
                  <w:szCs w:val="27"/>
                </w:rPr>
                <w:t>沈朱来</w:t>
              </w:r>
              <w:r>
                <w:rPr>
                  <w:rFonts w:ascii="Simsun" w:hAnsi="Simsun"/>
                  <w:color w:val="000000"/>
                  <w:sz w:val="27"/>
                  <w:szCs w:val="27"/>
                </w:rPr>
                <w:t>","nickName":"SZL","gender":"","itemsDesc":"</w:t>
              </w:r>
              <w:r>
                <w:rPr>
                  <w:rFonts w:ascii="Simsun" w:hAnsi="Simsun"/>
                  <w:color w:val="000000"/>
                  <w:sz w:val="27"/>
                  <w:szCs w:val="27"/>
                </w:rPr>
                <w:t>想要一台电脑，不需要全新，配置不要求很高</w:t>
              </w:r>
              <w:r>
                <w:rPr>
                  <w:rFonts w:ascii="Simsun" w:hAnsi="Simsun"/>
                  <w:color w:val="000000"/>
                  <w:sz w:val="27"/>
                  <w:szCs w:val="27"/>
                </w:rPr>
                <w:t>","applyStatus":0,"reason":"</w:t>
              </w:r>
              <w:r>
                <w:rPr>
                  <w:rFonts w:ascii="Simsun" w:hAnsi="Simsun"/>
                  <w:color w:val="000000"/>
                  <w:sz w:val="27"/>
                  <w:szCs w:val="27"/>
                </w:rPr>
                <w:t>从更好的生活，我希望好心人可以送给我一个二手的笔记本电脑，谢谢大家！</w:t>
              </w:r>
              <w:r>
                <w:rPr>
                  <w:rFonts w:ascii="Simsun" w:hAnsi="Simsun"/>
                  <w:color w:val="000000"/>
                  <w:sz w:val="27"/>
                  <w:szCs w:val="27"/>
                </w:rPr>
                <w:t>","itName":"</w:t>
              </w:r>
              <w:r>
                <w:rPr>
                  <w:rFonts w:ascii="Simsun" w:hAnsi="Simsun"/>
                  <w:color w:val="000000"/>
                  <w:sz w:val="27"/>
                  <w:szCs w:val="27"/>
                </w:rPr>
                <w:t>数码</w:t>
              </w:r>
              <w:r>
                <w:rPr>
                  <w:rFonts w:ascii="Simsun" w:hAnsi="Simsun"/>
                  <w:color w:val="000000"/>
                  <w:sz w:val="27"/>
                  <w:szCs w:val="27"/>
                </w:rPr>
                <w:t>","itid":10,"bstMailAddress":"</w:t>
              </w:r>
              <w:r>
                <w:rPr>
                  <w:rFonts w:ascii="Simsun" w:hAnsi="Simsun"/>
                  <w:color w:val="000000"/>
                  <w:sz w:val="27"/>
                  <w:szCs w:val="27"/>
                </w:rPr>
                <w:t>湖南省</w:t>
              </w:r>
              <w:r>
                <w:rPr>
                  <w:rFonts w:ascii="Simsun" w:hAnsi="Simsun"/>
                  <w:color w:val="000000"/>
                  <w:sz w:val="27"/>
                  <w:szCs w:val="27"/>
                </w:rPr>
                <w:t>,</w:t>
              </w:r>
              <w:r>
                <w:rPr>
                  <w:rFonts w:ascii="Simsun" w:hAnsi="Simsun"/>
                  <w:color w:val="000000"/>
                  <w:sz w:val="27"/>
                  <w:szCs w:val="27"/>
                </w:rPr>
                <w:t>株洲市</w:t>
              </w:r>
              <w:r>
                <w:rPr>
                  <w:rFonts w:ascii="Simsun" w:hAnsi="Simsun"/>
                  <w:color w:val="000000"/>
                  <w:sz w:val="27"/>
                  <w:szCs w:val="27"/>
                </w:rPr>
                <w:t>,</w:t>
              </w:r>
              <w:r>
                <w:rPr>
                  <w:rFonts w:ascii="Simsun" w:hAnsi="Simsun"/>
                  <w:color w:val="000000"/>
                  <w:sz w:val="27"/>
                  <w:szCs w:val="27"/>
                </w:rPr>
                <w:t>茶陵县</w:t>
              </w:r>
              <w:r>
                <w:rPr>
                  <w:rFonts w:ascii="Simsun" w:hAnsi="Simsun"/>
                  <w:color w:val="000000"/>
                  <w:sz w:val="27"/>
                  <w:szCs w:val="27"/>
                </w:rPr>
                <w:t>,</w:t>
              </w:r>
              <w:r>
                <w:rPr>
                  <w:rFonts w:ascii="Simsun" w:hAnsi="Simsun"/>
                  <w:color w:val="000000"/>
                  <w:sz w:val="27"/>
                  <w:szCs w:val="27"/>
                </w:rPr>
                <w:t>枣市镇</w:t>
              </w:r>
              <w:r>
                <w:rPr>
                  <w:rFonts w:ascii="Simsun" w:hAnsi="Simsun"/>
                  <w:color w:val="000000"/>
                  <w:sz w:val="27"/>
                  <w:szCs w:val="27"/>
                </w:rPr>
                <w:t>,</w:t>
              </w:r>
              <w:r>
                <w:rPr>
                  <w:rFonts w:ascii="Simsun" w:hAnsi="Simsun"/>
                  <w:color w:val="000000"/>
                  <w:sz w:val="27"/>
                  <w:szCs w:val="27"/>
                </w:rPr>
                <w:t>虎形村委会</w:t>
              </w:r>
              <w:r>
                <w:rPr>
                  <w:rFonts w:ascii="Simsun" w:hAnsi="Simsun"/>
                  <w:color w:val="000000"/>
                  <w:sz w:val="27"/>
                  <w:szCs w:val="27"/>
                </w:rPr>
                <w:t>","homePicUrl":"bbs1075289876.jpg,bbs1075304836.jpg,bbs1075315651.jpg","getMoney":"","moneyCount":"","auditStatus":2,"publishTime":"2017-04-06 05:49:53","finishTime":"","leaveTime":"11</w:t>
              </w:r>
              <w:r>
                <w:rPr>
                  <w:rFonts w:ascii="Simsun" w:hAnsi="Simsun"/>
                  <w:color w:val="000000"/>
                  <w:sz w:val="27"/>
                  <w:szCs w:val="27"/>
                </w:rPr>
                <w:t>小时</w:t>
              </w:r>
              <w:r>
                <w:rPr>
                  <w:rFonts w:ascii="Simsun" w:hAnsi="Simsun"/>
                  <w:color w:val="000000"/>
                  <w:sz w:val="27"/>
                  <w:szCs w:val="27"/>
                </w:rPr>
                <w:t>2</w:t>
              </w:r>
              <w:r>
                <w:rPr>
                  <w:rFonts w:ascii="Simsun" w:hAnsi="Simsun"/>
                  <w:color w:val="000000"/>
                  <w:sz w:val="27"/>
                  <w:szCs w:val="27"/>
                </w:rPr>
                <w:t>分</w:t>
              </w:r>
              <w:r>
                <w:rPr>
                  <w:rFonts w:ascii="Simsun" w:hAnsi="Simsun"/>
                  <w:color w:val="000000"/>
                  <w:sz w:val="27"/>
                  <w:szCs w:val="27"/>
                </w:rPr>
                <w:t>","regionid":"430000000000,430200000000,430224000000,430224111000,430224111215","caption":"</w:t>
              </w:r>
              <w:r>
                <w:rPr>
                  <w:rFonts w:ascii="Simsun" w:hAnsi="Simsun"/>
                  <w:color w:val="000000"/>
                  <w:sz w:val="27"/>
                  <w:szCs w:val="27"/>
                </w:rPr>
                <w:t>茶陵县</w:t>
              </w:r>
              <w:r>
                <w:rPr>
                  <w:rFonts w:ascii="Simsun" w:hAnsi="Simsun"/>
                  <w:color w:val="000000"/>
                  <w:sz w:val="27"/>
                  <w:szCs w:val="27"/>
                </w:rPr>
                <w:t>","userlevel":0,"bstUserAddress":"</w:t>
              </w:r>
              <w:r>
                <w:rPr>
                  <w:rFonts w:ascii="Simsun" w:hAnsi="Simsun"/>
                  <w:color w:val="000000"/>
                  <w:sz w:val="27"/>
                  <w:szCs w:val="27"/>
                </w:rPr>
                <w:t>湖南省株洲市</w:t>
              </w:r>
              <w:r>
                <w:rPr>
                  <w:rFonts w:ascii="Simsun" w:hAnsi="Simsun"/>
                  <w:color w:val="000000"/>
                  <w:sz w:val="27"/>
                  <w:szCs w:val="27"/>
                </w:rPr>
                <w:t>","passreason":"","isdysj":0,"realpubname":"","realpubid":"","sjzxm":"","headpath":"","remainTime":""}]})</w:t>
              </w:r>
            </w:ins>
            <w:del w:id="233" w:author="liyuanlei" w:date="2017-04-06T17:28:00Z">
              <w:r w:rsidRPr="00ED4762" w:rsidDel="00101A0B">
                <w:rPr>
                  <w:rFonts w:ascii="Consolas" w:hAnsi="Consolas" w:cs="Consolas" w:hint="eastAsia"/>
                  <w:bCs/>
                  <w:color w:val="5B9BD5" w:themeColor="accent1"/>
                  <w:sz w:val="24"/>
                  <w:szCs w:val="24"/>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cs="Consolas" w:hint="eastAsia"/>
                  <w:color w:val="5B9BD5" w:themeColor="accent1"/>
                  <w:szCs w:val="21"/>
                </w:rPr>
                <w:delText>rspCode</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hint="eastAsia"/>
                  <w:bCs/>
                  <w:color w:val="5B9BD5" w:themeColor="accent1"/>
                  <w:szCs w:val="21"/>
                </w:rPr>
                <w:delText>0</w:delText>
              </w:r>
              <w:r w:rsidRPr="00ED4762" w:rsidDel="00101A0B">
                <w:rPr>
                  <w:bCs/>
                  <w:color w:val="5B9BD5" w:themeColor="accent1"/>
                  <w:szCs w:val="21"/>
                </w:rPr>
                <w:delText>00</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cs="Consolas" w:hint="eastAsia"/>
                  <w:color w:val="5B9BD5" w:themeColor="accent1"/>
                  <w:szCs w:val="21"/>
                </w:rPr>
                <w:delText>rspDesc</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hint="eastAsia"/>
                  <w:bCs/>
                  <w:color w:val="5B9BD5" w:themeColor="accent1"/>
                  <w:szCs w:val="21"/>
                </w:rPr>
                <w:delText>正常</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cs="宋体" w:hint="eastAsia"/>
                  <w:color w:val="5B9BD5" w:themeColor="accent1"/>
                  <w:sz w:val="24"/>
                  <w:highlight w:val="white"/>
                </w:rPr>
                <w:delText>，</w:delText>
              </w:r>
              <w:r w:rsidRPr="00ED4762" w:rsidDel="00101A0B">
                <w:rPr>
                  <w:rFonts w:ascii="Consolas" w:hAnsi="Consolas" w:cs="Consolas" w:hint="eastAsia"/>
                  <w:bCs/>
                  <w:color w:val="5B9BD5" w:themeColor="accent1"/>
                  <w:sz w:val="21"/>
                  <w:szCs w:val="21"/>
                </w:rPr>
                <w:delText>"rows":"2","page":"</w:delText>
              </w:r>
              <w:r w:rsidRPr="00ED4762" w:rsidDel="00101A0B">
                <w:rPr>
                  <w:rFonts w:ascii="Consolas" w:hAnsi="Consolas" w:cs="Consolas"/>
                  <w:bCs/>
                  <w:color w:val="5B9BD5" w:themeColor="accent1"/>
                  <w:sz w:val="21"/>
                  <w:szCs w:val="21"/>
                </w:rPr>
                <w:delText>1</w:delText>
              </w:r>
              <w:r w:rsidRPr="00ED4762" w:rsidDel="00101A0B">
                <w:rPr>
                  <w:rFonts w:ascii="Consolas" w:hAnsi="Consolas" w:cs="Consolas" w:hint="eastAsia"/>
                  <w:bCs/>
                  <w:color w:val="5B9BD5" w:themeColor="accent1"/>
                  <w:sz w:val="21"/>
                  <w:szCs w:val="21"/>
                </w:rPr>
                <w:delText>","total":"2","</w:delText>
              </w:r>
              <w:r w:rsidRPr="00ED4762" w:rsidDel="00101A0B">
                <w:rPr>
                  <w:rFonts w:ascii="Courier New" w:hAnsi="Courier New" w:cs="Courier New"/>
                  <w:color w:val="5B9BD5" w:themeColor="accent1"/>
                </w:rPr>
                <w:delText>helpList</w:delText>
              </w:r>
              <w:r w:rsidRPr="00ED4762" w:rsidDel="00101A0B">
                <w:rPr>
                  <w:rFonts w:ascii="Courier New" w:hAnsi="Courier New" w:cs="Courier New" w:hint="eastAsia"/>
                  <w:color w:val="5B9BD5" w:themeColor="accent1"/>
                </w:rPr>
                <w:delText>"</w:delText>
              </w:r>
              <w:r w:rsidRPr="00ED4762" w:rsidDel="00101A0B">
                <w:rPr>
                  <w:rFonts w:ascii="Consolas" w:hAnsi="Consolas" w:cs="Consolas" w:hint="eastAsia"/>
                  <w:bCs/>
                  <w:color w:val="5B9BD5" w:themeColor="accent1"/>
                  <w:sz w:val="21"/>
                  <w:szCs w:val="21"/>
                </w:rPr>
                <w:delText>:[{"type":"1","</w:delText>
              </w:r>
              <w:r w:rsidDel="00101A0B">
                <w:rPr>
                  <w:rFonts w:ascii="Consolas" w:hAnsi="Consolas" w:cs="Consolas" w:hint="eastAsia"/>
                  <w:bCs/>
                  <w:color w:val="5B9BD5" w:themeColor="accent1"/>
                  <w:sz w:val="21"/>
                  <w:szCs w:val="21"/>
                </w:rPr>
                <w:delText>id</w:delText>
              </w:r>
              <w:r w:rsidRPr="00ED4762" w:rsidDel="00101A0B">
                <w:rPr>
                  <w:rFonts w:ascii="Consolas" w:hAnsi="Consolas" w:cs="Consolas" w:hint="eastAsia"/>
                  <w:bCs/>
                  <w:color w:val="5B9BD5" w:themeColor="accent1"/>
                  <w:sz w:val="21"/>
                  <w:szCs w:val="21"/>
                </w:rPr>
                <w:delText>":"1",</w:delText>
              </w:r>
              <w:r w:rsidRPr="00ED4762" w:rsidDel="00101A0B">
                <w:rPr>
                  <w:rFonts w:ascii="Consolas" w:eastAsia="Consolas" w:hAnsi="Consolas" w:hint="eastAsia"/>
                  <w:color w:val="5B9BD5" w:themeColor="accent1"/>
                  <w:sz w:val="24"/>
                  <w:highlight w:val="white"/>
                </w:rPr>
                <w:delText>"</w:delText>
              </w:r>
              <w:r w:rsidRPr="00ED4762" w:rsidDel="00101A0B">
                <w:rPr>
                  <w:bCs/>
                  <w:color w:val="5B9BD5" w:themeColor="accent1"/>
                  <w:szCs w:val="21"/>
                </w:rPr>
                <w:delText xml:space="preserve"> itemsName</w:delText>
              </w:r>
              <w:r w:rsidRPr="00ED4762" w:rsidDel="00101A0B">
                <w:rPr>
                  <w:rFonts w:ascii="Consolas" w:eastAsia="Consolas" w:hAnsi="Consolas" w:hint="eastAsia"/>
                  <w:color w:val="5B9BD5" w:themeColor="accent1"/>
                  <w:sz w:val="24"/>
                  <w:highlight w:val="white"/>
                </w:rPr>
                <w:delText xml:space="preserve"> "</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hint="eastAsia"/>
                  <w:bCs/>
                  <w:color w:val="5B9BD5" w:themeColor="accent1"/>
                  <w:szCs w:val="21"/>
                </w:rPr>
                <w:delText>物品名称</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rPr>
                <w:delText>,</w:delText>
              </w:r>
              <w:r w:rsidRPr="00ED4762" w:rsidDel="00101A0B">
                <w:rPr>
                  <w:rFonts w:ascii="Consolas" w:eastAsia="Consolas" w:hAnsi="Consolas" w:hint="eastAsia"/>
                  <w:color w:val="5B9BD5" w:themeColor="accent1"/>
                  <w:sz w:val="24"/>
                  <w:highlight w:val="white"/>
                </w:rPr>
                <w:delText>"</w:delText>
              </w:r>
              <w:r w:rsidRPr="00ED4762" w:rsidDel="00101A0B">
                <w:rPr>
                  <w:bCs/>
                  <w:color w:val="5B9BD5" w:themeColor="accent1"/>
                  <w:szCs w:val="21"/>
                </w:rPr>
                <w:delText xml:space="preserve"> userId</w:delText>
              </w:r>
              <w:r w:rsidRPr="00ED4762" w:rsidDel="00101A0B">
                <w:rPr>
                  <w:rFonts w:ascii="Consolas" w:eastAsia="Consolas" w:hAnsi="Consolas" w:hint="eastAsia"/>
                  <w:color w:val="5B9BD5" w:themeColor="accent1"/>
                  <w:sz w:val="24"/>
                  <w:highlight w:val="white"/>
                </w:rPr>
                <w:delText xml:space="preserve"> "</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hint="eastAsia"/>
                  <w:bCs/>
                  <w:color w:val="5B9BD5" w:themeColor="accent1"/>
                  <w:szCs w:val="21"/>
                </w:rPr>
                <w:delText>用户</w:delText>
              </w:r>
              <w:r w:rsidRPr="00ED4762" w:rsidDel="00101A0B">
                <w:rPr>
                  <w:rFonts w:hint="eastAsia"/>
                  <w:bCs/>
                  <w:color w:val="5B9BD5" w:themeColor="accent1"/>
                  <w:szCs w:val="21"/>
                </w:rPr>
                <w:delText>ID</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rPr>
                <w:delText>,</w:delText>
              </w:r>
              <w:r w:rsidRPr="00ED4762" w:rsidDel="00101A0B">
                <w:rPr>
                  <w:rFonts w:ascii="Consolas" w:eastAsia="Consolas" w:hAnsi="Consolas" w:hint="eastAsia"/>
                  <w:color w:val="5B9BD5" w:themeColor="accent1"/>
                  <w:sz w:val="24"/>
                  <w:highlight w:val="white"/>
                </w:rPr>
                <w:delText>"</w:delText>
              </w:r>
              <w:r w:rsidRPr="00ED4762" w:rsidDel="00101A0B">
                <w:rPr>
                  <w:bCs/>
                  <w:color w:val="5B9BD5" w:themeColor="accent1"/>
                  <w:szCs w:val="21"/>
                </w:rPr>
                <w:delText xml:space="preserve"> itemsDesc</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hint="eastAsia"/>
                  <w:bCs/>
                  <w:color w:val="5B9BD5" w:themeColor="accent1"/>
                  <w:szCs w:val="21"/>
                </w:rPr>
                <w:delText>物品描述</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rPr>
                <w:delText>,</w:delText>
              </w:r>
              <w:r w:rsidRPr="00ED4762" w:rsidDel="00101A0B">
                <w:rPr>
                  <w:rFonts w:ascii="Consolas" w:eastAsia="Consolas" w:hAnsi="Consolas" w:hint="eastAsia"/>
                  <w:color w:val="5B9BD5" w:themeColor="accent1"/>
                  <w:sz w:val="24"/>
                  <w:highlight w:val="white"/>
                </w:rPr>
                <w:delText>"</w:delText>
              </w:r>
              <w:r w:rsidRPr="00ED4762" w:rsidDel="00101A0B">
                <w:rPr>
                  <w:bCs/>
                  <w:color w:val="5B9BD5" w:themeColor="accent1"/>
                  <w:szCs w:val="21"/>
                </w:rPr>
                <w:delText xml:space="preserve"> applyStatus</w:delText>
              </w:r>
              <w:r w:rsidRPr="00ED4762" w:rsidDel="00101A0B">
                <w:rPr>
                  <w:rFonts w:ascii="Consolas" w:eastAsia="Consolas" w:hAnsi="Consolas" w:hint="eastAsia"/>
                  <w:color w:val="5B9BD5" w:themeColor="accent1"/>
                  <w:sz w:val="24"/>
                  <w:highlight w:val="white"/>
                </w:rPr>
                <w:delText xml:space="preserve"> "</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hint="eastAsia"/>
                  <w:bCs/>
                  <w:color w:val="5B9BD5" w:themeColor="accent1"/>
                  <w:szCs w:val="21"/>
                </w:rPr>
                <w:delText>是否有人捐赠</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rPr>
                <w:delText>,</w:delText>
              </w:r>
              <w:r w:rsidRPr="00ED4762" w:rsidDel="00101A0B">
                <w:rPr>
                  <w:rFonts w:ascii="Consolas" w:eastAsia="Consolas" w:hAnsi="Consolas" w:hint="eastAsia"/>
                  <w:color w:val="5B9BD5" w:themeColor="accent1"/>
                  <w:sz w:val="24"/>
                  <w:highlight w:val="white"/>
                </w:rPr>
                <w:delText>"</w:delText>
              </w:r>
              <w:r w:rsidRPr="00ED4762" w:rsidDel="00101A0B">
                <w:rPr>
                  <w:bCs/>
                  <w:color w:val="5B9BD5" w:themeColor="accent1"/>
                  <w:szCs w:val="21"/>
                </w:rPr>
                <w:delText xml:space="preserve"> reason</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hint="eastAsia"/>
                  <w:bCs/>
                  <w:color w:val="5B9BD5" w:themeColor="accent1"/>
                  <w:szCs w:val="21"/>
                </w:rPr>
                <w:delText>申请原因</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rPr>
                <w:delText>,</w:delText>
              </w:r>
              <w:r w:rsidRPr="00ED4762" w:rsidDel="00101A0B">
                <w:rPr>
                  <w:rFonts w:ascii="Consolas" w:eastAsia="Consolas" w:hAnsi="Consolas" w:hint="eastAsia"/>
                  <w:color w:val="5B9BD5" w:themeColor="accent1"/>
                  <w:sz w:val="24"/>
                  <w:highlight w:val="white"/>
                </w:rPr>
                <w:delText>"</w:delText>
              </w:r>
              <w:r w:rsidRPr="00ED4762" w:rsidDel="00101A0B">
                <w:rPr>
                  <w:bCs/>
                  <w:color w:val="5B9BD5" w:themeColor="accent1"/>
                  <w:szCs w:val="21"/>
                </w:rPr>
                <w:delText xml:space="preserve"> itName</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hint="eastAsia"/>
                  <w:bCs/>
                  <w:color w:val="5B9BD5" w:themeColor="accent1"/>
                  <w:szCs w:val="21"/>
                </w:rPr>
                <w:delText>物品类别</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rPr>
                <w:delText>,"</w:delText>
              </w:r>
              <w:r w:rsidRPr="00ED4762" w:rsidDel="00101A0B">
                <w:rPr>
                  <w:bCs/>
                  <w:color w:val="5B9BD5" w:themeColor="accent1"/>
                  <w:szCs w:val="21"/>
                </w:rPr>
                <w:delText xml:space="preserve"> getMoney</w:delText>
              </w:r>
              <w:r w:rsidRPr="00ED4762" w:rsidDel="00101A0B">
                <w:rPr>
                  <w:rFonts w:ascii="Consolas" w:hAnsi="Consolas" w:hint="eastAsia"/>
                  <w:color w:val="5B9BD5" w:themeColor="accent1"/>
                  <w:sz w:val="24"/>
                </w:rPr>
                <w:delText>":"null","</w:delText>
              </w:r>
              <w:r w:rsidRPr="00ED4762" w:rsidDel="00101A0B">
                <w:rPr>
                  <w:bCs/>
                  <w:color w:val="5B9BD5" w:themeColor="accent1"/>
                  <w:szCs w:val="21"/>
                </w:rPr>
                <w:delText xml:space="preserve"> moneyCount</w:delText>
              </w:r>
              <w:r w:rsidRPr="00ED4762" w:rsidDel="00101A0B">
                <w:rPr>
                  <w:rFonts w:ascii="Consolas" w:hAnsi="Consolas" w:hint="eastAsia"/>
                  <w:color w:val="5B9BD5" w:themeColor="accent1"/>
                  <w:sz w:val="24"/>
                </w:rPr>
                <w:delText>:","null",</w:delText>
              </w:r>
              <w:r w:rsidRPr="00ED4762" w:rsidDel="00101A0B">
                <w:rPr>
                  <w:rFonts w:ascii="Consolas" w:eastAsia="Consolas" w:hAnsi="Consolas" w:hint="eastAsia"/>
                  <w:color w:val="5B9BD5" w:themeColor="accent1"/>
                  <w:sz w:val="24"/>
                  <w:highlight w:val="white"/>
                </w:rPr>
                <w:delText>"</w:delText>
              </w:r>
              <w:r w:rsidRPr="00ED4762" w:rsidDel="00101A0B">
                <w:rPr>
                  <w:bCs/>
                  <w:color w:val="5B9BD5" w:themeColor="accent1"/>
                  <w:szCs w:val="21"/>
                </w:rPr>
                <w:delText xml:space="preserve"> publishTime</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hint="eastAsia"/>
                  <w:bCs/>
                  <w:color w:val="5B9BD5" w:themeColor="accent1"/>
                  <w:szCs w:val="21"/>
                </w:rPr>
                <w:delText>发布时间</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eastAsia="Consolas" w:hAnsi="Consolas"/>
                  <w:color w:val="5B9BD5" w:themeColor="accent1"/>
                  <w:sz w:val="21"/>
                  <w:szCs w:val="21"/>
                </w:rPr>
                <w:delText>},</w:delText>
              </w:r>
              <w:r w:rsidRPr="00ED4762" w:rsidDel="00101A0B">
                <w:rPr>
                  <w:rFonts w:ascii="Consolas" w:hAnsi="Consolas" w:cs="Consolas" w:hint="eastAsia"/>
                  <w:bCs/>
                  <w:color w:val="5B9BD5" w:themeColor="accent1"/>
                  <w:sz w:val="21"/>
                  <w:szCs w:val="21"/>
                </w:rPr>
                <w:delText>{</w:delText>
              </w:r>
              <w:r w:rsidDel="00101A0B">
                <w:rPr>
                  <w:rFonts w:ascii="Consolas" w:hAnsi="Consolas" w:cs="Consolas" w:hint="eastAsia"/>
                  <w:bCs/>
                  <w:color w:val="5B9BD5" w:themeColor="accent1"/>
                  <w:sz w:val="21"/>
                  <w:szCs w:val="21"/>
                </w:rPr>
                <w:delText>"type":"2</w:delText>
              </w:r>
              <w:r w:rsidRPr="00ED4762" w:rsidDel="00101A0B">
                <w:rPr>
                  <w:rFonts w:ascii="Consolas" w:hAnsi="Consolas" w:cs="Consolas" w:hint="eastAsia"/>
                  <w:bCs/>
                  <w:color w:val="5B9BD5" w:themeColor="accent1"/>
                  <w:sz w:val="21"/>
                  <w:szCs w:val="21"/>
                </w:rPr>
                <w:delText>","</w:delText>
              </w:r>
              <w:r w:rsidDel="00101A0B">
                <w:rPr>
                  <w:rFonts w:ascii="Consolas" w:hAnsi="Consolas" w:cs="Consolas" w:hint="eastAsia"/>
                  <w:bCs/>
                  <w:color w:val="5B9BD5" w:themeColor="accent1"/>
                  <w:sz w:val="21"/>
                  <w:szCs w:val="21"/>
                </w:rPr>
                <w:delText>id</w:delText>
              </w:r>
              <w:r w:rsidRPr="00ED4762" w:rsidDel="00101A0B">
                <w:rPr>
                  <w:rFonts w:ascii="Consolas" w:hAnsi="Consolas" w:cs="Consolas" w:hint="eastAsia"/>
                  <w:bCs/>
                  <w:color w:val="5B9BD5" w:themeColor="accent1"/>
                  <w:sz w:val="21"/>
                  <w:szCs w:val="21"/>
                </w:rPr>
                <w:delText>":"</w:delText>
              </w:r>
              <w:r w:rsidDel="00101A0B">
                <w:rPr>
                  <w:rFonts w:ascii="Consolas" w:hAnsi="Consolas" w:cs="Consolas" w:hint="eastAsia"/>
                  <w:bCs/>
                  <w:color w:val="5B9BD5" w:themeColor="accent1"/>
                  <w:sz w:val="21"/>
                  <w:szCs w:val="21"/>
                </w:rPr>
                <w:delText>2</w:delText>
              </w:r>
              <w:r w:rsidRPr="00ED4762" w:rsidDel="00101A0B">
                <w:rPr>
                  <w:rFonts w:ascii="Consolas" w:hAnsi="Consolas" w:cs="Consolas" w:hint="eastAsia"/>
                  <w:bCs/>
                  <w:color w:val="5B9BD5" w:themeColor="accent1"/>
                  <w:sz w:val="21"/>
                  <w:szCs w:val="21"/>
                </w:rPr>
                <w:delText>",</w:delText>
              </w:r>
              <w:r w:rsidRPr="00ED4762" w:rsidDel="00101A0B">
                <w:rPr>
                  <w:rFonts w:ascii="Consolas" w:eastAsia="Consolas" w:hAnsi="Consolas" w:hint="eastAsia"/>
                  <w:color w:val="5B9BD5" w:themeColor="accent1"/>
                  <w:sz w:val="24"/>
                  <w:highlight w:val="white"/>
                </w:rPr>
                <w:delText>"</w:delText>
              </w:r>
              <w:r w:rsidRPr="00ED4762" w:rsidDel="00101A0B">
                <w:rPr>
                  <w:bCs/>
                  <w:color w:val="5B9BD5" w:themeColor="accent1"/>
                  <w:szCs w:val="21"/>
                </w:rPr>
                <w:delText xml:space="preserve"> itemsName</w:delText>
              </w:r>
              <w:r w:rsidRPr="00ED4762" w:rsidDel="00101A0B">
                <w:rPr>
                  <w:rFonts w:ascii="Consolas" w:eastAsia="Consolas" w:hAnsi="Consolas" w:hint="eastAsia"/>
                  <w:color w:val="5B9BD5" w:themeColor="accent1"/>
                  <w:sz w:val="24"/>
                  <w:highlight w:val="white"/>
                </w:rPr>
                <w:delText xml:space="preserve"> "</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hint="eastAsia"/>
                  <w:bCs/>
                  <w:color w:val="5B9BD5" w:themeColor="accent1"/>
                  <w:szCs w:val="21"/>
                </w:rPr>
                <w:delText>物品名称</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rPr>
                <w:delText>,</w:delText>
              </w:r>
              <w:r w:rsidRPr="00ED4762" w:rsidDel="00101A0B">
                <w:rPr>
                  <w:rFonts w:ascii="Consolas" w:eastAsia="Consolas" w:hAnsi="Consolas" w:hint="eastAsia"/>
                  <w:color w:val="5B9BD5" w:themeColor="accent1"/>
                  <w:sz w:val="24"/>
                  <w:highlight w:val="white"/>
                </w:rPr>
                <w:delText>"</w:delText>
              </w:r>
              <w:r w:rsidRPr="00ED4762" w:rsidDel="00101A0B">
                <w:rPr>
                  <w:bCs/>
                  <w:color w:val="5B9BD5" w:themeColor="accent1"/>
                  <w:szCs w:val="21"/>
                </w:rPr>
                <w:delText xml:space="preserve"> userId</w:delText>
              </w:r>
              <w:r w:rsidRPr="00ED4762" w:rsidDel="00101A0B">
                <w:rPr>
                  <w:rFonts w:ascii="Consolas" w:eastAsia="Consolas" w:hAnsi="Consolas" w:hint="eastAsia"/>
                  <w:color w:val="5B9BD5" w:themeColor="accent1"/>
                  <w:sz w:val="24"/>
                  <w:highlight w:val="white"/>
                </w:rPr>
                <w:delText xml:space="preserve"> "</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hint="eastAsia"/>
                  <w:bCs/>
                  <w:color w:val="5B9BD5" w:themeColor="accent1"/>
                  <w:szCs w:val="21"/>
                </w:rPr>
                <w:delText>用户</w:delText>
              </w:r>
              <w:r w:rsidRPr="00ED4762" w:rsidDel="00101A0B">
                <w:rPr>
                  <w:rFonts w:hint="eastAsia"/>
                  <w:bCs/>
                  <w:color w:val="5B9BD5" w:themeColor="accent1"/>
                  <w:szCs w:val="21"/>
                </w:rPr>
                <w:delText>ID</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rPr>
                <w:delText>,</w:delText>
              </w:r>
              <w:r w:rsidRPr="00ED4762" w:rsidDel="00101A0B">
                <w:rPr>
                  <w:rFonts w:ascii="Consolas" w:eastAsia="Consolas" w:hAnsi="Consolas" w:hint="eastAsia"/>
                  <w:color w:val="5B9BD5" w:themeColor="accent1"/>
                  <w:sz w:val="24"/>
                  <w:highlight w:val="white"/>
                </w:rPr>
                <w:delText>"</w:delText>
              </w:r>
              <w:r w:rsidRPr="00ED4762" w:rsidDel="00101A0B">
                <w:rPr>
                  <w:bCs/>
                  <w:color w:val="5B9BD5" w:themeColor="accent1"/>
                  <w:szCs w:val="21"/>
                </w:rPr>
                <w:delText xml:space="preserve"> itemsDesc</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hint="eastAsia"/>
                  <w:bCs/>
                  <w:color w:val="5B9BD5" w:themeColor="accent1"/>
                  <w:szCs w:val="21"/>
                </w:rPr>
                <w:delText>物品描述</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rPr>
                <w:delText>,</w:delText>
              </w:r>
              <w:r w:rsidRPr="00ED4762" w:rsidDel="00101A0B">
                <w:rPr>
                  <w:rFonts w:ascii="Consolas" w:eastAsia="Consolas" w:hAnsi="Consolas" w:hint="eastAsia"/>
                  <w:color w:val="5B9BD5" w:themeColor="accent1"/>
                  <w:sz w:val="24"/>
                  <w:highlight w:val="white"/>
                </w:rPr>
                <w:delText>"</w:delText>
              </w:r>
              <w:r w:rsidRPr="00ED4762" w:rsidDel="00101A0B">
                <w:rPr>
                  <w:bCs/>
                  <w:color w:val="5B9BD5" w:themeColor="accent1"/>
                  <w:szCs w:val="21"/>
                </w:rPr>
                <w:delText xml:space="preserve"> applyStatus</w:delText>
              </w:r>
              <w:r w:rsidRPr="00ED4762" w:rsidDel="00101A0B">
                <w:rPr>
                  <w:rFonts w:ascii="Consolas" w:eastAsia="Consolas" w:hAnsi="Consolas" w:hint="eastAsia"/>
                  <w:color w:val="5B9BD5" w:themeColor="accent1"/>
                  <w:sz w:val="24"/>
                  <w:highlight w:val="white"/>
                </w:rPr>
                <w:delText xml:space="preserve"> "</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hint="eastAsia"/>
                  <w:bCs/>
                  <w:color w:val="5B9BD5" w:themeColor="accent1"/>
                  <w:szCs w:val="21"/>
                </w:rPr>
                <w:delText>是否有人捐赠</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rPr>
                <w:delText>,</w:delText>
              </w:r>
              <w:r w:rsidRPr="00ED4762" w:rsidDel="00101A0B">
                <w:rPr>
                  <w:rFonts w:ascii="Consolas" w:eastAsia="Consolas" w:hAnsi="Consolas" w:hint="eastAsia"/>
                  <w:color w:val="5B9BD5" w:themeColor="accent1"/>
                  <w:sz w:val="24"/>
                  <w:highlight w:val="white"/>
                </w:rPr>
                <w:delText>"</w:delText>
              </w:r>
              <w:r w:rsidRPr="00ED4762" w:rsidDel="00101A0B">
                <w:rPr>
                  <w:bCs/>
                  <w:color w:val="5B9BD5" w:themeColor="accent1"/>
                  <w:szCs w:val="21"/>
                </w:rPr>
                <w:delText xml:space="preserve"> reason</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hint="eastAsia"/>
                  <w:bCs/>
                  <w:color w:val="5B9BD5" w:themeColor="accent1"/>
                  <w:szCs w:val="21"/>
                </w:rPr>
                <w:delText>申请原因</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rPr>
                <w:delText>,</w:delText>
              </w:r>
              <w:r w:rsidRPr="00ED4762" w:rsidDel="00101A0B">
                <w:rPr>
                  <w:rFonts w:ascii="Consolas" w:eastAsia="Consolas" w:hAnsi="Consolas" w:hint="eastAsia"/>
                  <w:color w:val="5B9BD5" w:themeColor="accent1"/>
                  <w:sz w:val="24"/>
                  <w:highlight w:val="white"/>
                </w:rPr>
                <w:delText>"</w:delText>
              </w:r>
              <w:r w:rsidRPr="00ED4762" w:rsidDel="00101A0B">
                <w:rPr>
                  <w:bCs/>
                  <w:color w:val="5B9BD5" w:themeColor="accent1"/>
                  <w:szCs w:val="21"/>
                </w:rPr>
                <w:delText xml:space="preserve"> itName</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hint="eastAsia"/>
                  <w:bCs/>
                  <w:color w:val="5B9BD5" w:themeColor="accent1"/>
                  <w:szCs w:val="21"/>
                </w:rPr>
                <w:delText>null</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rPr>
                <w:delText>,"</w:delText>
              </w:r>
              <w:r w:rsidRPr="00ED4762" w:rsidDel="00101A0B">
                <w:rPr>
                  <w:bCs/>
                  <w:color w:val="5B9BD5" w:themeColor="accent1"/>
                  <w:szCs w:val="21"/>
                </w:rPr>
                <w:delText xml:space="preserve"> getMoney</w:delText>
              </w:r>
              <w:r w:rsidRPr="00ED4762" w:rsidDel="00101A0B">
                <w:rPr>
                  <w:rFonts w:ascii="Consolas" w:hAnsi="Consolas" w:hint="eastAsia"/>
                  <w:color w:val="5B9BD5" w:themeColor="accent1"/>
                  <w:sz w:val="24"/>
                </w:rPr>
                <w:delText>":"</w:delText>
              </w:r>
              <w:r w:rsidRPr="00ED4762" w:rsidDel="00101A0B">
                <w:rPr>
                  <w:rFonts w:ascii="宋体" w:hAnsi="宋体" w:hint="eastAsia"/>
                  <w:bCs/>
                  <w:color w:val="5B9BD5" w:themeColor="accent1"/>
                  <w:szCs w:val="21"/>
                </w:rPr>
                <w:delText>要钱的金额</w:delText>
              </w:r>
              <w:r w:rsidRPr="00ED4762" w:rsidDel="00101A0B">
                <w:rPr>
                  <w:rFonts w:ascii="Consolas" w:hAnsi="Consolas" w:hint="eastAsia"/>
                  <w:color w:val="5B9BD5" w:themeColor="accent1"/>
                  <w:sz w:val="24"/>
                </w:rPr>
                <w:delText>","</w:delText>
              </w:r>
              <w:r w:rsidRPr="00ED4762" w:rsidDel="00101A0B">
                <w:rPr>
                  <w:bCs/>
                  <w:color w:val="5B9BD5" w:themeColor="accent1"/>
                  <w:szCs w:val="21"/>
                </w:rPr>
                <w:delText xml:space="preserve"> moneyCount</w:delText>
              </w:r>
              <w:r w:rsidRPr="00ED4762" w:rsidDel="00101A0B">
                <w:rPr>
                  <w:rFonts w:ascii="Consolas" w:hAnsi="Consolas" w:hint="eastAsia"/>
                  <w:color w:val="5B9BD5" w:themeColor="accent1"/>
                  <w:sz w:val="24"/>
                </w:rPr>
                <w:delText>":"</w:delText>
              </w:r>
              <w:r w:rsidRPr="00ED4762" w:rsidDel="00101A0B">
                <w:rPr>
                  <w:rFonts w:ascii="宋体" w:hAnsi="宋体" w:hint="eastAsia"/>
                  <w:bCs/>
                  <w:color w:val="5B9BD5" w:themeColor="accent1"/>
                  <w:szCs w:val="21"/>
                </w:rPr>
                <w:delText xml:space="preserve"> 已捐金额</w:delText>
              </w:r>
              <w:r w:rsidRPr="00ED4762" w:rsidDel="00101A0B">
                <w:rPr>
                  <w:rFonts w:ascii="Consolas" w:hAnsi="Consolas" w:hint="eastAsia"/>
                  <w:color w:val="5B9BD5" w:themeColor="accent1"/>
                  <w:sz w:val="24"/>
                </w:rPr>
                <w:delText>",</w:delText>
              </w:r>
              <w:r w:rsidRPr="00ED4762" w:rsidDel="00101A0B">
                <w:rPr>
                  <w:rFonts w:ascii="Consolas" w:eastAsia="Consolas" w:hAnsi="Consolas" w:hint="eastAsia"/>
                  <w:color w:val="5B9BD5" w:themeColor="accent1"/>
                  <w:sz w:val="24"/>
                  <w:highlight w:val="white"/>
                </w:rPr>
                <w:delText>"</w:delText>
              </w:r>
              <w:r w:rsidRPr="00ED4762" w:rsidDel="00101A0B">
                <w:rPr>
                  <w:bCs/>
                  <w:color w:val="5B9BD5" w:themeColor="accent1"/>
                  <w:szCs w:val="21"/>
                </w:rPr>
                <w:delText xml:space="preserve"> publishTime</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hAnsi="Consolas" w:hint="eastAsia"/>
                  <w:color w:val="5B9BD5" w:themeColor="accent1"/>
                  <w:sz w:val="24"/>
                  <w:highlight w:val="white"/>
                </w:rPr>
                <w:delText>:</w:delText>
              </w:r>
              <w:r w:rsidRPr="00ED4762" w:rsidDel="00101A0B">
                <w:rPr>
                  <w:rFonts w:ascii="Consolas" w:eastAsia="Consolas" w:hAnsi="Consolas" w:hint="eastAsia"/>
                  <w:color w:val="5B9BD5" w:themeColor="accent1"/>
                  <w:sz w:val="24"/>
                  <w:highlight w:val="white"/>
                </w:rPr>
                <w:delText>"</w:delText>
              </w:r>
              <w:r w:rsidRPr="00ED4762" w:rsidDel="00101A0B">
                <w:rPr>
                  <w:rFonts w:ascii="宋体" w:hAnsi="宋体" w:hint="eastAsia"/>
                  <w:bCs/>
                  <w:color w:val="5B9BD5" w:themeColor="accent1"/>
                  <w:szCs w:val="21"/>
                </w:rPr>
                <w:delText>发布时间</w:delText>
              </w:r>
              <w:r w:rsidRPr="00ED4762" w:rsidDel="00101A0B">
                <w:rPr>
                  <w:rFonts w:ascii="Consolas" w:eastAsia="Consolas" w:hAnsi="Consolas" w:hint="eastAsia"/>
                  <w:color w:val="5B9BD5" w:themeColor="accent1"/>
                  <w:sz w:val="24"/>
                  <w:highlight w:val="white"/>
                </w:rPr>
                <w:delText>"</w:delText>
              </w:r>
              <w:r w:rsidRPr="00ED4762" w:rsidDel="00101A0B">
                <w:rPr>
                  <w:rFonts w:ascii="Consolas" w:eastAsia="Consolas" w:hAnsi="Consolas"/>
                  <w:color w:val="5B9BD5" w:themeColor="accent1"/>
                  <w:sz w:val="21"/>
                  <w:szCs w:val="21"/>
                </w:rPr>
                <w:delText>}</w:delText>
              </w:r>
              <w:r w:rsidRPr="00ED4762" w:rsidDel="00101A0B">
                <w:rPr>
                  <w:rFonts w:ascii="Consolas" w:hAnsi="Consolas" w:cs="Consolas" w:hint="eastAsia"/>
                  <w:bCs/>
                  <w:color w:val="5B9BD5" w:themeColor="accent1"/>
                  <w:szCs w:val="21"/>
                </w:rPr>
                <w:delText>]</w:delText>
              </w:r>
              <w:r w:rsidRPr="00ED4762" w:rsidDel="00101A0B">
                <w:rPr>
                  <w:rFonts w:ascii="Consolas" w:eastAsia="Consolas" w:hAnsi="Consolas"/>
                  <w:color w:val="5B9BD5" w:themeColor="accent1"/>
                  <w:sz w:val="24"/>
                </w:rPr>
                <w:delText>}</w:delText>
              </w:r>
            </w:del>
          </w:p>
        </w:tc>
      </w:tr>
    </w:tbl>
    <w:p w:rsidR="006119FE" w:rsidRDefault="006119FE" w:rsidP="006119FE"/>
    <w:p w:rsidR="006119FE" w:rsidRDefault="00555A56" w:rsidP="006119FE">
      <w:pPr>
        <w:pStyle w:val="4"/>
      </w:pPr>
      <w:r>
        <w:lastRenderedPageBreak/>
        <w:t>4.1.3</w:t>
      </w:r>
      <w:r w:rsidR="006119FE">
        <w:rPr>
          <w:rFonts w:hint="eastAsia"/>
        </w:rPr>
        <w:t>需求详情（钱，</w:t>
      </w:r>
      <w:r w:rsidR="006119FE">
        <w:t>物</w:t>
      </w:r>
      <w:r w:rsidR="006119FE">
        <w:rPr>
          <w:rFonts w:hint="eastAsia"/>
        </w:rPr>
        <w:t>）</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6119FE" w:rsidTr="00374E50">
        <w:tc>
          <w:tcPr>
            <w:tcW w:w="1838" w:type="dxa"/>
            <w:vAlign w:val="center"/>
          </w:tcPr>
          <w:p w:rsidR="006119FE" w:rsidRDefault="006119FE" w:rsidP="00374E50">
            <w:pPr>
              <w:jc w:val="center"/>
              <w:rPr>
                <w:bCs/>
                <w:szCs w:val="21"/>
              </w:rPr>
            </w:pPr>
            <w:r>
              <w:rPr>
                <w:bCs/>
                <w:szCs w:val="21"/>
              </w:rPr>
              <w:t>接口标识：</w:t>
            </w:r>
          </w:p>
        </w:tc>
        <w:tc>
          <w:tcPr>
            <w:tcW w:w="2655" w:type="dxa"/>
            <w:gridSpan w:val="2"/>
            <w:vAlign w:val="center"/>
          </w:tcPr>
          <w:p w:rsidR="006119FE" w:rsidRDefault="006119FE" w:rsidP="00374E50">
            <w:pPr>
              <w:jc w:val="center"/>
              <w:rPr>
                <w:bCs/>
                <w:szCs w:val="21"/>
              </w:rPr>
            </w:pPr>
            <w:r>
              <w:rPr>
                <w:bCs/>
                <w:szCs w:val="21"/>
              </w:rPr>
              <w:t>helpDetail</w:t>
            </w:r>
          </w:p>
        </w:tc>
        <w:tc>
          <w:tcPr>
            <w:tcW w:w="2727" w:type="dxa"/>
          </w:tcPr>
          <w:p w:rsidR="006119FE" w:rsidRDefault="006119FE" w:rsidP="00374E50">
            <w:pPr>
              <w:jc w:val="left"/>
            </w:pPr>
          </w:p>
        </w:tc>
        <w:tc>
          <w:tcPr>
            <w:tcW w:w="1847" w:type="dxa"/>
          </w:tcPr>
          <w:p w:rsidR="006119FE" w:rsidRDefault="006119FE" w:rsidP="00374E50">
            <w:pPr>
              <w:jc w:val="left"/>
            </w:pPr>
          </w:p>
        </w:tc>
      </w:tr>
      <w:tr w:rsidR="006119FE" w:rsidTr="00374E50">
        <w:tc>
          <w:tcPr>
            <w:tcW w:w="1838" w:type="dxa"/>
            <w:shd w:val="clear" w:color="auto" w:fill="A6A6A6" w:themeFill="background1" w:themeFillShade="A6"/>
            <w:vAlign w:val="center"/>
          </w:tcPr>
          <w:p w:rsidR="006119FE" w:rsidRDefault="006119FE" w:rsidP="00374E50">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6119FE" w:rsidRDefault="006119FE" w:rsidP="00374E50">
            <w:pPr>
              <w:jc w:val="center"/>
              <w:rPr>
                <w:bCs/>
                <w:szCs w:val="21"/>
              </w:rPr>
            </w:pPr>
            <w:r>
              <w:rPr>
                <w:bCs/>
                <w:szCs w:val="21"/>
              </w:rPr>
              <w:t>helpDetail</w:t>
            </w:r>
          </w:p>
        </w:tc>
        <w:tc>
          <w:tcPr>
            <w:tcW w:w="2727" w:type="dxa"/>
          </w:tcPr>
          <w:p w:rsidR="006119FE" w:rsidRDefault="006119FE" w:rsidP="00374E50">
            <w:pPr>
              <w:jc w:val="center"/>
              <w:rPr>
                <w:bCs/>
                <w:szCs w:val="21"/>
              </w:rPr>
            </w:pPr>
          </w:p>
        </w:tc>
        <w:tc>
          <w:tcPr>
            <w:tcW w:w="1847" w:type="dxa"/>
          </w:tcPr>
          <w:p w:rsidR="006119FE" w:rsidRDefault="006119FE" w:rsidP="00374E50">
            <w:pPr>
              <w:jc w:val="center"/>
              <w:rPr>
                <w:bCs/>
                <w:szCs w:val="21"/>
              </w:rPr>
            </w:pPr>
          </w:p>
        </w:tc>
      </w:tr>
      <w:tr w:rsidR="006119FE" w:rsidTr="00374E50">
        <w:tc>
          <w:tcPr>
            <w:tcW w:w="1838" w:type="dxa"/>
            <w:shd w:val="clear" w:color="auto" w:fill="A6A6A6" w:themeFill="background1" w:themeFillShade="A6"/>
            <w:vAlign w:val="center"/>
          </w:tcPr>
          <w:p w:rsidR="006119FE" w:rsidRDefault="006119FE" w:rsidP="00374E50">
            <w:pPr>
              <w:jc w:val="center"/>
              <w:rPr>
                <w:bCs/>
                <w:szCs w:val="21"/>
              </w:rPr>
            </w:pPr>
            <w:r>
              <w:rPr>
                <w:bCs/>
                <w:szCs w:val="21"/>
              </w:rPr>
              <w:t>字段名</w:t>
            </w:r>
          </w:p>
        </w:tc>
        <w:tc>
          <w:tcPr>
            <w:tcW w:w="2655" w:type="dxa"/>
            <w:gridSpan w:val="2"/>
            <w:shd w:val="clear" w:color="auto" w:fill="A6A6A6" w:themeFill="background1" w:themeFillShade="A6"/>
            <w:vAlign w:val="center"/>
          </w:tcPr>
          <w:p w:rsidR="006119FE" w:rsidRDefault="006119FE" w:rsidP="00374E50">
            <w:pPr>
              <w:jc w:val="center"/>
              <w:rPr>
                <w:bCs/>
                <w:szCs w:val="21"/>
              </w:rPr>
            </w:pPr>
            <w:r>
              <w:rPr>
                <w:bCs/>
                <w:szCs w:val="21"/>
              </w:rPr>
              <w:t>说明</w:t>
            </w:r>
          </w:p>
        </w:tc>
        <w:tc>
          <w:tcPr>
            <w:tcW w:w="2727" w:type="dxa"/>
            <w:shd w:val="clear" w:color="auto" w:fill="A6A6A6" w:themeFill="background1" w:themeFillShade="A6"/>
          </w:tcPr>
          <w:p w:rsidR="006119FE" w:rsidRDefault="006119FE" w:rsidP="00374E50">
            <w:pPr>
              <w:jc w:val="center"/>
              <w:rPr>
                <w:bCs/>
                <w:szCs w:val="21"/>
              </w:rPr>
            </w:pPr>
            <w:r>
              <w:rPr>
                <w:bCs/>
                <w:szCs w:val="21"/>
              </w:rPr>
              <w:t>备注</w:t>
            </w:r>
          </w:p>
        </w:tc>
        <w:tc>
          <w:tcPr>
            <w:tcW w:w="1847" w:type="dxa"/>
            <w:shd w:val="clear" w:color="auto" w:fill="A6A6A6" w:themeFill="background1" w:themeFillShade="A6"/>
          </w:tcPr>
          <w:p w:rsidR="006119FE" w:rsidRDefault="006119FE" w:rsidP="00374E50">
            <w:pPr>
              <w:jc w:val="center"/>
              <w:rPr>
                <w:bCs/>
                <w:szCs w:val="21"/>
              </w:rPr>
            </w:pPr>
            <w:r>
              <w:rPr>
                <w:rFonts w:hint="eastAsia"/>
                <w:bCs/>
                <w:szCs w:val="21"/>
              </w:rPr>
              <w:t>是否必填项</w:t>
            </w:r>
          </w:p>
        </w:tc>
      </w:tr>
      <w:tr w:rsidR="006119FE" w:rsidTr="00374E50">
        <w:trPr>
          <w:trHeight w:val="413"/>
        </w:trPr>
        <w:tc>
          <w:tcPr>
            <w:tcW w:w="1838" w:type="dxa"/>
            <w:shd w:val="clear" w:color="auto" w:fill="auto"/>
            <w:vAlign w:val="center"/>
          </w:tcPr>
          <w:p w:rsidR="006119FE" w:rsidRPr="001112AF" w:rsidRDefault="006119FE" w:rsidP="00374E50">
            <w:pPr>
              <w:jc w:val="center"/>
            </w:pPr>
            <w:r>
              <w:t>type</w:t>
            </w:r>
          </w:p>
        </w:tc>
        <w:tc>
          <w:tcPr>
            <w:tcW w:w="2655" w:type="dxa"/>
            <w:gridSpan w:val="2"/>
            <w:shd w:val="clear" w:color="auto" w:fill="auto"/>
            <w:vAlign w:val="center"/>
          </w:tcPr>
          <w:p w:rsidR="006119FE" w:rsidRPr="001112AF" w:rsidRDefault="006119FE" w:rsidP="00374E50">
            <w:pPr>
              <w:jc w:val="center"/>
              <w:rPr>
                <w:bCs/>
                <w:szCs w:val="21"/>
              </w:rPr>
            </w:pPr>
            <w:r>
              <w:rPr>
                <w:rFonts w:hint="eastAsia"/>
                <w:bCs/>
                <w:szCs w:val="21"/>
              </w:rPr>
              <w:t>类型</w:t>
            </w:r>
          </w:p>
        </w:tc>
        <w:tc>
          <w:tcPr>
            <w:tcW w:w="2727" w:type="dxa"/>
            <w:shd w:val="clear" w:color="auto" w:fill="auto"/>
          </w:tcPr>
          <w:p w:rsidR="006119FE" w:rsidRDefault="006119FE" w:rsidP="00374E50">
            <w:pPr>
              <w:jc w:val="center"/>
              <w:rPr>
                <w:bCs/>
                <w:szCs w:val="21"/>
              </w:rPr>
            </w:pPr>
            <w:r>
              <w:rPr>
                <w:rFonts w:ascii="宋体" w:hAnsi="宋体" w:hint="eastAsia"/>
                <w:bCs/>
                <w:szCs w:val="21"/>
              </w:rPr>
              <w:t>1:物品，2：钱</w:t>
            </w:r>
          </w:p>
        </w:tc>
        <w:tc>
          <w:tcPr>
            <w:tcW w:w="1847" w:type="dxa"/>
            <w:shd w:val="clear" w:color="auto" w:fill="auto"/>
          </w:tcPr>
          <w:p w:rsidR="006119FE" w:rsidRDefault="006119FE" w:rsidP="00374E50">
            <w:pPr>
              <w:jc w:val="center"/>
              <w:rPr>
                <w:bCs/>
                <w:szCs w:val="21"/>
              </w:rPr>
            </w:pPr>
            <w:r>
              <w:rPr>
                <w:rFonts w:hint="eastAsia"/>
                <w:bCs/>
                <w:szCs w:val="21"/>
              </w:rPr>
              <w:t>是</w:t>
            </w:r>
          </w:p>
        </w:tc>
      </w:tr>
      <w:tr w:rsidR="006119FE" w:rsidTr="00374E50">
        <w:trPr>
          <w:trHeight w:val="405"/>
        </w:trPr>
        <w:tc>
          <w:tcPr>
            <w:tcW w:w="1838" w:type="dxa"/>
            <w:vAlign w:val="center"/>
          </w:tcPr>
          <w:p w:rsidR="006119FE" w:rsidRPr="001112AF" w:rsidRDefault="006119FE" w:rsidP="00374E50">
            <w:pPr>
              <w:jc w:val="center"/>
            </w:pPr>
            <w:r>
              <w:t>id</w:t>
            </w:r>
          </w:p>
        </w:tc>
        <w:tc>
          <w:tcPr>
            <w:tcW w:w="2655" w:type="dxa"/>
            <w:gridSpan w:val="2"/>
            <w:vAlign w:val="center"/>
          </w:tcPr>
          <w:p w:rsidR="006119FE" w:rsidRPr="001112AF" w:rsidRDefault="006119FE" w:rsidP="00374E50">
            <w:pPr>
              <w:jc w:val="center"/>
              <w:rPr>
                <w:bCs/>
                <w:szCs w:val="21"/>
              </w:rPr>
            </w:pPr>
            <w:r>
              <w:rPr>
                <w:rFonts w:ascii="宋体" w:hAnsi="宋体" w:hint="eastAsia"/>
                <w:bCs/>
                <w:szCs w:val="21"/>
              </w:rPr>
              <w:t>记录的Id</w:t>
            </w:r>
          </w:p>
        </w:tc>
        <w:tc>
          <w:tcPr>
            <w:tcW w:w="2727" w:type="dxa"/>
            <w:vAlign w:val="center"/>
          </w:tcPr>
          <w:p w:rsidR="006119FE" w:rsidRPr="00FE77C3" w:rsidRDefault="006119FE" w:rsidP="00374E50">
            <w:pPr>
              <w:jc w:val="left"/>
              <w:rPr>
                <w:rFonts w:ascii="微软雅黑" w:eastAsia="微软雅黑" w:hAnsi="微软雅黑"/>
                <w:color w:val="333333"/>
              </w:rPr>
            </w:pPr>
          </w:p>
        </w:tc>
        <w:tc>
          <w:tcPr>
            <w:tcW w:w="1847" w:type="dxa"/>
            <w:vAlign w:val="center"/>
          </w:tcPr>
          <w:p w:rsidR="006119FE" w:rsidRDefault="006119FE" w:rsidP="00374E50">
            <w:pPr>
              <w:jc w:val="center"/>
              <w:rPr>
                <w:bCs/>
                <w:szCs w:val="21"/>
              </w:rPr>
            </w:pPr>
            <w:r>
              <w:rPr>
                <w:rFonts w:hint="eastAsia"/>
                <w:bCs/>
                <w:szCs w:val="21"/>
              </w:rPr>
              <w:t>是</w:t>
            </w:r>
          </w:p>
        </w:tc>
      </w:tr>
      <w:tr w:rsidR="006119FE" w:rsidTr="00374E50">
        <w:tc>
          <w:tcPr>
            <w:tcW w:w="1838" w:type="dxa"/>
            <w:shd w:val="clear" w:color="auto" w:fill="A6A6A6" w:themeFill="background1" w:themeFillShade="A6"/>
            <w:vAlign w:val="center"/>
          </w:tcPr>
          <w:p w:rsidR="006119FE" w:rsidRDefault="006119FE" w:rsidP="00374E50">
            <w:pPr>
              <w:jc w:val="center"/>
              <w:rPr>
                <w:bCs/>
                <w:szCs w:val="21"/>
              </w:rPr>
            </w:pPr>
            <w:r>
              <w:rPr>
                <w:rFonts w:hint="eastAsia"/>
              </w:rPr>
              <w:t>参数</w:t>
            </w:r>
            <w:r>
              <w:t>jsonStr</w:t>
            </w:r>
            <w:r>
              <w:rPr>
                <w:rFonts w:hint="eastAsia"/>
              </w:rPr>
              <w:t>：</w:t>
            </w:r>
          </w:p>
        </w:tc>
        <w:tc>
          <w:tcPr>
            <w:tcW w:w="7229" w:type="dxa"/>
            <w:gridSpan w:val="4"/>
            <w:vAlign w:val="center"/>
          </w:tcPr>
          <w:p w:rsidR="006119FE" w:rsidRPr="007856FB" w:rsidRDefault="006119FE" w:rsidP="00374E50">
            <w:pPr>
              <w:ind w:left="120" w:hangingChars="50" w:hanging="120"/>
              <w:jc w:val="left"/>
              <w:rPr>
                <w:rFonts w:ascii="Consolas" w:hAnsi="Consolas" w:cs="Consolas"/>
                <w:b/>
                <w:color w:val="0070C0"/>
                <w:szCs w:val="21"/>
              </w:rPr>
            </w:pPr>
            <w:r w:rsidRPr="002E2B61">
              <w:rPr>
                <w:rFonts w:ascii="Consolas" w:hAnsi="Consolas" w:cs="Consolas"/>
                <w:b/>
                <w:bCs/>
                <w:color w:val="0070C0"/>
                <w:sz w:val="24"/>
                <w:szCs w:val="24"/>
              </w:rPr>
              <w:t>{'type':1,"id":15482}</w:t>
            </w:r>
          </w:p>
        </w:tc>
      </w:tr>
      <w:tr w:rsidR="006119FE" w:rsidTr="00374E50">
        <w:tc>
          <w:tcPr>
            <w:tcW w:w="1838" w:type="dxa"/>
            <w:shd w:val="clear" w:color="auto" w:fill="A6A6A6" w:themeFill="background1" w:themeFillShade="A6"/>
            <w:vAlign w:val="center"/>
          </w:tcPr>
          <w:p w:rsidR="006119FE" w:rsidRDefault="006119FE" w:rsidP="00374E50">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6119FE" w:rsidRDefault="006119FE" w:rsidP="00374E50">
            <w:pPr>
              <w:ind w:firstLine="210"/>
              <w:jc w:val="center"/>
              <w:rPr>
                <w:rFonts w:ascii="宋体" w:hAnsi="宋体"/>
                <w:bCs/>
                <w:szCs w:val="21"/>
              </w:rPr>
            </w:pPr>
          </w:p>
        </w:tc>
        <w:tc>
          <w:tcPr>
            <w:tcW w:w="2762" w:type="dxa"/>
            <w:gridSpan w:val="2"/>
            <w:shd w:val="clear" w:color="auto" w:fill="A6A6A6" w:themeFill="background1" w:themeFillShade="A6"/>
          </w:tcPr>
          <w:p w:rsidR="006119FE" w:rsidRDefault="006119FE" w:rsidP="00374E50">
            <w:pPr>
              <w:ind w:firstLine="210"/>
              <w:jc w:val="center"/>
              <w:rPr>
                <w:rFonts w:ascii="宋体" w:hAnsi="宋体"/>
                <w:bCs/>
                <w:szCs w:val="21"/>
              </w:rPr>
            </w:pPr>
          </w:p>
        </w:tc>
        <w:tc>
          <w:tcPr>
            <w:tcW w:w="1847" w:type="dxa"/>
            <w:shd w:val="clear" w:color="auto" w:fill="A6A6A6" w:themeFill="background1" w:themeFillShade="A6"/>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bCs/>
                <w:szCs w:val="21"/>
              </w:rPr>
            </w:pPr>
            <w:r>
              <w:rPr>
                <w:rFonts w:hint="eastAsia"/>
                <w:bCs/>
                <w:szCs w:val="21"/>
              </w:rPr>
              <w:t>type</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bCs/>
                <w:szCs w:val="21"/>
              </w:rPr>
              <w:t>1</w:t>
            </w:r>
            <w:r>
              <w:rPr>
                <w:rFonts w:ascii="宋体" w:hAnsi="宋体" w:hint="eastAsia"/>
                <w:bCs/>
                <w:szCs w:val="21"/>
              </w:rPr>
              <w:t>:物</w:t>
            </w:r>
            <w:r>
              <w:rPr>
                <w:rFonts w:ascii="宋体" w:hAnsi="宋体"/>
                <w:bCs/>
                <w:szCs w:val="21"/>
              </w:rPr>
              <w:t>，</w:t>
            </w:r>
            <w:r>
              <w:rPr>
                <w:rFonts w:ascii="宋体" w:hAnsi="宋体" w:hint="eastAsia"/>
                <w:bCs/>
                <w:szCs w:val="21"/>
              </w:rPr>
              <w:t>2：钱</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bCs/>
                <w:szCs w:val="21"/>
              </w:rPr>
            </w:pPr>
            <w:r>
              <w:rPr>
                <w:bCs/>
                <w:szCs w:val="21"/>
              </w:rPr>
              <w:t>i</w:t>
            </w:r>
            <w:r>
              <w:rPr>
                <w:rFonts w:hint="eastAsia"/>
                <w:bCs/>
                <w:szCs w:val="21"/>
              </w:rPr>
              <w:t>d</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记录的id</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bCs/>
                <w:szCs w:val="21"/>
              </w:rPr>
            </w:pPr>
            <w:r w:rsidRPr="00913A86">
              <w:rPr>
                <w:bCs/>
                <w:szCs w:val="21"/>
              </w:rPr>
              <w:t>mobile</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手机</w:t>
            </w:r>
            <w:r>
              <w:rPr>
                <w:rFonts w:ascii="宋体" w:hAnsi="宋体"/>
                <w:bCs/>
                <w:szCs w:val="21"/>
              </w:rPr>
              <w:t>号码</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913A86" w:rsidRDefault="006119FE" w:rsidP="00374E50">
            <w:pPr>
              <w:jc w:val="center"/>
              <w:rPr>
                <w:bCs/>
                <w:szCs w:val="21"/>
              </w:rPr>
            </w:pPr>
            <w:r w:rsidRPr="00913A86">
              <w:rPr>
                <w:bCs/>
                <w:szCs w:val="21"/>
              </w:rPr>
              <w:t>aar001</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县</w:t>
            </w:r>
            <w:r>
              <w:rPr>
                <w:rFonts w:ascii="宋体" w:hAnsi="宋体"/>
                <w:bCs/>
                <w:szCs w:val="21"/>
              </w:rPr>
              <w:t>级区划代码</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CF52EF" w:rsidRDefault="006119FE" w:rsidP="00374E50">
            <w:pPr>
              <w:jc w:val="center"/>
              <w:rPr>
                <w:bCs/>
                <w:szCs w:val="21"/>
              </w:rPr>
            </w:pPr>
            <w:r w:rsidRPr="004A78BE">
              <w:rPr>
                <w:bCs/>
                <w:szCs w:val="21"/>
              </w:rPr>
              <w:t>userId</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用户id</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4A78BE" w:rsidRDefault="006119FE" w:rsidP="00374E50">
            <w:pPr>
              <w:jc w:val="center"/>
              <w:rPr>
                <w:bCs/>
                <w:szCs w:val="21"/>
              </w:rPr>
            </w:pPr>
            <w:r>
              <w:rPr>
                <w:bCs/>
                <w:szCs w:val="21"/>
              </w:rPr>
              <w:t>userName</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申请人姓名</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bCs/>
                <w:szCs w:val="21"/>
              </w:rPr>
            </w:pPr>
            <w:r>
              <w:rPr>
                <w:bCs/>
                <w:szCs w:val="21"/>
              </w:rPr>
              <w:t>age</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年龄</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bCs/>
                <w:szCs w:val="21"/>
              </w:rPr>
            </w:pPr>
            <w:r w:rsidRPr="008C5A5B">
              <w:rPr>
                <w:bCs/>
                <w:szCs w:val="21"/>
              </w:rPr>
              <w:t>bstGender</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性别</w:t>
            </w:r>
          </w:p>
        </w:tc>
        <w:tc>
          <w:tcPr>
            <w:tcW w:w="2762" w:type="dxa"/>
            <w:gridSpan w:val="2"/>
            <w:shd w:val="clear" w:color="auto" w:fill="auto"/>
          </w:tcPr>
          <w:p w:rsidR="006119FE" w:rsidRDefault="006119FE" w:rsidP="00374E50">
            <w:pPr>
              <w:ind w:firstLine="210"/>
              <w:jc w:val="center"/>
              <w:rPr>
                <w:rFonts w:ascii="宋体" w:hAnsi="宋体"/>
                <w:bCs/>
                <w:szCs w:val="21"/>
              </w:rPr>
            </w:pPr>
            <w:r w:rsidRPr="008C5A5B">
              <w:rPr>
                <w:rFonts w:ascii="宋体" w:hAnsi="宋体" w:hint="eastAsia"/>
                <w:bCs/>
                <w:szCs w:val="21"/>
              </w:rPr>
              <w:t>0:女士，1：男士</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CF52EF" w:rsidRDefault="006119FE" w:rsidP="00374E50">
            <w:pPr>
              <w:jc w:val="center"/>
              <w:rPr>
                <w:bCs/>
                <w:szCs w:val="21"/>
              </w:rPr>
            </w:pPr>
            <w:r w:rsidRPr="00CF52EF">
              <w:rPr>
                <w:bCs/>
                <w:szCs w:val="21"/>
              </w:rPr>
              <w:t>reason</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申请原因</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CF52EF" w:rsidRDefault="006119FE" w:rsidP="00374E50">
            <w:pPr>
              <w:jc w:val="center"/>
              <w:rPr>
                <w:bCs/>
                <w:szCs w:val="21"/>
              </w:rPr>
            </w:pPr>
            <w:r w:rsidRPr="00913A86">
              <w:rPr>
                <w:bCs/>
                <w:szCs w:val="21"/>
              </w:rPr>
              <w:t>itName</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物品</w:t>
            </w:r>
            <w:r>
              <w:rPr>
                <w:rFonts w:ascii="宋体" w:hAnsi="宋体"/>
                <w:bCs/>
                <w:szCs w:val="21"/>
              </w:rPr>
              <w:t>类别名称</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913A86" w:rsidRDefault="006119FE" w:rsidP="00374E50">
            <w:pPr>
              <w:jc w:val="center"/>
              <w:rPr>
                <w:bCs/>
                <w:szCs w:val="21"/>
              </w:rPr>
            </w:pPr>
            <w:r w:rsidRPr="00913A86">
              <w:rPr>
                <w:bCs/>
                <w:szCs w:val="21"/>
              </w:rPr>
              <w:t>caption</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县级</w:t>
            </w:r>
            <w:r>
              <w:rPr>
                <w:rFonts w:ascii="宋体" w:hAnsi="宋体"/>
                <w:bCs/>
                <w:szCs w:val="21"/>
              </w:rPr>
              <w:t>名称</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CF52EF" w:rsidRDefault="006119FE" w:rsidP="00374E50">
            <w:pPr>
              <w:jc w:val="center"/>
              <w:rPr>
                <w:bCs/>
                <w:szCs w:val="21"/>
              </w:rPr>
            </w:pPr>
            <w:r w:rsidRPr="00CF52EF">
              <w:rPr>
                <w:bCs/>
                <w:szCs w:val="21"/>
              </w:rPr>
              <w:t>publishTime</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发布时间</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CF52EF" w:rsidRDefault="006119FE" w:rsidP="00374E50">
            <w:pPr>
              <w:jc w:val="center"/>
              <w:rPr>
                <w:bCs/>
                <w:szCs w:val="21"/>
              </w:rPr>
            </w:pPr>
            <w:r w:rsidRPr="00256E3C">
              <w:rPr>
                <w:bCs/>
                <w:szCs w:val="21"/>
              </w:rPr>
              <w:t>homePicUrl</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图片地址</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256E3C" w:rsidRDefault="006119FE" w:rsidP="00374E50">
            <w:pPr>
              <w:jc w:val="center"/>
              <w:rPr>
                <w:bCs/>
                <w:szCs w:val="21"/>
              </w:rPr>
            </w:pPr>
            <w:r w:rsidRPr="00913A86">
              <w:rPr>
                <w:bCs/>
                <w:szCs w:val="21"/>
              </w:rPr>
              <w:t>userlevel</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贫困</w:t>
            </w:r>
            <w:r>
              <w:rPr>
                <w:rFonts w:ascii="宋体" w:hAnsi="宋体"/>
                <w:bCs/>
                <w:szCs w:val="21"/>
              </w:rPr>
              <w:t>等级</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CF52EF" w:rsidRDefault="006119FE" w:rsidP="00374E50">
            <w:pPr>
              <w:jc w:val="center"/>
              <w:rPr>
                <w:bCs/>
                <w:szCs w:val="21"/>
              </w:rPr>
            </w:pPr>
            <w:r w:rsidRPr="00A20C18">
              <w:rPr>
                <w:bCs/>
                <w:szCs w:val="21"/>
              </w:rPr>
              <w:t>getMoney</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资金需求</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8C5A5B" w:rsidRDefault="006119FE" w:rsidP="00374E50">
            <w:pPr>
              <w:jc w:val="center"/>
              <w:rPr>
                <w:bCs/>
                <w:szCs w:val="21"/>
              </w:rPr>
            </w:pPr>
            <w:r w:rsidRPr="00A20C18">
              <w:rPr>
                <w:bCs/>
                <w:szCs w:val="21"/>
              </w:rPr>
              <w:t>moneyCount</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已捐钱数</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A20C18" w:rsidRDefault="006119FE" w:rsidP="00374E50">
            <w:pPr>
              <w:jc w:val="center"/>
              <w:rPr>
                <w:bCs/>
                <w:szCs w:val="21"/>
              </w:rPr>
            </w:pPr>
            <w:r w:rsidRPr="00A20C18">
              <w:rPr>
                <w:bCs/>
                <w:szCs w:val="21"/>
              </w:rPr>
              <w:t>donateCount</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捐赠次数</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A20C18" w:rsidRDefault="006119FE" w:rsidP="00374E50">
            <w:pPr>
              <w:jc w:val="center"/>
              <w:rPr>
                <w:bCs/>
                <w:szCs w:val="21"/>
              </w:rPr>
            </w:pPr>
            <w:r>
              <w:rPr>
                <w:bCs/>
                <w:szCs w:val="21"/>
              </w:rPr>
              <w:t>days</w:t>
            </w:r>
            <w:r w:rsidRPr="00A20C18">
              <w:rPr>
                <w:bCs/>
                <w:szCs w:val="21"/>
              </w:rPr>
              <w:t>Remaining</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剩余天数</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bCs/>
                <w:szCs w:val="21"/>
              </w:rPr>
            </w:pPr>
            <w:r w:rsidRPr="00913A86">
              <w:rPr>
                <w:bCs/>
                <w:szCs w:val="21"/>
              </w:rPr>
              <w:t>passreason</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审核</w:t>
            </w:r>
            <w:r>
              <w:rPr>
                <w:rFonts w:ascii="宋体" w:hAnsi="宋体"/>
                <w:bCs/>
                <w:szCs w:val="21"/>
              </w:rPr>
              <w:t>不通过原因</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913A86" w:rsidRDefault="006119FE" w:rsidP="00374E50">
            <w:pPr>
              <w:jc w:val="center"/>
              <w:rPr>
                <w:bCs/>
                <w:szCs w:val="21"/>
              </w:rPr>
            </w:pPr>
            <w:r w:rsidRPr="00913A86">
              <w:rPr>
                <w:bCs/>
                <w:szCs w:val="21"/>
              </w:rPr>
              <w:t>headpath</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用户</w:t>
            </w:r>
            <w:r>
              <w:rPr>
                <w:rFonts w:ascii="宋体" w:hAnsi="宋体"/>
                <w:bCs/>
                <w:szCs w:val="21"/>
              </w:rPr>
              <w:t>头像</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Pr="00913A86" w:rsidRDefault="006119FE" w:rsidP="00374E50">
            <w:pPr>
              <w:jc w:val="center"/>
              <w:rPr>
                <w:bCs/>
                <w:szCs w:val="21"/>
              </w:rPr>
            </w:pPr>
            <w:r w:rsidRPr="00913A86">
              <w:rPr>
                <w:bCs/>
                <w:szCs w:val="21"/>
              </w:rPr>
              <w:t>isdysj</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是否</w:t>
            </w:r>
            <w:r>
              <w:rPr>
                <w:rFonts w:ascii="宋体" w:hAnsi="宋体"/>
                <w:bCs/>
                <w:szCs w:val="21"/>
              </w:rPr>
              <w:t>第一书记</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RPr="00913A86" w:rsidTr="00374E50">
        <w:tc>
          <w:tcPr>
            <w:tcW w:w="1838" w:type="dxa"/>
            <w:shd w:val="clear" w:color="auto" w:fill="auto"/>
            <w:vAlign w:val="center"/>
          </w:tcPr>
          <w:p w:rsidR="006119FE" w:rsidRPr="00913A86" w:rsidRDefault="006119FE" w:rsidP="00374E50">
            <w:pPr>
              <w:ind w:firstLine="210"/>
              <w:jc w:val="center"/>
              <w:rPr>
                <w:rFonts w:ascii="宋体" w:hAnsi="宋体"/>
                <w:bCs/>
                <w:szCs w:val="21"/>
              </w:rPr>
            </w:pPr>
            <w:r w:rsidRPr="00913A86">
              <w:rPr>
                <w:rFonts w:ascii="宋体" w:hAnsi="宋体"/>
                <w:bCs/>
                <w:szCs w:val="21"/>
              </w:rPr>
              <w:t>realpubname</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第一</w:t>
            </w:r>
            <w:r>
              <w:rPr>
                <w:rFonts w:ascii="宋体" w:hAnsi="宋体"/>
                <w:bCs/>
                <w:szCs w:val="21"/>
              </w:rPr>
              <w:t>书记代发时用户姓名</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RPr="00913A86" w:rsidTr="00374E50">
        <w:tc>
          <w:tcPr>
            <w:tcW w:w="1838" w:type="dxa"/>
            <w:shd w:val="clear" w:color="auto" w:fill="auto"/>
            <w:vAlign w:val="center"/>
          </w:tcPr>
          <w:p w:rsidR="006119FE" w:rsidRPr="00913A86" w:rsidRDefault="006119FE" w:rsidP="00374E50">
            <w:pPr>
              <w:ind w:firstLine="210"/>
              <w:jc w:val="center"/>
              <w:rPr>
                <w:rFonts w:ascii="宋体" w:hAnsi="宋体"/>
                <w:bCs/>
                <w:szCs w:val="21"/>
              </w:rPr>
            </w:pPr>
            <w:r w:rsidRPr="00913A86">
              <w:rPr>
                <w:rFonts w:ascii="宋体" w:hAnsi="宋体"/>
                <w:bCs/>
                <w:szCs w:val="21"/>
              </w:rPr>
              <w:t>realpubid</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第一</w:t>
            </w:r>
            <w:r>
              <w:rPr>
                <w:rFonts w:ascii="宋体" w:hAnsi="宋体"/>
                <w:bCs/>
                <w:szCs w:val="21"/>
              </w:rPr>
              <w:t>书记代发时用户id</w:t>
            </w:r>
          </w:p>
        </w:tc>
        <w:tc>
          <w:tcPr>
            <w:tcW w:w="2762" w:type="dxa"/>
            <w:gridSpan w:val="2"/>
            <w:shd w:val="clear" w:color="auto" w:fill="auto"/>
          </w:tcPr>
          <w:p w:rsidR="006119FE" w:rsidRDefault="006119FE" w:rsidP="00374E50">
            <w:pPr>
              <w:ind w:firstLine="210"/>
              <w:jc w:val="center"/>
              <w:rPr>
                <w:rFonts w:ascii="宋体" w:hAnsi="宋体"/>
                <w:bCs/>
                <w:szCs w:val="21"/>
              </w:rPr>
            </w:pPr>
          </w:p>
        </w:tc>
        <w:tc>
          <w:tcPr>
            <w:tcW w:w="1847" w:type="dxa"/>
            <w:shd w:val="clear" w:color="auto" w:fill="auto"/>
          </w:tcPr>
          <w:p w:rsidR="006119FE" w:rsidRDefault="006119FE" w:rsidP="00374E50">
            <w:pPr>
              <w:ind w:firstLine="210"/>
              <w:jc w:val="center"/>
              <w:rPr>
                <w:rFonts w:ascii="宋体" w:hAnsi="宋体"/>
                <w:bCs/>
                <w:szCs w:val="21"/>
              </w:rPr>
            </w:pPr>
          </w:p>
        </w:tc>
      </w:tr>
      <w:tr w:rsidR="006119FE" w:rsidTr="00374E50">
        <w:tc>
          <w:tcPr>
            <w:tcW w:w="1838" w:type="dxa"/>
            <w:shd w:val="clear" w:color="auto" w:fill="auto"/>
            <w:vAlign w:val="center"/>
          </w:tcPr>
          <w:p w:rsidR="006119FE" w:rsidRDefault="006119FE" w:rsidP="00374E50">
            <w:pPr>
              <w:jc w:val="center"/>
              <w:rPr>
                <w:bCs/>
                <w:szCs w:val="21"/>
              </w:rPr>
            </w:pPr>
            <w:r w:rsidRPr="001E1B77">
              <w:rPr>
                <w:bCs/>
                <w:szCs w:val="21"/>
              </w:rPr>
              <w:t>auditstatus</w:t>
            </w:r>
          </w:p>
        </w:tc>
        <w:tc>
          <w:tcPr>
            <w:tcW w:w="2620" w:type="dxa"/>
            <w:shd w:val="clear" w:color="auto" w:fill="auto"/>
          </w:tcPr>
          <w:p w:rsidR="006119FE" w:rsidRDefault="006119FE" w:rsidP="00374E50">
            <w:pPr>
              <w:ind w:firstLine="210"/>
              <w:jc w:val="center"/>
              <w:rPr>
                <w:rFonts w:ascii="宋体" w:hAnsi="宋体"/>
                <w:bCs/>
                <w:szCs w:val="21"/>
              </w:rPr>
            </w:pPr>
            <w:r>
              <w:rPr>
                <w:rFonts w:ascii="宋体" w:hAnsi="宋体" w:hint="eastAsia"/>
                <w:bCs/>
                <w:szCs w:val="21"/>
              </w:rPr>
              <w:t>审核状态</w:t>
            </w:r>
          </w:p>
        </w:tc>
        <w:tc>
          <w:tcPr>
            <w:tcW w:w="2762" w:type="dxa"/>
            <w:gridSpan w:val="2"/>
            <w:shd w:val="clear" w:color="auto" w:fill="auto"/>
          </w:tcPr>
          <w:p w:rsidR="006119FE" w:rsidRDefault="006119FE" w:rsidP="00374E50">
            <w:pPr>
              <w:ind w:firstLine="210"/>
              <w:jc w:val="center"/>
              <w:rPr>
                <w:rFonts w:ascii="宋体" w:hAnsi="宋体"/>
                <w:bCs/>
                <w:szCs w:val="21"/>
              </w:rPr>
            </w:pPr>
            <w:r w:rsidRPr="001E1B77">
              <w:rPr>
                <w:rFonts w:ascii="宋体" w:hAnsi="宋体" w:hint="eastAsia"/>
                <w:bCs/>
                <w:szCs w:val="21"/>
              </w:rPr>
              <w:t>1:审核中，2：审核通过，3：审核不通过</w:t>
            </w:r>
          </w:p>
        </w:tc>
        <w:tc>
          <w:tcPr>
            <w:tcW w:w="1847" w:type="dxa"/>
            <w:shd w:val="clear" w:color="auto" w:fill="auto"/>
          </w:tcPr>
          <w:p w:rsidR="006119FE" w:rsidRDefault="006119FE" w:rsidP="00374E50">
            <w:pPr>
              <w:ind w:firstLine="210"/>
              <w:jc w:val="center"/>
              <w:rPr>
                <w:rFonts w:ascii="宋体" w:hAnsi="宋体"/>
                <w:bCs/>
                <w:szCs w:val="21"/>
              </w:rPr>
            </w:pPr>
          </w:p>
        </w:tc>
      </w:tr>
      <w:tr w:rsidR="006119FE" w:rsidRPr="00F64465" w:rsidTr="00374E50">
        <w:tc>
          <w:tcPr>
            <w:tcW w:w="1838"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6119FE" w:rsidRPr="00F64465" w:rsidRDefault="006119FE" w:rsidP="00374E50">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RPr="00F64465" w:rsidTr="00374E50">
        <w:tc>
          <w:tcPr>
            <w:tcW w:w="1838"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6119FE" w:rsidRPr="00F64465" w:rsidRDefault="006119FE" w:rsidP="00374E50">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Tr="00374E50">
        <w:tc>
          <w:tcPr>
            <w:tcW w:w="1838" w:type="dxa"/>
            <w:shd w:val="clear" w:color="auto" w:fill="A6A6A6" w:themeFill="background1" w:themeFillShade="A6"/>
            <w:vAlign w:val="center"/>
          </w:tcPr>
          <w:p w:rsidR="006119FE" w:rsidRDefault="006119FE" w:rsidP="00374E50">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6119FE" w:rsidRPr="009F4ED9" w:rsidRDefault="006119FE" w:rsidP="00374E50">
            <w:pPr>
              <w:jc w:val="left"/>
              <w:rPr>
                <w:rFonts w:ascii="Consolas" w:hAnsi="Consolas" w:cs="Consolas"/>
                <w:bCs/>
                <w:color w:val="5B9BD5" w:themeColor="accent1"/>
                <w:szCs w:val="21"/>
              </w:rPr>
            </w:pPr>
            <w:r w:rsidRPr="002E2B61">
              <w:rPr>
                <w:rFonts w:ascii="Consolas" w:hAnsi="Consolas" w:cs="Consolas"/>
                <w:bCs/>
                <w:color w:val="5B9BD5" w:themeColor="accent1"/>
                <w:sz w:val="24"/>
                <w:szCs w:val="24"/>
              </w:rPr>
              <w:t>({"rspCode":"000","rspDesc":"</w:t>
            </w:r>
            <w:r w:rsidRPr="002E2B61">
              <w:rPr>
                <w:rFonts w:ascii="Consolas" w:hAnsi="Consolas" w:cs="Consolas"/>
                <w:bCs/>
                <w:color w:val="5B9BD5" w:themeColor="accent1"/>
                <w:sz w:val="24"/>
                <w:szCs w:val="24"/>
              </w:rPr>
              <w:t>成功</w:t>
            </w:r>
            <w:r w:rsidRPr="002E2B61">
              <w:rPr>
                <w:rFonts w:ascii="Consolas" w:hAnsi="Consolas" w:cs="Consolas"/>
                <w:bCs/>
                <w:color w:val="5B9BD5" w:themeColor="accent1"/>
                <w:sz w:val="24"/>
                <w:szCs w:val="24"/>
              </w:rPr>
              <w:t>","type":1,"mobile":"187****4393","aar001":"430224000000","id":15482,"userId":"1500047","userName":"</w:t>
            </w:r>
            <w:r w:rsidRPr="002E2B61">
              <w:rPr>
                <w:rFonts w:ascii="Consolas" w:hAnsi="Consolas" w:cs="Consolas"/>
                <w:bCs/>
                <w:color w:val="5B9BD5" w:themeColor="accent1"/>
                <w:sz w:val="24"/>
                <w:szCs w:val="24"/>
              </w:rPr>
              <w:t>李伟兰</w:t>
            </w:r>
            <w:r w:rsidRPr="002E2B61">
              <w:rPr>
                <w:rFonts w:ascii="Consolas" w:hAnsi="Consolas" w:cs="Consolas"/>
                <w:bCs/>
                <w:color w:val="5B9BD5" w:themeColor="accent1"/>
                <w:sz w:val="24"/>
                <w:szCs w:val="24"/>
              </w:rPr>
              <w:lastRenderedPageBreak/>
              <w:t>","bstGender":"</w:t>
            </w:r>
            <w:r w:rsidRPr="002E2B61">
              <w:rPr>
                <w:rFonts w:ascii="Consolas" w:hAnsi="Consolas" w:cs="Consolas"/>
                <w:bCs/>
                <w:color w:val="5B9BD5" w:themeColor="accent1"/>
                <w:sz w:val="24"/>
                <w:szCs w:val="24"/>
              </w:rPr>
              <w:t>女</w:t>
            </w:r>
            <w:r w:rsidRPr="002E2B61">
              <w:rPr>
                <w:rFonts w:ascii="Consolas" w:hAnsi="Consolas" w:cs="Consolas"/>
                <w:bCs/>
                <w:color w:val="5B9BD5" w:themeColor="accent1"/>
                <w:sz w:val="24"/>
                <w:szCs w:val="24"/>
              </w:rPr>
              <w:t>","age":62,"reason":"</w:t>
            </w:r>
            <w:r w:rsidRPr="002E2B61">
              <w:rPr>
                <w:rFonts w:ascii="Consolas" w:hAnsi="Consolas" w:cs="Consolas"/>
                <w:bCs/>
                <w:color w:val="5B9BD5" w:themeColor="accent1"/>
                <w:sz w:val="24"/>
                <w:szCs w:val="24"/>
              </w:rPr>
              <w:t>只要合脚能穿就很满足了，谢谢大家！</w:t>
            </w:r>
            <w:r w:rsidRPr="002E2B61">
              <w:rPr>
                <w:rFonts w:ascii="Consolas" w:hAnsi="Consolas" w:cs="Consolas"/>
                <w:bCs/>
                <w:color w:val="5B9BD5" w:themeColor="accent1"/>
                <w:sz w:val="24"/>
                <w:szCs w:val="24"/>
              </w:rPr>
              <w:t>","itName":"</w:t>
            </w:r>
            <w:r w:rsidRPr="002E2B61">
              <w:rPr>
                <w:rFonts w:ascii="Consolas" w:hAnsi="Consolas" w:cs="Consolas"/>
                <w:bCs/>
                <w:color w:val="5B9BD5" w:themeColor="accent1"/>
                <w:sz w:val="24"/>
                <w:szCs w:val="24"/>
              </w:rPr>
              <w:t>鞋靴</w:t>
            </w:r>
            <w:r w:rsidRPr="002E2B61">
              <w:rPr>
                <w:rFonts w:ascii="Consolas" w:hAnsi="Consolas" w:cs="Consolas"/>
                <w:bCs/>
                <w:color w:val="5B9BD5" w:themeColor="accent1"/>
                <w:sz w:val="24"/>
                <w:szCs w:val="24"/>
              </w:rPr>
              <w:t>","caption":"</w:t>
            </w:r>
            <w:r w:rsidRPr="002E2B61">
              <w:rPr>
                <w:rFonts w:ascii="Consolas" w:hAnsi="Consolas" w:cs="Consolas"/>
                <w:bCs/>
                <w:color w:val="5B9BD5" w:themeColor="accent1"/>
                <w:sz w:val="24"/>
                <w:szCs w:val="24"/>
              </w:rPr>
              <w:t>茶陵县</w:t>
            </w:r>
            <w:r w:rsidRPr="002E2B61">
              <w:rPr>
                <w:rFonts w:ascii="Consolas" w:hAnsi="Consolas" w:cs="Consolas"/>
                <w:bCs/>
                <w:color w:val="5B9BD5" w:themeColor="accent1"/>
                <w:sz w:val="24"/>
                <w:szCs w:val="24"/>
              </w:rPr>
              <w:t>","auditstatus":2,"publishTime":"2017-04-06 05:54:31","homePicUrl":"bbs1075586106.jpg,bbs1075608840.jpg,bbs1075616171.jpg","userlevel":0,"cardno":"430224195510163921","passreason":"","headpath":"http:\/\/res.zgshfp.org.cn\/upload\/shfp\/user\/logo.jpg","isdysj":0,"realpubname":"","realpubid":"","bstphone":"18773364393","itemsName":"</w:t>
            </w:r>
            <w:r w:rsidRPr="002E2B61">
              <w:rPr>
                <w:rFonts w:ascii="Consolas" w:hAnsi="Consolas" w:cs="Consolas"/>
                <w:bCs/>
                <w:color w:val="5B9BD5" w:themeColor="accent1"/>
                <w:sz w:val="24"/>
                <w:szCs w:val="24"/>
              </w:rPr>
              <w:t>运动鞋</w:t>
            </w:r>
            <w:r w:rsidRPr="002E2B61">
              <w:rPr>
                <w:rFonts w:ascii="Consolas" w:hAnsi="Consolas" w:cs="Consolas"/>
                <w:bCs/>
                <w:color w:val="5B9BD5" w:themeColor="accent1"/>
                <w:sz w:val="24"/>
                <w:szCs w:val="24"/>
              </w:rPr>
              <w:t>","bstMailAddress":"</w:t>
            </w:r>
            <w:r w:rsidRPr="002E2B61">
              <w:rPr>
                <w:rFonts w:ascii="Consolas" w:hAnsi="Consolas" w:cs="Consolas"/>
                <w:bCs/>
                <w:color w:val="5B9BD5" w:themeColor="accent1"/>
                <w:sz w:val="24"/>
                <w:szCs w:val="24"/>
              </w:rPr>
              <w:t>湖南省株洲市</w:t>
            </w:r>
            <w:r w:rsidRPr="002E2B61">
              <w:rPr>
                <w:rFonts w:ascii="Consolas" w:hAnsi="Consolas" w:cs="Consolas"/>
                <w:bCs/>
                <w:color w:val="5B9BD5" w:themeColor="accent1"/>
                <w:sz w:val="24"/>
                <w:szCs w:val="24"/>
              </w:rPr>
              <w:t>","itemsDesc":"</w:t>
            </w:r>
            <w:r w:rsidRPr="002E2B61">
              <w:rPr>
                <w:rFonts w:ascii="Consolas" w:hAnsi="Consolas" w:cs="Consolas"/>
                <w:bCs/>
                <w:color w:val="5B9BD5" w:themeColor="accent1"/>
                <w:sz w:val="24"/>
                <w:szCs w:val="24"/>
              </w:rPr>
              <w:t>想要一双运动鞋，鞋码</w:t>
            </w:r>
            <w:r w:rsidRPr="002E2B61">
              <w:rPr>
                <w:rFonts w:ascii="Consolas" w:hAnsi="Consolas" w:cs="Consolas"/>
                <w:bCs/>
                <w:color w:val="5B9BD5" w:themeColor="accent1"/>
                <w:sz w:val="24"/>
                <w:szCs w:val="24"/>
              </w:rPr>
              <w:t>41</w:t>
            </w:r>
            <w:r w:rsidRPr="002E2B61">
              <w:rPr>
                <w:rFonts w:ascii="Consolas" w:hAnsi="Consolas" w:cs="Consolas"/>
                <w:bCs/>
                <w:color w:val="5B9BD5" w:themeColor="accent1"/>
                <w:sz w:val="24"/>
                <w:szCs w:val="24"/>
              </w:rPr>
              <w:t>号，鞋整体完好，最好是黑色的</w:t>
            </w:r>
            <w:r w:rsidRPr="002E2B61">
              <w:rPr>
                <w:rFonts w:ascii="Consolas" w:hAnsi="Consolas" w:cs="Consolas"/>
                <w:bCs/>
                <w:color w:val="5B9BD5" w:themeColor="accent1"/>
                <w:sz w:val="24"/>
                <w:szCs w:val="24"/>
              </w:rPr>
              <w:t>","applyStatus":0,"bstUserAddress":"</w:t>
            </w:r>
            <w:r w:rsidRPr="002E2B61">
              <w:rPr>
                <w:rFonts w:ascii="Consolas" w:hAnsi="Consolas" w:cs="Consolas"/>
                <w:bCs/>
                <w:color w:val="5B9BD5" w:themeColor="accent1"/>
                <w:sz w:val="24"/>
                <w:szCs w:val="24"/>
              </w:rPr>
              <w:t>湖南省株洲市</w:t>
            </w:r>
            <w:r w:rsidRPr="002E2B61">
              <w:rPr>
                <w:rFonts w:ascii="Consolas" w:hAnsi="Consolas" w:cs="Consolas"/>
                <w:bCs/>
                <w:color w:val="5B9BD5" w:themeColor="accent1"/>
                <w:sz w:val="24"/>
                <w:szCs w:val="24"/>
              </w:rPr>
              <w:t>"})</w:t>
            </w:r>
          </w:p>
        </w:tc>
      </w:tr>
    </w:tbl>
    <w:p w:rsidR="006119FE" w:rsidRDefault="00555A56" w:rsidP="006119FE">
      <w:pPr>
        <w:pStyle w:val="4"/>
      </w:pPr>
      <w:r>
        <w:lastRenderedPageBreak/>
        <w:t>4.1.4</w:t>
      </w:r>
      <w:r w:rsidR="006119FE">
        <w:rPr>
          <w:rFonts w:hint="eastAsia"/>
        </w:rPr>
        <w:t>爱心</w:t>
      </w:r>
      <w:r w:rsidR="006119FE">
        <w:t>动态</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6119FE" w:rsidTr="00374E50">
        <w:tc>
          <w:tcPr>
            <w:tcW w:w="1838" w:type="dxa"/>
            <w:vAlign w:val="center"/>
          </w:tcPr>
          <w:p w:rsidR="006119FE" w:rsidRDefault="006119FE" w:rsidP="00374E50">
            <w:pPr>
              <w:jc w:val="center"/>
              <w:rPr>
                <w:bCs/>
                <w:szCs w:val="21"/>
              </w:rPr>
            </w:pPr>
            <w:r>
              <w:rPr>
                <w:bCs/>
                <w:szCs w:val="21"/>
              </w:rPr>
              <w:t>接口标识：</w:t>
            </w:r>
          </w:p>
        </w:tc>
        <w:tc>
          <w:tcPr>
            <w:tcW w:w="2655" w:type="dxa"/>
            <w:gridSpan w:val="2"/>
            <w:vAlign w:val="center"/>
          </w:tcPr>
          <w:p w:rsidR="006119FE" w:rsidRDefault="006119FE" w:rsidP="00374E50">
            <w:pPr>
              <w:jc w:val="center"/>
              <w:rPr>
                <w:bCs/>
                <w:szCs w:val="21"/>
              </w:rPr>
            </w:pPr>
            <w:r w:rsidRPr="00397B1A">
              <w:rPr>
                <w:bCs/>
                <w:szCs w:val="21"/>
              </w:rPr>
              <w:t>getLoveMv</w:t>
            </w:r>
          </w:p>
        </w:tc>
        <w:tc>
          <w:tcPr>
            <w:tcW w:w="2727" w:type="dxa"/>
          </w:tcPr>
          <w:p w:rsidR="006119FE" w:rsidRDefault="006119FE" w:rsidP="00374E50">
            <w:pPr>
              <w:jc w:val="left"/>
            </w:pPr>
          </w:p>
        </w:tc>
        <w:tc>
          <w:tcPr>
            <w:tcW w:w="1847" w:type="dxa"/>
          </w:tcPr>
          <w:p w:rsidR="006119FE" w:rsidRDefault="006119FE" w:rsidP="00374E50">
            <w:pPr>
              <w:jc w:val="left"/>
            </w:pPr>
          </w:p>
        </w:tc>
      </w:tr>
      <w:tr w:rsidR="006119FE" w:rsidTr="00374E50">
        <w:tc>
          <w:tcPr>
            <w:tcW w:w="1838" w:type="dxa"/>
            <w:shd w:val="clear" w:color="auto" w:fill="A6A6A6" w:themeFill="background1" w:themeFillShade="A6"/>
            <w:vAlign w:val="center"/>
          </w:tcPr>
          <w:p w:rsidR="006119FE" w:rsidRDefault="006119FE" w:rsidP="00374E50">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6119FE" w:rsidRDefault="006119FE" w:rsidP="00374E50">
            <w:pPr>
              <w:jc w:val="center"/>
              <w:rPr>
                <w:bCs/>
                <w:szCs w:val="21"/>
              </w:rPr>
            </w:pPr>
            <w:r w:rsidRPr="00397B1A">
              <w:rPr>
                <w:bCs/>
                <w:szCs w:val="21"/>
              </w:rPr>
              <w:t>getLoveMv</w:t>
            </w:r>
          </w:p>
        </w:tc>
        <w:tc>
          <w:tcPr>
            <w:tcW w:w="2727" w:type="dxa"/>
          </w:tcPr>
          <w:p w:rsidR="006119FE" w:rsidRDefault="006119FE" w:rsidP="00374E50">
            <w:pPr>
              <w:jc w:val="center"/>
              <w:rPr>
                <w:bCs/>
                <w:szCs w:val="21"/>
              </w:rPr>
            </w:pPr>
          </w:p>
        </w:tc>
        <w:tc>
          <w:tcPr>
            <w:tcW w:w="1847" w:type="dxa"/>
          </w:tcPr>
          <w:p w:rsidR="006119FE" w:rsidRDefault="006119FE" w:rsidP="00374E50">
            <w:pPr>
              <w:jc w:val="center"/>
              <w:rPr>
                <w:bCs/>
                <w:szCs w:val="21"/>
              </w:rPr>
            </w:pPr>
          </w:p>
        </w:tc>
      </w:tr>
      <w:tr w:rsidR="006119FE" w:rsidTr="00374E50">
        <w:tc>
          <w:tcPr>
            <w:tcW w:w="1838" w:type="dxa"/>
            <w:shd w:val="clear" w:color="auto" w:fill="A6A6A6" w:themeFill="background1" w:themeFillShade="A6"/>
            <w:vAlign w:val="center"/>
          </w:tcPr>
          <w:p w:rsidR="006119FE" w:rsidRDefault="006119FE" w:rsidP="00374E50">
            <w:pPr>
              <w:jc w:val="center"/>
              <w:rPr>
                <w:bCs/>
                <w:szCs w:val="21"/>
              </w:rPr>
            </w:pPr>
            <w:r>
              <w:rPr>
                <w:bCs/>
                <w:szCs w:val="21"/>
              </w:rPr>
              <w:t>字段名</w:t>
            </w:r>
          </w:p>
        </w:tc>
        <w:tc>
          <w:tcPr>
            <w:tcW w:w="2655" w:type="dxa"/>
            <w:gridSpan w:val="2"/>
            <w:shd w:val="clear" w:color="auto" w:fill="A6A6A6" w:themeFill="background1" w:themeFillShade="A6"/>
            <w:vAlign w:val="center"/>
          </w:tcPr>
          <w:p w:rsidR="006119FE" w:rsidRDefault="006119FE" w:rsidP="00374E50">
            <w:pPr>
              <w:jc w:val="center"/>
              <w:rPr>
                <w:bCs/>
                <w:szCs w:val="21"/>
              </w:rPr>
            </w:pPr>
            <w:r>
              <w:rPr>
                <w:bCs/>
                <w:szCs w:val="21"/>
              </w:rPr>
              <w:t>说明</w:t>
            </w:r>
          </w:p>
        </w:tc>
        <w:tc>
          <w:tcPr>
            <w:tcW w:w="2727" w:type="dxa"/>
            <w:shd w:val="clear" w:color="auto" w:fill="A6A6A6" w:themeFill="background1" w:themeFillShade="A6"/>
          </w:tcPr>
          <w:p w:rsidR="006119FE" w:rsidRDefault="006119FE" w:rsidP="00374E50">
            <w:pPr>
              <w:jc w:val="center"/>
              <w:rPr>
                <w:bCs/>
                <w:szCs w:val="21"/>
              </w:rPr>
            </w:pPr>
            <w:r>
              <w:rPr>
                <w:bCs/>
                <w:szCs w:val="21"/>
              </w:rPr>
              <w:t>备注</w:t>
            </w:r>
          </w:p>
        </w:tc>
        <w:tc>
          <w:tcPr>
            <w:tcW w:w="1847" w:type="dxa"/>
            <w:shd w:val="clear" w:color="auto" w:fill="A6A6A6" w:themeFill="background1" w:themeFillShade="A6"/>
          </w:tcPr>
          <w:p w:rsidR="006119FE" w:rsidRDefault="006119FE" w:rsidP="00374E50">
            <w:pPr>
              <w:jc w:val="center"/>
              <w:rPr>
                <w:bCs/>
                <w:szCs w:val="21"/>
              </w:rPr>
            </w:pPr>
            <w:r>
              <w:rPr>
                <w:rFonts w:hint="eastAsia"/>
                <w:bCs/>
                <w:szCs w:val="21"/>
              </w:rPr>
              <w:t>是否必填项</w:t>
            </w:r>
          </w:p>
        </w:tc>
      </w:tr>
      <w:tr w:rsidR="006119FE" w:rsidTr="00374E50">
        <w:tc>
          <w:tcPr>
            <w:tcW w:w="1838" w:type="dxa"/>
            <w:shd w:val="clear" w:color="auto" w:fill="A6A6A6" w:themeFill="background1" w:themeFillShade="A6"/>
            <w:vAlign w:val="center"/>
          </w:tcPr>
          <w:p w:rsidR="006119FE" w:rsidRDefault="006119FE" w:rsidP="00374E50">
            <w:pPr>
              <w:jc w:val="center"/>
              <w:rPr>
                <w:bCs/>
                <w:szCs w:val="21"/>
              </w:rPr>
            </w:pPr>
            <w:r>
              <w:rPr>
                <w:rFonts w:hint="eastAsia"/>
              </w:rPr>
              <w:t>参数</w:t>
            </w:r>
            <w:r>
              <w:t>jsonStr</w:t>
            </w:r>
            <w:r>
              <w:rPr>
                <w:rFonts w:hint="eastAsia"/>
              </w:rPr>
              <w:t>：</w:t>
            </w:r>
          </w:p>
        </w:tc>
        <w:tc>
          <w:tcPr>
            <w:tcW w:w="7229" w:type="dxa"/>
            <w:gridSpan w:val="4"/>
            <w:vAlign w:val="center"/>
          </w:tcPr>
          <w:p w:rsidR="006119FE" w:rsidRPr="007856FB" w:rsidRDefault="006119FE" w:rsidP="00374E50">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b/>
                <w:color w:val="0070C0"/>
                <w:sz w:val="24"/>
              </w:rPr>
              <w:t>}</w:t>
            </w:r>
          </w:p>
        </w:tc>
      </w:tr>
      <w:tr w:rsidR="006119FE" w:rsidTr="00374E50">
        <w:tc>
          <w:tcPr>
            <w:tcW w:w="1838" w:type="dxa"/>
            <w:shd w:val="clear" w:color="auto" w:fill="A6A6A6" w:themeFill="background1" w:themeFillShade="A6"/>
            <w:vAlign w:val="center"/>
          </w:tcPr>
          <w:p w:rsidR="006119FE" w:rsidRDefault="006119FE" w:rsidP="00374E50">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6119FE" w:rsidRDefault="006119FE" w:rsidP="00374E50">
            <w:pPr>
              <w:ind w:firstLine="210"/>
              <w:jc w:val="center"/>
              <w:rPr>
                <w:rFonts w:ascii="宋体" w:hAnsi="宋体"/>
                <w:bCs/>
                <w:szCs w:val="21"/>
              </w:rPr>
            </w:pPr>
          </w:p>
        </w:tc>
        <w:tc>
          <w:tcPr>
            <w:tcW w:w="2762" w:type="dxa"/>
            <w:gridSpan w:val="2"/>
            <w:shd w:val="clear" w:color="auto" w:fill="A6A6A6" w:themeFill="background1" w:themeFillShade="A6"/>
          </w:tcPr>
          <w:p w:rsidR="006119FE" w:rsidRDefault="006119FE" w:rsidP="00374E50">
            <w:pPr>
              <w:ind w:firstLine="210"/>
              <w:jc w:val="center"/>
              <w:rPr>
                <w:rFonts w:ascii="宋体" w:hAnsi="宋体"/>
                <w:bCs/>
                <w:szCs w:val="21"/>
              </w:rPr>
            </w:pPr>
          </w:p>
        </w:tc>
        <w:tc>
          <w:tcPr>
            <w:tcW w:w="1847" w:type="dxa"/>
            <w:shd w:val="clear" w:color="auto" w:fill="A6A6A6" w:themeFill="background1" w:themeFillShade="A6"/>
          </w:tcPr>
          <w:p w:rsidR="006119FE" w:rsidRDefault="006119FE" w:rsidP="00374E50">
            <w:pPr>
              <w:ind w:firstLine="210"/>
              <w:jc w:val="center"/>
              <w:rPr>
                <w:rFonts w:ascii="宋体" w:hAnsi="宋体"/>
                <w:bCs/>
                <w:szCs w:val="21"/>
              </w:rPr>
            </w:pPr>
          </w:p>
        </w:tc>
      </w:tr>
      <w:tr w:rsidR="006119FE" w:rsidRPr="00F64465" w:rsidTr="00374E50">
        <w:tc>
          <w:tcPr>
            <w:tcW w:w="1838"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6119FE" w:rsidRPr="00F64465" w:rsidRDefault="006119FE" w:rsidP="00374E50">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RPr="00F64465" w:rsidTr="00374E50">
        <w:tc>
          <w:tcPr>
            <w:tcW w:w="1838"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6119FE" w:rsidRPr="00F64465" w:rsidRDefault="006119FE" w:rsidP="00374E50">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RPr="00F64465" w:rsidTr="00374E50">
        <w:tc>
          <w:tcPr>
            <w:tcW w:w="1838"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r w:rsidRPr="00377B08">
              <w:rPr>
                <w:rFonts w:ascii="Consolas" w:hAnsi="Consolas" w:cs="Consolas"/>
                <w:szCs w:val="21"/>
              </w:rPr>
              <w:t>leavetime</w:t>
            </w:r>
          </w:p>
        </w:tc>
        <w:tc>
          <w:tcPr>
            <w:tcW w:w="2620" w:type="dxa"/>
            <w:shd w:val="clear" w:color="auto" w:fill="FFFFFF" w:themeFill="background1"/>
          </w:tcPr>
          <w:p w:rsidR="006119FE" w:rsidRPr="00F64465" w:rsidRDefault="006119FE" w:rsidP="00374E50">
            <w:pPr>
              <w:pStyle w:val="a8"/>
              <w:jc w:val="center"/>
              <w:rPr>
                <w:rFonts w:ascii="Consolas" w:hAnsi="Consolas" w:cs="Consolas"/>
                <w:bCs/>
              </w:rPr>
            </w:pPr>
            <w:r>
              <w:rPr>
                <w:rFonts w:ascii="Consolas" w:hAnsi="Consolas" w:cs="Consolas" w:hint="eastAsia"/>
              </w:rPr>
              <w:t>离</w:t>
            </w:r>
            <w:r>
              <w:rPr>
                <w:rFonts w:ascii="Consolas" w:hAnsi="Consolas" w:cs="Consolas"/>
              </w:rPr>
              <w:t>现在多少时间</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RPr="00F64465" w:rsidTr="00374E50">
        <w:tc>
          <w:tcPr>
            <w:tcW w:w="1838"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r w:rsidRPr="00377B08">
              <w:rPr>
                <w:rFonts w:ascii="Consolas" w:hAnsi="Consolas" w:cs="Consolas"/>
                <w:szCs w:val="21"/>
              </w:rPr>
              <w:t>qx</w:t>
            </w:r>
          </w:p>
        </w:tc>
        <w:tc>
          <w:tcPr>
            <w:tcW w:w="2620" w:type="dxa"/>
            <w:shd w:val="clear" w:color="auto" w:fill="FFFFFF" w:themeFill="background1"/>
          </w:tcPr>
          <w:p w:rsidR="006119FE" w:rsidRPr="00F64465" w:rsidRDefault="006119FE" w:rsidP="00374E50">
            <w:pPr>
              <w:pStyle w:val="a8"/>
              <w:jc w:val="center"/>
              <w:rPr>
                <w:rFonts w:ascii="Consolas" w:hAnsi="Consolas" w:cs="Consolas"/>
                <w:bCs/>
              </w:rPr>
            </w:pPr>
            <w:r>
              <w:rPr>
                <w:rFonts w:ascii="Consolas" w:hAnsi="Consolas" w:cs="Consolas" w:hint="eastAsia"/>
              </w:rPr>
              <w:t>贫困</w:t>
            </w:r>
            <w:r>
              <w:rPr>
                <w:rFonts w:ascii="Consolas" w:hAnsi="Consolas" w:cs="Consolas"/>
              </w:rPr>
              <w:t>地区</w:t>
            </w:r>
            <w:r>
              <w:rPr>
                <w:rFonts w:ascii="Consolas" w:hAnsi="Consolas" w:cs="Consolas" w:hint="eastAsia"/>
              </w:rPr>
              <w:t>（</w:t>
            </w:r>
            <w:r>
              <w:rPr>
                <w:rFonts w:ascii="Consolas" w:hAnsi="Consolas" w:cs="Consolas"/>
              </w:rPr>
              <w:t>到</w:t>
            </w:r>
            <w:r>
              <w:rPr>
                <w:rFonts w:ascii="Consolas" w:hAnsi="Consolas" w:cs="Consolas" w:hint="eastAsia"/>
              </w:rPr>
              <w:t>市</w:t>
            </w:r>
            <w:r>
              <w:rPr>
                <w:rFonts w:ascii="Consolas" w:hAnsi="Consolas" w:cs="Consolas"/>
              </w:rPr>
              <w:t>）</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RPr="00F64465" w:rsidTr="00374E50">
        <w:tc>
          <w:tcPr>
            <w:tcW w:w="1838" w:type="dxa"/>
            <w:shd w:val="clear" w:color="auto" w:fill="FFFFFF" w:themeFill="background1"/>
            <w:vAlign w:val="center"/>
          </w:tcPr>
          <w:p w:rsidR="006119FE" w:rsidRPr="00377B08" w:rsidRDefault="006119FE" w:rsidP="00374E50">
            <w:pPr>
              <w:widowControl/>
              <w:jc w:val="center"/>
              <w:rPr>
                <w:rFonts w:ascii="Consolas" w:hAnsi="Consolas" w:cs="Consolas"/>
                <w:szCs w:val="21"/>
              </w:rPr>
            </w:pPr>
            <w:r w:rsidRPr="00377B08">
              <w:rPr>
                <w:rFonts w:ascii="Consolas" w:hAnsi="Consolas" w:cs="Consolas"/>
                <w:szCs w:val="21"/>
              </w:rPr>
              <w:t>pkname</w:t>
            </w:r>
          </w:p>
        </w:tc>
        <w:tc>
          <w:tcPr>
            <w:tcW w:w="2620" w:type="dxa"/>
            <w:shd w:val="clear" w:color="auto" w:fill="FFFFFF" w:themeFill="background1"/>
          </w:tcPr>
          <w:p w:rsidR="006119FE" w:rsidRDefault="006119FE" w:rsidP="00374E50">
            <w:pPr>
              <w:pStyle w:val="a8"/>
              <w:jc w:val="center"/>
              <w:rPr>
                <w:rFonts w:ascii="Consolas" w:hAnsi="Consolas" w:cs="Consolas"/>
              </w:rPr>
            </w:pPr>
            <w:r>
              <w:rPr>
                <w:rFonts w:ascii="Consolas" w:hAnsi="Consolas" w:cs="Consolas" w:hint="eastAsia"/>
              </w:rPr>
              <w:t>贫困</w:t>
            </w:r>
            <w:r>
              <w:rPr>
                <w:rFonts w:ascii="Consolas" w:hAnsi="Consolas" w:cs="Consolas"/>
              </w:rPr>
              <w:t>用户姓名</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RPr="00F64465" w:rsidTr="00374E50">
        <w:tc>
          <w:tcPr>
            <w:tcW w:w="1838" w:type="dxa"/>
            <w:shd w:val="clear" w:color="auto" w:fill="FFFFFF" w:themeFill="background1"/>
            <w:vAlign w:val="center"/>
          </w:tcPr>
          <w:p w:rsidR="006119FE" w:rsidRPr="00377B08" w:rsidRDefault="006119FE" w:rsidP="00374E50">
            <w:pPr>
              <w:widowControl/>
              <w:jc w:val="center"/>
              <w:rPr>
                <w:rFonts w:ascii="Consolas" w:hAnsi="Consolas" w:cs="Consolas"/>
                <w:szCs w:val="21"/>
              </w:rPr>
            </w:pPr>
            <w:r w:rsidRPr="00377B08">
              <w:rPr>
                <w:rFonts w:ascii="Consolas" w:hAnsi="Consolas" w:cs="Consolas"/>
                <w:szCs w:val="21"/>
              </w:rPr>
              <w:t>lovename</w:t>
            </w:r>
          </w:p>
        </w:tc>
        <w:tc>
          <w:tcPr>
            <w:tcW w:w="2620" w:type="dxa"/>
            <w:shd w:val="clear" w:color="auto" w:fill="FFFFFF" w:themeFill="background1"/>
          </w:tcPr>
          <w:p w:rsidR="006119FE" w:rsidRDefault="006119FE" w:rsidP="00374E50">
            <w:pPr>
              <w:pStyle w:val="a8"/>
              <w:jc w:val="center"/>
              <w:rPr>
                <w:rFonts w:ascii="Consolas" w:hAnsi="Consolas" w:cs="Consolas"/>
              </w:rPr>
            </w:pPr>
            <w:r>
              <w:rPr>
                <w:rFonts w:ascii="Consolas" w:hAnsi="Consolas" w:cs="Consolas" w:hint="eastAsia"/>
              </w:rPr>
              <w:t>爱心</w:t>
            </w:r>
            <w:r>
              <w:rPr>
                <w:rFonts w:ascii="Consolas" w:hAnsi="Consolas" w:cs="Consolas"/>
              </w:rPr>
              <w:t>人士姓名</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RPr="00F64465" w:rsidTr="00374E50">
        <w:tc>
          <w:tcPr>
            <w:tcW w:w="1838" w:type="dxa"/>
            <w:shd w:val="clear" w:color="auto" w:fill="FFFFFF" w:themeFill="background1"/>
            <w:vAlign w:val="center"/>
          </w:tcPr>
          <w:p w:rsidR="006119FE" w:rsidRPr="00377B08" w:rsidRDefault="006119FE" w:rsidP="00374E50">
            <w:pPr>
              <w:widowControl/>
              <w:jc w:val="center"/>
              <w:rPr>
                <w:rFonts w:ascii="Consolas" w:hAnsi="Consolas" w:cs="Consolas"/>
                <w:szCs w:val="21"/>
              </w:rPr>
            </w:pPr>
            <w:r w:rsidRPr="00377B08">
              <w:rPr>
                <w:rFonts w:ascii="Consolas" w:hAnsi="Consolas" w:cs="Consolas"/>
                <w:szCs w:val="21"/>
              </w:rPr>
              <w:t>wpmoney</w:t>
            </w:r>
          </w:p>
        </w:tc>
        <w:tc>
          <w:tcPr>
            <w:tcW w:w="2620" w:type="dxa"/>
            <w:shd w:val="clear" w:color="auto" w:fill="FFFFFF" w:themeFill="background1"/>
          </w:tcPr>
          <w:p w:rsidR="006119FE" w:rsidRDefault="006119FE" w:rsidP="00374E50">
            <w:pPr>
              <w:pStyle w:val="a8"/>
              <w:jc w:val="center"/>
              <w:rPr>
                <w:rFonts w:ascii="Consolas" w:hAnsi="Consolas" w:cs="Consolas"/>
              </w:rPr>
            </w:pPr>
            <w:r>
              <w:rPr>
                <w:rFonts w:ascii="Consolas" w:hAnsi="Consolas" w:cs="Consolas" w:hint="eastAsia"/>
              </w:rPr>
              <w:t>物品</w:t>
            </w:r>
            <w:r>
              <w:rPr>
                <w:rFonts w:ascii="Consolas" w:hAnsi="Consolas" w:cs="Consolas"/>
              </w:rPr>
              <w:t>描述，金钱数量</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RPr="00F64465" w:rsidTr="00374E50">
        <w:tc>
          <w:tcPr>
            <w:tcW w:w="1838" w:type="dxa"/>
            <w:shd w:val="clear" w:color="auto" w:fill="FFFFFF" w:themeFill="background1"/>
            <w:vAlign w:val="center"/>
          </w:tcPr>
          <w:p w:rsidR="006119FE" w:rsidRPr="00377B08" w:rsidRDefault="006119FE" w:rsidP="00374E50">
            <w:pPr>
              <w:widowControl/>
              <w:jc w:val="center"/>
              <w:rPr>
                <w:rFonts w:ascii="Consolas" w:hAnsi="Consolas" w:cs="Consolas"/>
                <w:szCs w:val="21"/>
              </w:rPr>
            </w:pPr>
            <w:r w:rsidRPr="00377B08">
              <w:rPr>
                <w:rFonts w:ascii="Consolas" w:hAnsi="Consolas" w:cs="Consolas"/>
                <w:szCs w:val="21"/>
              </w:rPr>
              <w:t>lovetype</w:t>
            </w:r>
          </w:p>
        </w:tc>
        <w:tc>
          <w:tcPr>
            <w:tcW w:w="2620" w:type="dxa"/>
            <w:shd w:val="clear" w:color="auto" w:fill="FFFFFF" w:themeFill="background1"/>
          </w:tcPr>
          <w:p w:rsidR="006119FE" w:rsidRDefault="006119FE" w:rsidP="00374E50">
            <w:pPr>
              <w:pStyle w:val="a8"/>
              <w:jc w:val="center"/>
              <w:rPr>
                <w:rFonts w:ascii="Consolas" w:hAnsi="Consolas" w:cs="Consolas"/>
              </w:rPr>
            </w:pPr>
            <w:r>
              <w:rPr>
                <w:rFonts w:ascii="Consolas" w:hAnsi="Consolas" w:cs="Consolas" w:hint="eastAsia"/>
              </w:rPr>
              <w:t>爱心</w:t>
            </w:r>
            <w:r>
              <w:rPr>
                <w:rFonts w:ascii="Consolas" w:hAnsi="Consolas" w:cs="Consolas"/>
              </w:rPr>
              <w:t>类型</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r>
              <w:rPr>
                <w:rFonts w:ascii="Consolas" w:hAnsi="Consolas" w:cs="Consolas" w:hint="eastAsia"/>
                <w:bCs/>
                <w:szCs w:val="21"/>
              </w:rPr>
              <w:t>0</w:t>
            </w:r>
            <w:r>
              <w:rPr>
                <w:rFonts w:ascii="Consolas" w:hAnsi="Consolas" w:cs="Consolas" w:hint="eastAsia"/>
                <w:bCs/>
                <w:szCs w:val="21"/>
              </w:rPr>
              <w:t>：</w:t>
            </w:r>
            <w:r>
              <w:rPr>
                <w:rFonts w:ascii="Consolas" w:hAnsi="Consolas" w:cs="Consolas"/>
                <w:bCs/>
                <w:szCs w:val="21"/>
              </w:rPr>
              <w:t>明捐</w:t>
            </w:r>
            <w:r>
              <w:rPr>
                <w:rFonts w:ascii="Consolas" w:hAnsi="Consolas" w:cs="Consolas" w:hint="eastAsia"/>
                <w:bCs/>
                <w:szCs w:val="21"/>
              </w:rPr>
              <w:t>物品</w:t>
            </w:r>
            <w:r>
              <w:rPr>
                <w:rFonts w:ascii="Consolas" w:hAnsi="Consolas" w:cs="Consolas"/>
                <w:bCs/>
                <w:szCs w:val="21"/>
              </w:rPr>
              <w:t>，</w:t>
            </w:r>
            <w:r>
              <w:rPr>
                <w:rFonts w:ascii="Consolas" w:hAnsi="Consolas" w:cs="Consolas" w:hint="eastAsia"/>
                <w:bCs/>
                <w:szCs w:val="21"/>
              </w:rPr>
              <w:t>1</w:t>
            </w:r>
            <w:r>
              <w:rPr>
                <w:rFonts w:ascii="Consolas" w:hAnsi="Consolas" w:cs="Consolas" w:hint="eastAsia"/>
                <w:bCs/>
                <w:szCs w:val="21"/>
              </w:rPr>
              <w:t>：</w:t>
            </w:r>
            <w:r>
              <w:rPr>
                <w:rFonts w:ascii="Consolas" w:hAnsi="Consolas" w:cs="Consolas"/>
                <w:bCs/>
                <w:szCs w:val="21"/>
              </w:rPr>
              <w:t>盲捐物品</w:t>
            </w:r>
            <w:r>
              <w:rPr>
                <w:rFonts w:ascii="Consolas" w:hAnsi="Consolas" w:cs="Consolas" w:hint="eastAsia"/>
                <w:bCs/>
                <w:szCs w:val="21"/>
              </w:rPr>
              <w:t>，</w:t>
            </w:r>
            <w:r>
              <w:rPr>
                <w:rFonts w:ascii="Consolas" w:hAnsi="Consolas" w:cs="Consolas" w:hint="eastAsia"/>
                <w:bCs/>
                <w:szCs w:val="21"/>
              </w:rPr>
              <w:t>3</w:t>
            </w:r>
            <w:r>
              <w:rPr>
                <w:rFonts w:ascii="Consolas" w:hAnsi="Consolas" w:cs="Consolas" w:hint="eastAsia"/>
                <w:bCs/>
                <w:szCs w:val="21"/>
              </w:rPr>
              <w:t>：</w:t>
            </w:r>
            <w:r>
              <w:rPr>
                <w:rFonts w:ascii="Consolas" w:hAnsi="Consolas" w:cs="Consolas"/>
                <w:bCs/>
                <w:szCs w:val="21"/>
              </w:rPr>
              <w:t>捐钱</w:t>
            </w: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RPr="00F64465" w:rsidTr="00374E50">
        <w:tc>
          <w:tcPr>
            <w:tcW w:w="1838" w:type="dxa"/>
            <w:shd w:val="clear" w:color="auto" w:fill="FFFFFF" w:themeFill="background1"/>
            <w:vAlign w:val="center"/>
          </w:tcPr>
          <w:p w:rsidR="006119FE" w:rsidRPr="00377B08" w:rsidRDefault="006119FE" w:rsidP="00374E50">
            <w:pPr>
              <w:widowControl/>
              <w:jc w:val="center"/>
              <w:rPr>
                <w:rFonts w:ascii="Consolas" w:hAnsi="Consolas" w:cs="Consolas"/>
                <w:szCs w:val="21"/>
              </w:rPr>
            </w:pPr>
            <w:r w:rsidRPr="00377B08">
              <w:rPr>
                <w:rFonts w:ascii="Consolas" w:hAnsi="Consolas" w:cs="Consolas"/>
                <w:szCs w:val="21"/>
              </w:rPr>
              <w:t>itName</w:t>
            </w:r>
          </w:p>
        </w:tc>
        <w:tc>
          <w:tcPr>
            <w:tcW w:w="2620" w:type="dxa"/>
            <w:shd w:val="clear" w:color="auto" w:fill="FFFFFF" w:themeFill="background1"/>
          </w:tcPr>
          <w:p w:rsidR="006119FE" w:rsidRDefault="006119FE" w:rsidP="00374E50">
            <w:pPr>
              <w:pStyle w:val="a8"/>
              <w:jc w:val="center"/>
              <w:rPr>
                <w:rFonts w:ascii="Consolas" w:hAnsi="Consolas" w:cs="Consolas"/>
              </w:rPr>
            </w:pPr>
            <w:r>
              <w:rPr>
                <w:rFonts w:ascii="Consolas" w:hAnsi="Consolas" w:cs="Consolas" w:hint="eastAsia"/>
              </w:rPr>
              <w:t>物品</w:t>
            </w:r>
            <w:r>
              <w:rPr>
                <w:rFonts w:ascii="Consolas" w:hAnsi="Consolas" w:cs="Consolas"/>
              </w:rPr>
              <w:t>类型</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Tr="00374E50">
        <w:tc>
          <w:tcPr>
            <w:tcW w:w="1838" w:type="dxa"/>
            <w:shd w:val="clear" w:color="auto" w:fill="A6A6A6" w:themeFill="background1" w:themeFillShade="A6"/>
            <w:vAlign w:val="center"/>
          </w:tcPr>
          <w:p w:rsidR="006119FE" w:rsidRDefault="006119FE" w:rsidP="00374E50">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6119FE" w:rsidRPr="00CB5781" w:rsidRDefault="006119FE" w:rsidP="00374E50">
            <w:pPr>
              <w:jc w:val="left"/>
              <w:rPr>
                <w:rFonts w:ascii="Consolas" w:hAnsi="Consolas" w:cs="Consolas"/>
                <w:bCs/>
                <w:color w:val="5B9BD5" w:themeColor="accent1"/>
                <w:szCs w:val="21"/>
              </w:rPr>
            </w:pPr>
            <w:r w:rsidRPr="0022241F">
              <w:rPr>
                <w:rFonts w:ascii="Consolas" w:hAnsi="Consolas" w:cs="Consolas"/>
                <w:bCs/>
                <w:color w:val="5B9BD5" w:themeColor="accent1"/>
                <w:sz w:val="24"/>
                <w:szCs w:val="24"/>
              </w:rPr>
              <w:t>({"rspCode":"000","rspDesc":"</w:t>
            </w:r>
            <w:r w:rsidRPr="0022241F">
              <w:rPr>
                <w:rFonts w:ascii="Consolas" w:hAnsi="Consolas" w:cs="Consolas"/>
                <w:bCs/>
                <w:color w:val="5B9BD5" w:themeColor="accent1"/>
                <w:sz w:val="24"/>
                <w:szCs w:val="24"/>
              </w:rPr>
              <w:t>正常</w:t>
            </w:r>
            <w:r w:rsidRPr="0022241F">
              <w:rPr>
                <w:rFonts w:ascii="Consolas" w:hAnsi="Consolas" w:cs="Consolas"/>
                <w:bCs/>
                <w:color w:val="5B9BD5" w:themeColor="accent1"/>
                <w:sz w:val="24"/>
                <w:szCs w:val="24"/>
              </w:rPr>
              <w:t>","LoveMv":[{"leavetime":"","qx":"</w:t>
            </w:r>
            <w:r w:rsidRPr="0022241F">
              <w:rPr>
                <w:rFonts w:ascii="Consolas" w:hAnsi="Consolas" w:cs="Consolas"/>
                <w:bCs/>
                <w:color w:val="5B9BD5" w:themeColor="accent1"/>
                <w:sz w:val="24"/>
                <w:szCs w:val="24"/>
              </w:rPr>
              <w:t>河南省三门峡市</w:t>
            </w:r>
            <w:r w:rsidRPr="0022241F">
              <w:rPr>
                <w:rFonts w:ascii="Consolas" w:hAnsi="Consolas" w:cs="Consolas"/>
                <w:bCs/>
                <w:color w:val="5B9BD5" w:themeColor="accent1"/>
                <w:sz w:val="24"/>
                <w:szCs w:val="24"/>
              </w:rPr>
              <w:t>","pkname":"</w:t>
            </w:r>
            <w:r w:rsidRPr="0022241F">
              <w:rPr>
                <w:rFonts w:ascii="Consolas" w:hAnsi="Consolas" w:cs="Consolas"/>
                <w:bCs/>
                <w:color w:val="5B9BD5" w:themeColor="accent1"/>
                <w:sz w:val="24"/>
                <w:szCs w:val="24"/>
              </w:rPr>
              <w:t>吴攸</w:t>
            </w:r>
            <w:r w:rsidRPr="0022241F">
              <w:rPr>
                <w:rFonts w:ascii="Consolas" w:hAnsi="Consolas" w:cs="Consolas"/>
                <w:bCs/>
                <w:color w:val="5B9BD5" w:themeColor="accent1"/>
                <w:sz w:val="24"/>
                <w:szCs w:val="24"/>
              </w:rPr>
              <w:t>","lovename":"</w:t>
            </w:r>
            <w:r w:rsidRPr="0022241F">
              <w:rPr>
                <w:rFonts w:ascii="Consolas" w:hAnsi="Consolas" w:cs="Consolas"/>
                <w:bCs/>
                <w:color w:val="5B9BD5" w:themeColor="accent1"/>
                <w:sz w:val="24"/>
                <w:szCs w:val="24"/>
              </w:rPr>
              <w:t>匿名</w:t>
            </w:r>
            <w:r w:rsidRPr="0022241F">
              <w:rPr>
                <w:rFonts w:ascii="Consolas" w:hAnsi="Consolas" w:cs="Consolas"/>
                <w:bCs/>
                <w:color w:val="5B9BD5" w:themeColor="accent1"/>
                <w:sz w:val="24"/>
                <w:szCs w:val="24"/>
              </w:rPr>
              <w:t>","wpmoney":"</w:t>
            </w:r>
            <w:r w:rsidRPr="0022241F">
              <w:rPr>
                <w:rFonts w:ascii="Consolas" w:hAnsi="Consolas" w:cs="Consolas"/>
                <w:bCs/>
                <w:color w:val="5B9BD5" w:themeColor="accent1"/>
                <w:sz w:val="24"/>
                <w:szCs w:val="24"/>
              </w:rPr>
              <w:t>猜猜</w:t>
            </w:r>
            <w:r w:rsidRPr="0022241F">
              <w:rPr>
                <w:rFonts w:ascii="Consolas" w:hAnsi="Consolas" w:cs="Consolas"/>
                <w:bCs/>
                <w:color w:val="5B9BD5" w:themeColor="accent1"/>
                <w:sz w:val="24"/>
                <w:szCs w:val="24"/>
              </w:rPr>
              <w:t>","lovetype":"0","itName":"</w:t>
            </w:r>
            <w:r w:rsidRPr="0022241F">
              <w:rPr>
                <w:rFonts w:ascii="Consolas" w:hAnsi="Consolas" w:cs="Consolas"/>
                <w:bCs/>
                <w:color w:val="5B9BD5" w:themeColor="accent1"/>
                <w:sz w:val="24"/>
                <w:szCs w:val="24"/>
              </w:rPr>
              <w:t>日用</w:t>
            </w:r>
            <w:r w:rsidRPr="0022241F">
              <w:rPr>
                <w:rFonts w:ascii="Consolas" w:hAnsi="Consolas" w:cs="Consolas"/>
                <w:bCs/>
                <w:color w:val="5B9BD5" w:themeColor="accent1"/>
                <w:sz w:val="24"/>
                <w:szCs w:val="24"/>
              </w:rPr>
              <w:t>"},{"leavetime":"","qx":"</w:t>
            </w:r>
            <w:r w:rsidRPr="0022241F">
              <w:rPr>
                <w:rFonts w:ascii="Consolas" w:hAnsi="Consolas" w:cs="Consolas"/>
                <w:bCs/>
                <w:color w:val="5B9BD5" w:themeColor="accent1"/>
                <w:sz w:val="24"/>
                <w:szCs w:val="24"/>
              </w:rPr>
              <w:t>青海省西宁市</w:t>
            </w:r>
            <w:r w:rsidRPr="0022241F">
              <w:rPr>
                <w:rFonts w:ascii="Consolas" w:hAnsi="Consolas" w:cs="Consolas"/>
                <w:bCs/>
                <w:color w:val="5B9BD5" w:themeColor="accent1"/>
                <w:sz w:val="24"/>
                <w:szCs w:val="24"/>
              </w:rPr>
              <w:t>","pkname":"</w:t>
            </w:r>
            <w:r w:rsidRPr="0022241F">
              <w:rPr>
                <w:rFonts w:ascii="Consolas" w:hAnsi="Consolas" w:cs="Consolas"/>
                <w:bCs/>
                <w:color w:val="5B9BD5" w:themeColor="accent1"/>
                <w:sz w:val="24"/>
                <w:szCs w:val="24"/>
              </w:rPr>
              <w:t>任健</w:t>
            </w:r>
            <w:r w:rsidRPr="0022241F">
              <w:rPr>
                <w:rFonts w:ascii="Consolas" w:hAnsi="Consolas" w:cs="Consolas"/>
                <w:bCs/>
                <w:color w:val="5B9BD5" w:themeColor="accent1"/>
                <w:sz w:val="24"/>
                <w:szCs w:val="24"/>
              </w:rPr>
              <w:t>","lovename":"</w:t>
            </w:r>
            <w:r w:rsidRPr="0022241F">
              <w:rPr>
                <w:rFonts w:ascii="Consolas" w:hAnsi="Consolas" w:cs="Consolas"/>
                <w:bCs/>
                <w:color w:val="5B9BD5" w:themeColor="accent1"/>
                <w:sz w:val="24"/>
                <w:szCs w:val="24"/>
              </w:rPr>
              <w:t>匿名</w:t>
            </w:r>
            <w:r w:rsidRPr="0022241F">
              <w:rPr>
                <w:rFonts w:ascii="Consolas" w:hAnsi="Consolas" w:cs="Consolas"/>
                <w:bCs/>
                <w:color w:val="5B9BD5" w:themeColor="accent1"/>
                <w:sz w:val="24"/>
                <w:szCs w:val="24"/>
              </w:rPr>
              <w:t>","wpmoney":"</w:t>
            </w:r>
            <w:r w:rsidRPr="0022241F">
              <w:rPr>
                <w:rFonts w:ascii="Consolas" w:hAnsi="Consolas" w:cs="Consolas"/>
                <w:bCs/>
                <w:color w:val="5B9BD5" w:themeColor="accent1"/>
                <w:sz w:val="24"/>
                <w:szCs w:val="24"/>
              </w:rPr>
              <w:t>十万个为什么书</w:t>
            </w:r>
            <w:r w:rsidRPr="0022241F">
              <w:rPr>
                <w:rFonts w:ascii="Consolas" w:hAnsi="Consolas" w:cs="Consolas"/>
                <w:bCs/>
                <w:color w:val="5B9BD5" w:themeColor="accent1"/>
                <w:sz w:val="24"/>
                <w:szCs w:val="24"/>
              </w:rPr>
              <w:t>","lovetype":"1","itName":"</w:t>
            </w:r>
            <w:r w:rsidRPr="0022241F">
              <w:rPr>
                <w:rFonts w:ascii="Consolas" w:hAnsi="Consolas" w:cs="Consolas"/>
                <w:bCs/>
                <w:color w:val="5B9BD5" w:themeColor="accent1"/>
                <w:sz w:val="24"/>
                <w:szCs w:val="24"/>
              </w:rPr>
              <w:t>书籍</w:t>
            </w:r>
            <w:r w:rsidRPr="0022241F">
              <w:rPr>
                <w:rFonts w:ascii="Consolas" w:hAnsi="Consolas" w:cs="Consolas"/>
                <w:bCs/>
                <w:color w:val="5B9BD5" w:themeColor="accent1"/>
                <w:sz w:val="24"/>
                <w:szCs w:val="24"/>
              </w:rPr>
              <w:t>"},{"leavetime":"","qx":"</w:t>
            </w:r>
            <w:r w:rsidRPr="0022241F">
              <w:rPr>
                <w:rFonts w:ascii="Consolas" w:hAnsi="Consolas" w:cs="Consolas"/>
                <w:bCs/>
                <w:color w:val="5B9BD5" w:themeColor="accent1"/>
                <w:sz w:val="24"/>
                <w:szCs w:val="24"/>
              </w:rPr>
              <w:t>河南省三门峡市</w:t>
            </w:r>
            <w:r w:rsidRPr="0022241F">
              <w:rPr>
                <w:rFonts w:ascii="Consolas" w:hAnsi="Consolas" w:cs="Consolas"/>
                <w:bCs/>
                <w:color w:val="5B9BD5" w:themeColor="accent1"/>
                <w:sz w:val="24"/>
                <w:szCs w:val="24"/>
              </w:rPr>
              <w:t>","pkname":"</w:t>
            </w:r>
            <w:r w:rsidRPr="0022241F">
              <w:rPr>
                <w:rFonts w:ascii="Consolas" w:hAnsi="Consolas" w:cs="Consolas"/>
                <w:bCs/>
                <w:color w:val="5B9BD5" w:themeColor="accent1"/>
                <w:sz w:val="24"/>
                <w:szCs w:val="24"/>
              </w:rPr>
              <w:t>吴攸</w:t>
            </w:r>
            <w:r w:rsidRPr="0022241F">
              <w:rPr>
                <w:rFonts w:ascii="Consolas" w:hAnsi="Consolas" w:cs="Consolas"/>
                <w:bCs/>
                <w:color w:val="5B9BD5" w:themeColor="accent1"/>
                <w:sz w:val="24"/>
                <w:szCs w:val="24"/>
              </w:rPr>
              <w:t>","lovename":"</w:t>
            </w:r>
            <w:r w:rsidRPr="0022241F">
              <w:rPr>
                <w:rFonts w:ascii="Consolas" w:hAnsi="Consolas" w:cs="Consolas"/>
                <w:bCs/>
                <w:color w:val="5B9BD5" w:themeColor="accent1"/>
                <w:sz w:val="24"/>
                <w:szCs w:val="24"/>
              </w:rPr>
              <w:t>匿名</w:t>
            </w:r>
            <w:r w:rsidRPr="0022241F">
              <w:rPr>
                <w:rFonts w:ascii="Consolas" w:hAnsi="Consolas" w:cs="Consolas"/>
                <w:bCs/>
                <w:color w:val="5B9BD5" w:themeColor="accent1"/>
                <w:sz w:val="24"/>
                <w:szCs w:val="24"/>
              </w:rPr>
              <w:t>","wpmoney":"</w:t>
            </w:r>
            <w:r w:rsidRPr="0022241F">
              <w:rPr>
                <w:rFonts w:ascii="Consolas" w:hAnsi="Consolas" w:cs="Consolas"/>
                <w:bCs/>
                <w:color w:val="5B9BD5" w:themeColor="accent1"/>
                <w:sz w:val="24"/>
                <w:szCs w:val="24"/>
              </w:rPr>
              <w:t>测试新功能</w:t>
            </w:r>
            <w:r w:rsidRPr="0022241F">
              <w:rPr>
                <w:rFonts w:ascii="Consolas" w:hAnsi="Consolas" w:cs="Consolas"/>
                <w:bCs/>
                <w:color w:val="5B9BD5" w:themeColor="accent1"/>
                <w:sz w:val="24"/>
                <w:szCs w:val="24"/>
              </w:rPr>
              <w:t>","lovetype":"1","itName":"</w:t>
            </w:r>
            <w:r w:rsidRPr="0022241F">
              <w:rPr>
                <w:rFonts w:ascii="Consolas" w:hAnsi="Consolas" w:cs="Consolas"/>
                <w:bCs/>
                <w:color w:val="5B9BD5" w:themeColor="accent1"/>
                <w:sz w:val="24"/>
                <w:szCs w:val="24"/>
              </w:rPr>
              <w:t>鞋靴</w:t>
            </w:r>
            <w:r w:rsidRPr="0022241F">
              <w:rPr>
                <w:rFonts w:ascii="Consolas" w:hAnsi="Consolas" w:cs="Consolas"/>
                <w:bCs/>
                <w:color w:val="5B9BD5" w:themeColor="accent1"/>
                <w:sz w:val="24"/>
                <w:szCs w:val="24"/>
              </w:rPr>
              <w:t>"},{"leavetime":"","qx":"</w:t>
            </w:r>
            <w:r w:rsidRPr="0022241F">
              <w:rPr>
                <w:rFonts w:ascii="Consolas" w:hAnsi="Consolas" w:cs="Consolas"/>
                <w:bCs/>
                <w:color w:val="5B9BD5" w:themeColor="accent1"/>
                <w:sz w:val="24"/>
                <w:szCs w:val="24"/>
              </w:rPr>
              <w:t>测试数据</w:t>
            </w:r>
            <w:r w:rsidRPr="0022241F">
              <w:rPr>
                <w:rFonts w:ascii="Consolas" w:hAnsi="Consolas" w:cs="Consolas"/>
                <w:bCs/>
                <w:color w:val="5B9BD5" w:themeColor="accent1"/>
                <w:sz w:val="24"/>
                <w:szCs w:val="24"/>
              </w:rPr>
              <w:t>","pkname":"</w:t>
            </w:r>
            <w:r w:rsidRPr="0022241F">
              <w:rPr>
                <w:rFonts w:ascii="Consolas" w:hAnsi="Consolas" w:cs="Consolas"/>
                <w:bCs/>
                <w:color w:val="5B9BD5" w:themeColor="accent1"/>
                <w:sz w:val="24"/>
                <w:szCs w:val="24"/>
              </w:rPr>
              <w:t>李欣然</w:t>
            </w:r>
            <w:r w:rsidRPr="0022241F">
              <w:rPr>
                <w:rFonts w:ascii="Consolas" w:hAnsi="Consolas" w:cs="Consolas"/>
                <w:bCs/>
                <w:color w:val="5B9BD5" w:themeColor="accent1"/>
                <w:sz w:val="24"/>
                <w:szCs w:val="24"/>
              </w:rPr>
              <w:t>","lovename":"renjia</w:t>
            </w:r>
            <w:r w:rsidRPr="0022241F">
              <w:rPr>
                <w:rFonts w:ascii="Consolas" w:hAnsi="Consolas" w:cs="Consolas"/>
                <w:bCs/>
                <w:color w:val="5B9BD5" w:themeColor="accent1"/>
                <w:sz w:val="24"/>
                <w:szCs w:val="24"/>
              </w:rPr>
              <w:t>你</w:t>
            </w:r>
            <w:r w:rsidRPr="0022241F">
              <w:rPr>
                <w:rFonts w:ascii="Consolas" w:hAnsi="Consolas" w:cs="Consolas"/>
                <w:bCs/>
                <w:color w:val="5B9BD5" w:themeColor="accent1"/>
                <w:sz w:val="24"/>
                <w:szCs w:val="24"/>
              </w:rPr>
              <w:lastRenderedPageBreak/>
              <w:t>","wpmoney":"ejjendnfb","lovetype":"0","itName":"</w:t>
            </w:r>
            <w:r w:rsidRPr="0022241F">
              <w:rPr>
                <w:rFonts w:ascii="Consolas" w:hAnsi="Consolas" w:cs="Consolas"/>
                <w:bCs/>
                <w:color w:val="5B9BD5" w:themeColor="accent1"/>
                <w:sz w:val="24"/>
                <w:szCs w:val="24"/>
              </w:rPr>
              <w:t>玩具</w:t>
            </w:r>
            <w:r w:rsidRPr="0022241F">
              <w:rPr>
                <w:rFonts w:ascii="Consolas" w:hAnsi="Consolas" w:cs="Consolas"/>
                <w:bCs/>
                <w:color w:val="5B9BD5" w:themeColor="accent1"/>
                <w:sz w:val="24"/>
                <w:szCs w:val="24"/>
              </w:rPr>
              <w:t>"},{"leavetime":"","qx":"</w:t>
            </w:r>
            <w:r w:rsidRPr="0022241F">
              <w:rPr>
                <w:rFonts w:ascii="Consolas" w:hAnsi="Consolas" w:cs="Consolas"/>
                <w:bCs/>
                <w:color w:val="5B9BD5" w:themeColor="accent1"/>
                <w:sz w:val="24"/>
                <w:szCs w:val="24"/>
              </w:rPr>
              <w:t>河南省三门峡市</w:t>
            </w:r>
            <w:r w:rsidRPr="0022241F">
              <w:rPr>
                <w:rFonts w:ascii="Consolas" w:hAnsi="Consolas" w:cs="Consolas"/>
                <w:bCs/>
                <w:color w:val="5B9BD5" w:themeColor="accent1"/>
                <w:sz w:val="24"/>
                <w:szCs w:val="24"/>
              </w:rPr>
              <w:t>","pkname":"</w:t>
            </w:r>
            <w:r w:rsidRPr="0022241F">
              <w:rPr>
                <w:rFonts w:ascii="Consolas" w:hAnsi="Consolas" w:cs="Consolas"/>
                <w:bCs/>
                <w:color w:val="5B9BD5" w:themeColor="accent1"/>
                <w:sz w:val="24"/>
                <w:szCs w:val="24"/>
              </w:rPr>
              <w:t>吴攸</w:t>
            </w:r>
            <w:r w:rsidRPr="0022241F">
              <w:rPr>
                <w:rFonts w:ascii="Consolas" w:hAnsi="Consolas" w:cs="Consolas"/>
                <w:bCs/>
                <w:color w:val="5B9BD5" w:themeColor="accent1"/>
                <w:sz w:val="24"/>
                <w:szCs w:val="24"/>
              </w:rPr>
              <w:t>","lovename":"</w:t>
            </w:r>
            <w:r w:rsidRPr="0022241F">
              <w:rPr>
                <w:rFonts w:ascii="Consolas" w:hAnsi="Consolas" w:cs="Consolas"/>
                <w:bCs/>
                <w:color w:val="5B9BD5" w:themeColor="accent1"/>
                <w:sz w:val="24"/>
                <w:szCs w:val="24"/>
              </w:rPr>
              <w:t>匿名</w:t>
            </w:r>
            <w:r w:rsidRPr="0022241F">
              <w:rPr>
                <w:rFonts w:ascii="Consolas" w:hAnsi="Consolas" w:cs="Consolas"/>
                <w:bCs/>
                <w:color w:val="5B9BD5" w:themeColor="accent1"/>
                <w:sz w:val="24"/>
                <w:szCs w:val="24"/>
              </w:rPr>
              <w:t>","wpmoney":"</w:t>
            </w:r>
            <w:r w:rsidRPr="0022241F">
              <w:rPr>
                <w:rFonts w:ascii="Consolas" w:hAnsi="Consolas" w:cs="Consolas"/>
                <w:bCs/>
                <w:color w:val="5B9BD5" w:themeColor="accent1"/>
                <w:sz w:val="24"/>
                <w:szCs w:val="24"/>
              </w:rPr>
              <w:t>啊</w:t>
            </w:r>
            <w:r w:rsidRPr="0022241F">
              <w:rPr>
                <w:rFonts w:ascii="Consolas" w:hAnsi="Consolas" w:cs="Consolas"/>
                <w:bCs/>
                <w:color w:val="5B9BD5" w:themeColor="accent1"/>
                <w:sz w:val="24"/>
                <w:szCs w:val="24"/>
              </w:rPr>
              <w:t>","lovetype":"0","itName":"</w:t>
            </w:r>
            <w:r w:rsidRPr="0022241F">
              <w:rPr>
                <w:rFonts w:ascii="Consolas" w:hAnsi="Consolas" w:cs="Consolas"/>
                <w:bCs/>
                <w:color w:val="5B9BD5" w:themeColor="accent1"/>
                <w:sz w:val="24"/>
                <w:szCs w:val="24"/>
              </w:rPr>
              <w:t>日用</w:t>
            </w:r>
            <w:r w:rsidRPr="0022241F">
              <w:rPr>
                <w:rFonts w:ascii="Consolas" w:hAnsi="Consolas" w:cs="Consolas"/>
                <w:bCs/>
                <w:color w:val="5B9BD5" w:themeColor="accent1"/>
                <w:sz w:val="24"/>
                <w:szCs w:val="24"/>
              </w:rPr>
              <w:t>"}]})</w:t>
            </w:r>
          </w:p>
        </w:tc>
      </w:tr>
    </w:tbl>
    <w:p w:rsidR="006119FE" w:rsidRDefault="00555A56" w:rsidP="006119FE">
      <w:pPr>
        <w:pStyle w:val="4"/>
      </w:pPr>
      <w:r>
        <w:lastRenderedPageBreak/>
        <w:t>4.1.5</w:t>
      </w:r>
      <w:r w:rsidR="006119FE">
        <w:rPr>
          <w:rFonts w:hint="eastAsia"/>
        </w:rPr>
        <w:t>列表</w:t>
      </w:r>
      <w:r w:rsidR="006119FE">
        <w:t>分类排序</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6119FE" w:rsidTr="00374E50">
        <w:tc>
          <w:tcPr>
            <w:tcW w:w="1838" w:type="dxa"/>
            <w:vAlign w:val="center"/>
          </w:tcPr>
          <w:p w:rsidR="006119FE" w:rsidRDefault="006119FE" w:rsidP="00374E50">
            <w:pPr>
              <w:jc w:val="center"/>
              <w:rPr>
                <w:bCs/>
                <w:szCs w:val="21"/>
              </w:rPr>
            </w:pPr>
            <w:r>
              <w:rPr>
                <w:bCs/>
                <w:szCs w:val="21"/>
              </w:rPr>
              <w:t>接口标识：</w:t>
            </w:r>
          </w:p>
        </w:tc>
        <w:tc>
          <w:tcPr>
            <w:tcW w:w="2655" w:type="dxa"/>
            <w:gridSpan w:val="2"/>
            <w:vAlign w:val="center"/>
          </w:tcPr>
          <w:p w:rsidR="006119FE" w:rsidRDefault="006119FE" w:rsidP="00374E50">
            <w:pPr>
              <w:jc w:val="center"/>
              <w:rPr>
                <w:bCs/>
                <w:szCs w:val="21"/>
              </w:rPr>
            </w:pPr>
            <w:r w:rsidRPr="0074421A">
              <w:rPr>
                <w:bCs/>
                <w:szCs w:val="21"/>
              </w:rPr>
              <w:t>getItName</w:t>
            </w:r>
          </w:p>
        </w:tc>
        <w:tc>
          <w:tcPr>
            <w:tcW w:w="2727" w:type="dxa"/>
          </w:tcPr>
          <w:p w:rsidR="006119FE" w:rsidRDefault="006119FE" w:rsidP="00374E50">
            <w:pPr>
              <w:jc w:val="left"/>
            </w:pPr>
          </w:p>
        </w:tc>
        <w:tc>
          <w:tcPr>
            <w:tcW w:w="1847" w:type="dxa"/>
          </w:tcPr>
          <w:p w:rsidR="006119FE" w:rsidRDefault="006119FE" w:rsidP="00374E50">
            <w:pPr>
              <w:jc w:val="left"/>
            </w:pPr>
          </w:p>
        </w:tc>
      </w:tr>
      <w:tr w:rsidR="006119FE" w:rsidTr="00374E50">
        <w:tc>
          <w:tcPr>
            <w:tcW w:w="1838" w:type="dxa"/>
            <w:shd w:val="clear" w:color="auto" w:fill="A6A6A6" w:themeFill="background1" w:themeFillShade="A6"/>
            <w:vAlign w:val="center"/>
          </w:tcPr>
          <w:p w:rsidR="006119FE" w:rsidRDefault="006119FE" w:rsidP="00374E50">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6119FE" w:rsidRDefault="006119FE" w:rsidP="00374E50">
            <w:pPr>
              <w:jc w:val="center"/>
              <w:rPr>
                <w:bCs/>
                <w:szCs w:val="21"/>
              </w:rPr>
            </w:pPr>
            <w:r w:rsidRPr="0074421A">
              <w:rPr>
                <w:bCs/>
                <w:szCs w:val="21"/>
              </w:rPr>
              <w:t>getItName</w:t>
            </w:r>
          </w:p>
        </w:tc>
        <w:tc>
          <w:tcPr>
            <w:tcW w:w="2727" w:type="dxa"/>
          </w:tcPr>
          <w:p w:rsidR="006119FE" w:rsidRDefault="006119FE" w:rsidP="00374E50">
            <w:pPr>
              <w:jc w:val="center"/>
              <w:rPr>
                <w:bCs/>
                <w:szCs w:val="21"/>
              </w:rPr>
            </w:pPr>
          </w:p>
        </w:tc>
        <w:tc>
          <w:tcPr>
            <w:tcW w:w="1847" w:type="dxa"/>
          </w:tcPr>
          <w:p w:rsidR="006119FE" w:rsidRDefault="006119FE" w:rsidP="00374E50">
            <w:pPr>
              <w:jc w:val="center"/>
              <w:rPr>
                <w:bCs/>
                <w:szCs w:val="21"/>
              </w:rPr>
            </w:pPr>
          </w:p>
        </w:tc>
      </w:tr>
      <w:tr w:rsidR="006119FE" w:rsidTr="00374E50">
        <w:tc>
          <w:tcPr>
            <w:tcW w:w="1838" w:type="dxa"/>
            <w:shd w:val="clear" w:color="auto" w:fill="A6A6A6" w:themeFill="background1" w:themeFillShade="A6"/>
            <w:vAlign w:val="center"/>
          </w:tcPr>
          <w:p w:rsidR="006119FE" w:rsidRDefault="006119FE" w:rsidP="00374E50">
            <w:pPr>
              <w:jc w:val="center"/>
              <w:rPr>
                <w:bCs/>
                <w:szCs w:val="21"/>
              </w:rPr>
            </w:pPr>
            <w:r>
              <w:rPr>
                <w:bCs/>
                <w:szCs w:val="21"/>
              </w:rPr>
              <w:t>字段名</w:t>
            </w:r>
          </w:p>
        </w:tc>
        <w:tc>
          <w:tcPr>
            <w:tcW w:w="2655" w:type="dxa"/>
            <w:gridSpan w:val="2"/>
            <w:shd w:val="clear" w:color="auto" w:fill="A6A6A6" w:themeFill="background1" w:themeFillShade="A6"/>
            <w:vAlign w:val="center"/>
          </w:tcPr>
          <w:p w:rsidR="006119FE" w:rsidRDefault="006119FE" w:rsidP="00374E50">
            <w:pPr>
              <w:jc w:val="center"/>
              <w:rPr>
                <w:bCs/>
                <w:szCs w:val="21"/>
              </w:rPr>
            </w:pPr>
            <w:r>
              <w:rPr>
                <w:bCs/>
                <w:szCs w:val="21"/>
              </w:rPr>
              <w:t>说明</w:t>
            </w:r>
          </w:p>
        </w:tc>
        <w:tc>
          <w:tcPr>
            <w:tcW w:w="2727" w:type="dxa"/>
            <w:shd w:val="clear" w:color="auto" w:fill="A6A6A6" w:themeFill="background1" w:themeFillShade="A6"/>
          </w:tcPr>
          <w:p w:rsidR="006119FE" w:rsidRDefault="006119FE" w:rsidP="00374E50">
            <w:pPr>
              <w:jc w:val="center"/>
              <w:rPr>
                <w:bCs/>
                <w:szCs w:val="21"/>
              </w:rPr>
            </w:pPr>
            <w:r>
              <w:rPr>
                <w:bCs/>
                <w:szCs w:val="21"/>
              </w:rPr>
              <w:t>备注</w:t>
            </w:r>
          </w:p>
        </w:tc>
        <w:tc>
          <w:tcPr>
            <w:tcW w:w="1847" w:type="dxa"/>
            <w:shd w:val="clear" w:color="auto" w:fill="A6A6A6" w:themeFill="background1" w:themeFillShade="A6"/>
          </w:tcPr>
          <w:p w:rsidR="006119FE" w:rsidRDefault="006119FE" w:rsidP="00374E50">
            <w:pPr>
              <w:jc w:val="center"/>
              <w:rPr>
                <w:bCs/>
                <w:szCs w:val="21"/>
              </w:rPr>
            </w:pPr>
            <w:r>
              <w:rPr>
                <w:rFonts w:hint="eastAsia"/>
                <w:bCs/>
                <w:szCs w:val="21"/>
              </w:rPr>
              <w:t>是否必填项</w:t>
            </w:r>
          </w:p>
        </w:tc>
      </w:tr>
      <w:tr w:rsidR="006119FE" w:rsidTr="00374E50">
        <w:tc>
          <w:tcPr>
            <w:tcW w:w="1838" w:type="dxa"/>
            <w:shd w:val="clear" w:color="auto" w:fill="A6A6A6" w:themeFill="background1" w:themeFillShade="A6"/>
            <w:vAlign w:val="center"/>
          </w:tcPr>
          <w:p w:rsidR="006119FE" w:rsidRDefault="006119FE" w:rsidP="00374E50">
            <w:pPr>
              <w:jc w:val="center"/>
              <w:rPr>
                <w:bCs/>
                <w:szCs w:val="21"/>
              </w:rPr>
            </w:pPr>
            <w:r>
              <w:rPr>
                <w:rFonts w:hint="eastAsia"/>
              </w:rPr>
              <w:t>参数</w:t>
            </w:r>
            <w:r>
              <w:t>jsonStr</w:t>
            </w:r>
            <w:r>
              <w:rPr>
                <w:rFonts w:hint="eastAsia"/>
              </w:rPr>
              <w:t>：</w:t>
            </w:r>
          </w:p>
        </w:tc>
        <w:tc>
          <w:tcPr>
            <w:tcW w:w="7229" w:type="dxa"/>
            <w:gridSpan w:val="4"/>
            <w:vAlign w:val="center"/>
          </w:tcPr>
          <w:p w:rsidR="006119FE" w:rsidRPr="007856FB" w:rsidRDefault="006119FE" w:rsidP="00374E50">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b/>
                <w:color w:val="0070C0"/>
                <w:sz w:val="24"/>
              </w:rPr>
              <w:t>}</w:t>
            </w:r>
          </w:p>
        </w:tc>
      </w:tr>
      <w:tr w:rsidR="006119FE" w:rsidTr="00374E50">
        <w:tc>
          <w:tcPr>
            <w:tcW w:w="1838" w:type="dxa"/>
            <w:shd w:val="clear" w:color="auto" w:fill="A6A6A6" w:themeFill="background1" w:themeFillShade="A6"/>
            <w:vAlign w:val="center"/>
          </w:tcPr>
          <w:p w:rsidR="006119FE" w:rsidRDefault="006119FE" w:rsidP="00374E50">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6119FE" w:rsidRDefault="006119FE" w:rsidP="00374E50">
            <w:pPr>
              <w:ind w:firstLine="210"/>
              <w:jc w:val="center"/>
              <w:rPr>
                <w:rFonts w:ascii="宋体" w:hAnsi="宋体"/>
                <w:bCs/>
                <w:szCs w:val="21"/>
              </w:rPr>
            </w:pPr>
          </w:p>
        </w:tc>
        <w:tc>
          <w:tcPr>
            <w:tcW w:w="2762" w:type="dxa"/>
            <w:gridSpan w:val="2"/>
            <w:shd w:val="clear" w:color="auto" w:fill="A6A6A6" w:themeFill="background1" w:themeFillShade="A6"/>
          </w:tcPr>
          <w:p w:rsidR="006119FE" w:rsidRDefault="006119FE" w:rsidP="00374E50">
            <w:pPr>
              <w:ind w:firstLine="210"/>
              <w:jc w:val="center"/>
              <w:rPr>
                <w:rFonts w:ascii="宋体" w:hAnsi="宋体"/>
                <w:bCs/>
                <w:szCs w:val="21"/>
              </w:rPr>
            </w:pPr>
          </w:p>
        </w:tc>
        <w:tc>
          <w:tcPr>
            <w:tcW w:w="1847" w:type="dxa"/>
            <w:shd w:val="clear" w:color="auto" w:fill="A6A6A6" w:themeFill="background1" w:themeFillShade="A6"/>
          </w:tcPr>
          <w:p w:rsidR="006119FE" w:rsidRDefault="006119FE" w:rsidP="00374E50">
            <w:pPr>
              <w:ind w:firstLine="210"/>
              <w:jc w:val="center"/>
              <w:rPr>
                <w:rFonts w:ascii="宋体" w:hAnsi="宋体"/>
                <w:bCs/>
                <w:szCs w:val="21"/>
              </w:rPr>
            </w:pPr>
          </w:p>
        </w:tc>
      </w:tr>
      <w:tr w:rsidR="006119FE" w:rsidRPr="00F64465" w:rsidTr="00374E50">
        <w:tc>
          <w:tcPr>
            <w:tcW w:w="1838"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6119FE" w:rsidRPr="00F64465" w:rsidRDefault="006119FE" w:rsidP="00374E50">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RPr="00F64465" w:rsidTr="00374E50">
        <w:tc>
          <w:tcPr>
            <w:tcW w:w="1838"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6119FE" w:rsidRPr="00F64465" w:rsidRDefault="006119FE" w:rsidP="00374E50">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RPr="00F64465" w:rsidTr="00374E50">
        <w:tc>
          <w:tcPr>
            <w:tcW w:w="1838"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r w:rsidRPr="0022241F">
              <w:rPr>
                <w:rFonts w:ascii="Consolas" w:hAnsi="Consolas" w:cs="Consolas"/>
                <w:szCs w:val="21"/>
              </w:rPr>
              <w:t>itid</w:t>
            </w:r>
          </w:p>
        </w:tc>
        <w:tc>
          <w:tcPr>
            <w:tcW w:w="2620" w:type="dxa"/>
            <w:shd w:val="clear" w:color="auto" w:fill="FFFFFF" w:themeFill="background1"/>
          </w:tcPr>
          <w:p w:rsidR="006119FE" w:rsidRPr="00F64465" w:rsidRDefault="006119FE" w:rsidP="00374E50">
            <w:pPr>
              <w:pStyle w:val="a8"/>
              <w:jc w:val="center"/>
              <w:rPr>
                <w:rFonts w:ascii="Consolas" w:hAnsi="Consolas" w:cs="Consolas"/>
                <w:bCs/>
              </w:rPr>
            </w:pPr>
            <w:r>
              <w:rPr>
                <w:rFonts w:ascii="Consolas" w:hAnsi="Consolas" w:cs="Consolas" w:hint="eastAsia"/>
              </w:rPr>
              <w:t>物品</w:t>
            </w:r>
            <w:r>
              <w:rPr>
                <w:rFonts w:ascii="Consolas" w:hAnsi="Consolas" w:cs="Consolas"/>
              </w:rPr>
              <w:t>类型</w:t>
            </w:r>
            <w:r>
              <w:rPr>
                <w:rFonts w:ascii="Consolas" w:hAnsi="Consolas" w:cs="Consolas" w:hint="eastAsia"/>
              </w:rPr>
              <w:t>编号</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RPr="00F64465" w:rsidTr="00374E50">
        <w:tc>
          <w:tcPr>
            <w:tcW w:w="1838"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r w:rsidRPr="0022241F">
              <w:rPr>
                <w:rFonts w:ascii="Consolas" w:hAnsi="Consolas" w:cs="Consolas"/>
                <w:szCs w:val="21"/>
              </w:rPr>
              <w:t>itname</w:t>
            </w:r>
          </w:p>
        </w:tc>
        <w:tc>
          <w:tcPr>
            <w:tcW w:w="2620" w:type="dxa"/>
            <w:shd w:val="clear" w:color="auto" w:fill="FFFFFF" w:themeFill="background1"/>
          </w:tcPr>
          <w:p w:rsidR="006119FE" w:rsidRPr="00F64465" w:rsidRDefault="006119FE" w:rsidP="00374E50">
            <w:pPr>
              <w:pStyle w:val="a8"/>
              <w:jc w:val="center"/>
              <w:rPr>
                <w:rFonts w:ascii="Consolas" w:hAnsi="Consolas" w:cs="Consolas"/>
                <w:bCs/>
              </w:rPr>
            </w:pPr>
            <w:r>
              <w:rPr>
                <w:rFonts w:ascii="Consolas" w:hAnsi="Consolas" w:cs="Consolas" w:hint="eastAsia"/>
              </w:rPr>
              <w:t>物品</w:t>
            </w:r>
            <w:r>
              <w:rPr>
                <w:rFonts w:ascii="Consolas" w:hAnsi="Consolas" w:cs="Consolas"/>
              </w:rPr>
              <w:t>类型</w:t>
            </w:r>
            <w:r>
              <w:rPr>
                <w:rFonts w:ascii="Consolas" w:hAnsi="Consolas" w:cs="Consolas" w:hint="eastAsia"/>
              </w:rPr>
              <w:t>名称</w:t>
            </w:r>
          </w:p>
        </w:tc>
        <w:tc>
          <w:tcPr>
            <w:tcW w:w="2762" w:type="dxa"/>
            <w:gridSpan w:val="2"/>
            <w:shd w:val="clear" w:color="auto" w:fill="FFFFFF" w:themeFill="background1"/>
            <w:vAlign w:val="center"/>
          </w:tcPr>
          <w:p w:rsidR="006119FE" w:rsidRPr="00F64465" w:rsidRDefault="006119FE" w:rsidP="00374E50">
            <w:pPr>
              <w:jc w:val="center"/>
              <w:rPr>
                <w:rFonts w:ascii="Consolas" w:hAnsi="Consolas" w:cs="Consolas"/>
                <w:bCs/>
                <w:szCs w:val="21"/>
              </w:rPr>
            </w:pPr>
          </w:p>
        </w:tc>
        <w:tc>
          <w:tcPr>
            <w:tcW w:w="1847" w:type="dxa"/>
            <w:shd w:val="clear" w:color="auto" w:fill="FFFFFF" w:themeFill="background1"/>
            <w:vAlign w:val="center"/>
          </w:tcPr>
          <w:p w:rsidR="006119FE" w:rsidRPr="00F64465" w:rsidRDefault="006119FE" w:rsidP="00374E50">
            <w:pPr>
              <w:widowControl/>
              <w:jc w:val="center"/>
              <w:rPr>
                <w:rFonts w:ascii="Consolas" w:hAnsi="Consolas" w:cs="Consolas"/>
                <w:szCs w:val="21"/>
              </w:rPr>
            </w:pPr>
          </w:p>
        </w:tc>
      </w:tr>
      <w:tr w:rsidR="006119FE" w:rsidTr="00374E50">
        <w:tc>
          <w:tcPr>
            <w:tcW w:w="1838" w:type="dxa"/>
            <w:shd w:val="clear" w:color="auto" w:fill="A6A6A6" w:themeFill="background1" w:themeFillShade="A6"/>
            <w:vAlign w:val="center"/>
          </w:tcPr>
          <w:p w:rsidR="006119FE" w:rsidRDefault="006119FE" w:rsidP="00374E50">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6119FE" w:rsidRPr="0022241F" w:rsidRDefault="006119FE" w:rsidP="00374E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nsolas"/>
                <w:bCs/>
                <w:color w:val="5B9BD5" w:themeColor="accent1"/>
                <w:szCs w:val="21"/>
              </w:rPr>
            </w:pPr>
            <w:r w:rsidRPr="0022241F">
              <w:rPr>
                <w:rFonts w:ascii="Consolas" w:hAnsi="Consolas" w:cs="Consolas"/>
                <w:bCs/>
                <w:color w:val="5B9BD5" w:themeColor="accent1"/>
                <w:sz w:val="24"/>
                <w:szCs w:val="24"/>
              </w:rPr>
              <w:t>({"rspCode":"000","rspDesc":"</w:t>
            </w:r>
            <w:r w:rsidRPr="0022241F">
              <w:rPr>
                <w:rFonts w:ascii="Consolas" w:hAnsi="Consolas" w:cs="Consolas"/>
                <w:bCs/>
                <w:color w:val="5B9BD5" w:themeColor="accent1"/>
                <w:sz w:val="24"/>
                <w:szCs w:val="24"/>
              </w:rPr>
              <w:t>正常</w:t>
            </w:r>
            <w:r w:rsidRPr="0022241F">
              <w:rPr>
                <w:rFonts w:ascii="Consolas" w:hAnsi="Consolas" w:cs="Consolas"/>
                <w:bCs/>
                <w:color w:val="5B9BD5" w:themeColor="accent1"/>
                <w:sz w:val="24"/>
                <w:szCs w:val="24"/>
              </w:rPr>
              <w:t>","itnames":[{"itid":"2","itname":"</w:t>
            </w:r>
            <w:r w:rsidRPr="0022241F">
              <w:rPr>
                <w:rFonts w:ascii="Consolas" w:hAnsi="Consolas" w:cs="Consolas"/>
                <w:bCs/>
                <w:color w:val="5B9BD5" w:themeColor="accent1"/>
                <w:sz w:val="24"/>
                <w:szCs w:val="24"/>
              </w:rPr>
              <w:t>鞋靴</w:t>
            </w:r>
            <w:r w:rsidRPr="0022241F">
              <w:rPr>
                <w:rFonts w:ascii="Consolas" w:hAnsi="Consolas" w:cs="Consolas"/>
                <w:bCs/>
                <w:color w:val="5B9BD5" w:themeColor="accent1"/>
                <w:sz w:val="24"/>
                <w:szCs w:val="24"/>
              </w:rPr>
              <w:t>"},{"itid":"17","itname":"</w:t>
            </w:r>
            <w:r w:rsidRPr="0022241F">
              <w:rPr>
                <w:rFonts w:ascii="Consolas" w:hAnsi="Consolas" w:cs="Consolas"/>
                <w:bCs/>
                <w:color w:val="5B9BD5" w:themeColor="accent1"/>
                <w:sz w:val="24"/>
                <w:szCs w:val="24"/>
              </w:rPr>
              <w:t>健康资助</w:t>
            </w:r>
            <w:r w:rsidRPr="0022241F">
              <w:rPr>
                <w:rFonts w:ascii="Consolas" w:hAnsi="Consolas" w:cs="Consolas"/>
                <w:bCs/>
                <w:color w:val="5B9BD5" w:themeColor="accent1"/>
                <w:sz w:val="24"/>
                <w:szCs w:val="24"/>
              </w:rPr>
              <w:t>"},{"itid":"10","itname":"</w:t>
            </w:r>
            <w:r w:rsidRPr="0022241F">
              <w:rPr>
                <w:rFonts w:ascii="Consolas" w:hAnsi="Consolas" w:cs="Consolas"/>
                <w:bCs/>
                <w:color w:val="5B9BD5" w:themeColor="accent1"/>
                <w:sz w:val="24"/>
                <w:szCs w:val="24"/>
              </w:rPr>
              <w:t>数码</w:t>
            </w:r>
            <w:r w:rsidRPr="0022241F">
              <w:rPr>
                <w:rFonts w:ascii="Consolas" w:hAnsi="Consolas" w:cs="Consolas"/>
                <w:bCs/>
                <w:color w:val="5B9BD5" w:themeColor="accent1"/>
                <w:sz w:val="24"/>
                <w:szCs w:val="24"/>
              </w:rPr>
              <w:t>"},{"itid":"14","itname":"</w:t>
            </w:r>
            <w:r w:rsidRPr="0022241F">
              <w:rPr>
                <w:rFonts w:ascii="Consolas" w:hAnsi="Consolas" w:cs="Consolas"/>
                <w:bCs/>
                <w:color w:val="5B9BD5" w:themeColor="accent1"/>
                <w:sz w:val="24"/>
                <w:szCs w:val="24"/>
              </w:rPr>
              <w:t>文具</w:t>
            </w:r>
            <w:r w:rsidRPr="0022241F">
              <w:rPr>
                <w:rFonts w:ascii="Consolas" w:hAnsi="Consolas" w:cs="Consolas"/>
                <w:bCs/>
                <w:color w:val="5B9BD5" w:themeColor="accent1"/>
                <w:sz w:val="24"/>
                <w:szCs w:val="24"/>
              </w:rPr>
              <w:t>"},{"itid":"5","itname":"</w:t>
            </w:r>
            <w:r w:rsidRPr="0022241F">
              <w:rPr>
                <w:rFonts w:ascii="Consolas" w:hAnsi="Consolas" w:cs="Consolas"/>
                <w:bCs/>
                <w:color w:val="5B9BD5" w:themeColor="accent1"/>
                <w:sz w:val="24"/>
                <w:szCs w:val="24"/>
              </w:rPr>
              <w:t>家具</w:t>
            </w:r>
            <w:r w:rsidRPr="0022241F">
              <w:rPr>
                <w:rFonts w:ascii="Consolas" w:hAnsi="Consolas" w:cs="Consolas"/>
                <w:bCs/>
                <w:color w:val="5B9BD5" w:themeColor="accent1"/>
                <w:sz w:val="24"/>
                <w:szCs w:val="24"/>
              </w:rPr>
              <w:t>"},{"itid":"11","itname":"</w:t>
            </w:r>
            <w:r w:rsidRPr="0022241F">
              <w:rPr>
                <w:rFonts w:ascii="Consolas" w:hAnsi="Consolas" w:cs="Consolas"/>
                <w:bCs/>
                <w:color w:val="5B9BD5" w:themeColor="accent1"/>
                <w:sz w:val="24"/>
                <w:szCs w:val="24"/>
              </w:rPr>
              <w:t>乐器</w:t>
            </w:r>
            <w:r w:rsidRPr="0022241F">
              <w:rPr>
                <w:rFonts w:ascii="Consolas" w:hAnsi="Consolas" w:cs="Consolas"/>
                <w:bCs/>
                <w:color w:val="5B9BD5" w:themeColor="accent1"/>
                <w:sz w:val="24"/>
                <w:szCs w:val="24"/>
              </w:rPr>
              <w:t>"},{"itid":"16","itname":"</w:t>
            </w:r>
            <w:r w:rsidRPr="0022241F">
              <w:rPr>
                <w:rFonts w:ascii="Consolas" w:hAnsi="Consolas" w:cs="Consolas"/>
                <w:bCs/>
                <w:color w:val="5B9BD5" w:themeColor="accent1"/>
                <w:sz w:val="24"/>
                <w:szCs w:val="24"/>
              </w:rPr>
              <w:t>助学资助</w:t>
            </w:r>
            <w:r w:rsidRPr="0022241F">
              <w:rPr>
                <w:rFonts w:ascii="Consolas" w:hAnsi="Consolas" w:cs="Consolas"/>
                <w:bCs/>
                <w:color w:val="5B9BD5" w:themeColor="accent1"/>
                <w:sz w:val="24"/>
                <w:szCs w:val="24"/>
              </w:rPr>
              <w:t>"},{"itid":"8","itname":"</w:t>
            </w:r>
            <w:r w:rsidRPr="0022241F">
              <w:rPr>
                <w:rFonts w:ascii="Consolas" w:hAnsi="Consolas" w:cs="Consolas"/>
                <w:bCs/>
                <w:color w:val="5B9BD5" w:themeColor="accent1"/>
                <w:sz w:val="24"/>
                <w:szCs w:val="24"/>
              </w:rPr>
              <w:t>书籍</w:t>
            </w:r>
            <w:r w:rsidRPr="0022241F">
              <w:rPr>
                <w:rFonts w:ascii="Consolas" w:hAnsi="Consolas" w:cs="Consolas"/>
                <w:bCs/>
                <w:color w:val="5B9BD5" w:themeColor="accent1"/>
                <w:sz w:val="24"/>
                <w:szCs w:val="24"/>
              </w:rPr>
              <w:t>"},{"itid":"9","itname":"</w:t>
            </w:r>
            <w:r w:rsidRPr="0022241F">
              <w:rPr>
                <w:rFonts w:ascii="Consolas" w:hAnsi="Consolas" w:cs="Consolas"/>
                <w:bCs/>
                <w:color w:val="5B9BD5" w:themeColor="accent1"/>
                <w:sz w:val="24"/>
                <w:szCs w:val="24"/>
              </w:rPr>
              <w:t>电器</w:t>
            </w:r>
            <w:r w:rsidRPr="0022241F">
              <w:rPr>
                <w:rFonts w:ascii="Consolas" w:hAnsi="Consolas" w:cs="Consolas"/>
                <w:bCs/>
                <w:color w:val="5B9BD5" w:themeColor="accent1"/>
                <w:sz w:val="24"/>
                <w:szCs w:val="24"/>
              </w:rPr>
              <w:t>"},{"itid":"12","itname":"\t</w:t>
            </w:r>
            <w:r w:rsidRPr="0022241F">
              <w:rPr>
                <w:rFonts w:ascii="Consolas" w:hAnsi="Consolas" w:cs="Consolas"/>
                <w:bCs/>
                <w:color w:val="5B9BD5" w:themeColor="accent1"/>
                <w:sz w:val="24"/>
                <w:szCs w:val="24"/>
              </w:rPr>
              <w:t>食品</w:t>
            </w:r>
            <w:r w:rsidRPr="0022241F">
              <w:rPr>
                <w:rFonts w:ascii="Consolas" w:hAnsi="Consolas" w:cs="Consolas"/>
                <w:bCs/>
                <w:color w:val="5B9BD5" w:themeColor="accent1"/>
                <w:sz w:val="24"/>
                <w:szCs w:val="24"/>
              </w:rPr>
              <w:t>"},{"itid":"1","itname":"</w:t>
            </w:r>
            <w:r w:rsidRPr="0022241F">
              <w:rPr>
                <w:rFonts w:ascii="Consolas" w:hAnsi="Consolas" w:cs="Consolas"/>
                <w:bCs/>
                <w:color w:val="5B9BD5" w:themeColor="accent1"/>
                <w:sz w:val="24"/>
                <w:szCs w:val="24"/>
              </w:rPr>
              <w:t>服饰</w:t>
            </w:r>
            <w:r w:rsidRPr="0022241F">
              <w:rPr>
                <w:rFonts w:ascii="Consolas" w:hAnsi="Consolas" w:cs="Consolas"/>
                <w:bCs/>
                <w:color w:val="5B9BD5" w:themeColor="accent1"/>
                <w:sz w:val="24"/>
                <w:szCs w:val="24"/>
              </w:rPr>
              <w:t>"},{"itid":"18","itname":"</w:t>
            </w:r>
            <w:r w:rsidRPr="0022241F">
              <w:rPr>
                <w:rFonts w:ascii="Consolas" w:hAnsi="Consolas" w:cs="Consolas"/>
                <w:bCs/>
                <w:color w:val="5B9BD5" w:themeColor="accent1"/>
                <w:sz w:val="24"/>
                <w:szCs w:val="24"/>
              </w:rPr>
              <w:t>民生工程</w:t>
            </w:r>
            <w:r w:rsidRPr="0022241F">
              <w:rPr>
                <w:rFonts w:ascii="Consolas" w:hAnsi="Consolas" w:cs="Consolas"/>
                <w:bCs/>
                <w:color w:val="5B9BD5" w:themeColor="accent1"/>
                <w:sz w:val="24"/>
                <w:szCs w:val="24"/>
              </w:rPr>
              <w:t>"},{"itid":"7","itname":"</w:t>
            </w:r>
            <w:r w:rsidRPr="0022241F">
              <w:rPr>
                <w:rFonts w:ascii="Consolas" w:hAnsi="Consolas" w:cs="Consolas"/>
                <w:bCs/>
                <w:color w:val="5B9BD5" w:themeColor="accent1"/>
                <w:sz w:val="24"/>
                <w:szCs w:val="24"/>
              </w:rPr>
              <w:t>箱包</w:t>
            </w:r>
            <w:r w:rsidRPr="0022241F">
              <w:rPr>
                <w:rFonts w:ascii="Consolas" w:hAnsi="Consolas" w:cs="Consolas"/>
                <w:bCs/>
                <w:color w:val="5B9BD5" w:themeColor="accent1"/>
                <w:sz w:val="24"/>
                <w:szCs w:val="24"/>
              </w:rPr>
              <w:t>"},{"itid":"15","itname":"</w:t>
            </w:r>
            <w:r w:rsidRPr="0022241F">
              <w:rPr>
                <w:rFonts w:ascii="Consolas" w:hAnsi="Consolas" w:cs="Consolas"/>
                <w:bCs/>
                <w:color w:val="5B9BD5" w:themeColor="accent1"/>
                <w:sz w:val="24"/>
                <w:szCs w:val="24"/>
              </w:rPr>
              <w:t>其他</w:t>
            </w:r>
            <w:r w:rsidRPr="0022241F">
              <w:rPr>
                <w:rFonts w:ascii="Consolas" w:hAnsi="Consolas" w:cs="Consolas"/>
                <w:bCs/>
                <w:color w:val="5B9BD5" w:themeColor="accent1"/>
                <w:sz w:val="24"/>
                <w:szCs w:val="24"/>
              </w:rPr>
              <w:t>"},{"itid":"13","itname":"</w:t>
            </w:r>
            <w:r w:rsidRPr="0022241F">
              <w:rPr>
                <w:rFonts w:ascii="Consolas" w:hAnsi="Consolas" w:cs="Consolas"/>
                <w:bCs/>
                <w:color w:val="5B9BD5" w:themeColor="accent1"/>
                <w:sz w:val="24"/>
                <w:szCs w:val="24"/>
              </w:rPr>
              <w:t>日用</w:t>
            </w:r>
            <w:r w:rsidRPr="0022241F">
              <w:rPr>
                <w:rFonts w:ascii="Consolas" w:hAnsi="Consolas" w:cs="Consolas"/>
                <w:bCs/>
                <w:color w:val="5B9BD5" w:themeColor="accent1"/>
                <w:sz w:val="24"/>
                <w:szCs w:val="24"/>
              </w:rPr>
              <w:t>"},{"itid":"6","itname":"</w:t>
            </w:r>
            <w:r w:rsidRPr="0022241F">
              <w:rPr>
                <w:rFonts w:ascii="Consolas" w:hAnsi="Consolas" w:cs="Consolas"/>
                <w:bCs/>
                <w:color w:val="5B9BD5" w:themeColor="accent1"/>
                <w:sz w:val="24"/>
                <w:szCs w:val="24"/>
              </w:rPr>
              <w:t>玩具</w:t>
            </w:r>
            <w:r w:rsidRPr="0022241F">
              <w:rPr>
                <w:rFonts w:ascii="Consolas" w:hAnsi="Consolas" w:cs="Consolas"/>
                <w:bCs/>
                <w:color w:val="5B9BD5" w:themeColor="accent1"/>
                <w:sz w:val="24"/>
                <w:szCs w:val="24"/>
              </w:rPr>
              <w:t>"},{"itid":"3","itname":"\t</w:t>
            </w:r>
            <w:r w:rsidRPr="0022241F">
              <w:rPr>
                <w:rFonts w:ascii="Consolas" w:hAnsi="Consolas" w:cs="Consolas"/>
                <w:bCs/>
                <w:color w:val="5B9BD5" w:themeColor="accent1"/>
                <w:sz w:val="24"/>
                <w:szCs w:val="24"/>
              </w:rPr>
              <w:t>运动</w:t>
            </w:r>
            <w:r w:rsidRPr="0022241F">
              <w:rPr>
                <w:rFonts w:ascii="Consolas" w:hAnsi="Consolas" w:cs="Consolas"/>
                <w:bCs/>
                <w:color w:val="5B9BD5" w:themeColor="accent1"/>
                <w:sz w:val="24"/>
                <w:szCs w:val="24"/>
              </w:rPr>
              <w:t>"},{"itid":"4","itname":"</w:t>
            </w:r>
            <w:r w:rsidRPr="0022241F">
              <w:rPr>
                <w:rFonts w:ascii="Consolas" w:hAnsi="Consolas" w:cs="Consolas"/>
                <w:bCs/>
                <w:color w:val="5B9BD5" w:themeColor="accent1"/>
                <w:sz w:val="24"/>
                <w:szCs w:val="24"/>
              </w:rPr>
              <w:t>母婴</w:t>
            </w:r>
            <w:r w:rsidRPr="0022241F">
              <w:rPr>
                <w:rFonts w:ascii="Consolas" w:hAnsi="Consolas" w:cs="Consolas"/>
                <w:bCs/>
                <w:color w:val="5B9BD5" w:themeColor="accent1"/>
                <w:sz w:val="24"/>
                <w:szCs w:val="24"/>
              </w:rPr>
              <w:t>"}]})</w:t>
            </w:r>
          </w:p>
        </w:tc>
      </w:tr>
    </w:tbl>
    <w:p w:rsidR="006119FE" w:rsidRPr="0074421A" w:rsidRDefault="006119FE" w:rsidP="006119FE"/>
    <w:p w:rsidR="006119FE" w:rsidRPr="0074421A" w:rsidRDefault="006119FE" w:rsidP="006119FE"/>
    <w:p w:rsidR="006119FE" w:rsidRPr="006119FE" w:rsidRDefault="006119FE" w:rsidP="006119FE"/>
    <w:p w:rsidR="00CC6FF7" w:rsidRPr="00CC6FF7" w:rsidRDefault="00CC6FF7" w:rsidP="00CC6FF7"/>
    <w:p w:rsidR="00CC6FF7" w:rsidRDefault="00555A56" w:rsidP="00CC6FF7">
      <w:pPr>
        <w:pStyle w:val="3"/>
      </w:pPr>
      <w:r>
        <w:lastRenderedPageBreak/>
        <w:t>4.2</w:t>
      </w:r>
      <w:r w:rsidR="00CC6FF7">
        <w:rPr>
          <w:rFonts w:hint="eastAsia"/>
        </w:rPr>
        <w:t>爱心捐赠</w:t>
      </w:r>
    </w:p>
    <w:p w:rsidR="00C45131" w:rsidRDefault="00555A56" w:rsidP="00C45131">
      <w:pPr>
        <w:pStyle w:val="4"/>
      </w:pPr>
      <w:r>
        <w:t>4.2.1</w:t>
      </w:r>
      <w:r w:rsidR="00C45131">
        <w:t xml:space="preserve"> </w:t>
      </w:r>
      <w:r w:rsidR="00C45131">
        <w:rPr>
          <w:rFonts w:hint="eastAsia"/>
        </w:rPr>
        <w:t>爱心捐赠列表页</w:t>
      </w:r>
    </w:p>
    <w:p w:rsidR="00191F93" w:rsidRPr="00191F93" w:rsidRDefault="00191F93" w:rsidP="00191F93">
      <w:pPr>
        <w:rPr>
          <w:b/>
          <w:bCs/>
        </w:rPr>
      </w:pPr>
    </w:p>
    <w:tbl>
      <w:tblPr>
        <w:tblStyle w:val="a7"/>
        <w:tblW w:w="9067" w:type="dxa"/>
        <w:tblLayout w:type="fixed"/>
        <w:tblLook w:val="04A0" w:firstRow="1" w:lastRow="0" w:firstColumn="1" w:lastColumn="0" w:noHBand="0" w:noVBand="1"/>
      </w:tblPr>
      <w:tblGrid>
        <w:gridCol w:w="1838"/>
        <w:gridCol w:w="2835"/>
        <w:gridCol w:w="2547"/>
        <w:gridCol w:w="1847"/>
      </w:tblGrid>
      <w:tr w:rsidR="00191F93" w:rsidRPr="00191F93" w:rsidTr="00877FF2">
        <w:tc>
          <w:tcPr>
            <w:tcW w:w="1838" w:type="dxa"/>
            <w:vAlign w:val="center"/>
          </w:tcPr>
          <w:p w:rsidR="00191F93" w:rsidRPr="00191F93" w:rsidRDefault="00191F93" w:rsidP="00191F93">
            <w:pPr>
              <w:rPr>
                <w:bCs/>
                <w:kern w:val="2"/>
                <w:sz w:val="21"/>
                <w:szCs w:val="22"/>
              </w:rPr>
            </w:pPr>
            <w:r w:rsidRPr="00191F93">
              <w:rPr>
                <w:bCs/>
                <w:kern w:val="2"/>
                <w:sz w:val="21"/>
                <w:szCs w:val="22"/>
              </w:rPr>
              <w:t>接口标识：</w:t>
            </w:r>
          </w:p>
        </w:tc>
        <w:tc>
          <w:tcPr>
            <w:tcW w:w="2835" w:type="dxa"/>
            <w:vAlign w:val="center"/>
          </w:tcPr>
          <w:p w:rsidR="00191F93" w:rsidRPr="00191F93" w:rsidRDefault="00191F93" w:rsidP="00191F93">
            <w:pPr>
              <w:rPr>
                <w:bCs/>
                <w:kern w:val="2"/>
                <w:sz w:val="21"/>
                <w:szCs w:val="22"/>
              </w:rPr>
            </w:pPr>
            <w:r w:rsidRPr="00191F93">
              <w:rPr>
                <w:bCs/>
                <w:kern w:val="2"/>
                <w:sz w:val="21"/>
                <w:szCs w:val="22"/>
              </w:rPr>
              <w:t>loveDonateList</w:t>
            </w:r>
          </w:p>
        </w:tc>
        <w:tc>
          <w:tcPr>
            <w:tcW w:w="2547" w:type="dxa"/>
          </w:tcPr>
          <w:p w:rsidR="00191F93" w:rsidRPr="00191F93" w:rsidRDefault="00191F93" w:rsidP="00191F93">
            <w:pPr>
              <w:rPr>
                <w:kern w:val="2"/>
                <w:sz w:val="21"/>
                <w:szCs w:val="22"/>
              </w:rPr>
            </w:pPr>
          </w:p>
        </w:tc>
        <w:tc>
          <w:tcPr>
            <w:tcW w:w="1847" w:type="dxa"/>
          </w:tcPr>
          <w:p w:rsidR="00191F93" w:rsidRPr="00191F93" w:rsidRDefault="00191F93" w:rsidP="00191F93">
            <w:pPr>
              <w:rPr>
                <w:kern w:val="2"/>
                <w:sz w:val="21"/>
                <w:szCs w:val="22"/>
              </w:rPr>
            </w:pPr>
          </w:p>
        </w:tc>
      </w:tr>
      <w:tr w:rsidR="00191F93" w:rsidRPr="00191F93" w:rsidTr="00877FF2">
        <w:tc>
          <w:tcPr>
            <w:tcW w:w="1838" w:type="dxa"/>
            <w:shd w:val="clear" w:color="auto" w:fill="A6A6A6" w:themeFill="background1" w:themeFillShade="A6"/>
            <w:vAlign w:val="center"/>
          </w:tcPr>
          <w:p w:rsidR="00191F93" w:rsidRPr="00191F93" w:rsidRDefault="00191F93" w:rsidP="00191F93">
            <w:pPr>
              <w:rPr>
                <w:bCs/>
                <w:kern w:val="2"/>
                <w:sz w:val="21"/>
                <w:szCs w:val="22"/>
              </w:rPr>
            </w:pPr>
            <w:r w:rsidRPr="00191F93">
              <w:rPr>
                <w:bCs/>
                <w:kern w:val="2"/>
                <w:sz w:val="21"/>
                <w:szCs w:val="22"/>
              </w:rPr>
              <w:t>参数</w:t>
            </w:r>
            <w:r w:rsidRPr="00191F93">
              <w:rPr>
                <w:rFonts w:hint="eastAsia"/>
                <w:bCs/>
                <w:kern w:val="2"/>
                <w:sz w:val="21"/>
                <w:szCs w:val="22"/>
              </w:rPr>
              <w:t>marked</w:t>
            </w:r>
            <w:r w:rsidRPr="00191F93">
              <w:rPr>
                <w:rFonts w:hint="eastAsia"/>
                <w:bCs/>
                <w:kern w:val="2"/>
                <w:sz w:val="21"/>
                <w:szCs w:val="22"/>
              </w:rPr>
              <w:t>：</w:t>
            </w:r>
          </w:p>
        </w:tc>
        <w:tc>
          <w:tcPr>
            <w:tcW w:w="2835" w:type="dxa"/>
            <w:vAlign w:val="center"/>
          </w:tcPr>
          <w:p w:rsidR="00191F93" w:rsidRPr="00191F93" w:rsidRDefault="00191F93" w:rsidP="00191F93">
            <w:pPr>
              <w:rPr>
                <w:bCs/>
                <w:kern w:val="2"/>
                <w:sz w:val="21"/>
                <w:szCs w:val="22"/>
              </w:rPr>
            </w:pPr>
            <w:r w:rsidRPr="00191F93">
              <w:rPr>
                <w:bCs/>
                <w:kern w:val="2"/>
                <w:sz w:val="21"/>
                <w:szCs w:val="22"/>
              </w:rPr>
              <w:t>loveDonateList</w:t>
            </w:r>
          </w:p>
        </w:tc>
        <w:tc>
          <w:tcPr>
            <w:tcW w:w="2547" w:type="dxa"/>
          </w:tcPr>
          <w:p w:rsidR="00191F93" w:rsidRPr="00191F93" w:rsidRDefault="00191F93" w:rsidP="00191F93">
            <w:pPr>
              <w:rPr>
                <w:bCs/>
                <w:kern w:val="2"/>
                <w:sz w:val="21"/>
                <w:szCs w:val="22"/>
              </w:rPr>
            </w:pPr>
          </w:p>
        </w:tc>
        <w:tc>
          <w:tcPr>
            <w:tcW w:w="1847" w:type="dxa"/>
          </w:tcPr>
          <w:p w:rsidR="00191F93" w:rsidRPr="00191F93" w:rsidRDefault="00191F93" w:rsidP="00191F93">
            <w:pPr>
              <w:rPr>
                <w:bCs/>
                <w:kern w:val="2"/>
                <w:sz w:val="21"/>
                <w:szCs w:val="22"/>
              </w:rPr>
            </w:pPr>
          </w:p>
        </w:tc>
      </w:tr>
      <w:tr w:rsidR="00191F93" w:rsidRPr="00191F93" w:rsidTr="00877FF2">
        <w:tc>
          <w:tcPr>
            <w:tcW w:w="1838" w:type="dxa"/>
            <w:shd w:val="clear" w:color="auto" w:fill="A6A6A6" w:themeFill="background1" w:themeFillShade="A6"/>
            <w:vAlign w:val="center"/>
          </w:tcPr>
          <w:p w:rsidR="00191F93" w:rsidRPr="00191F93" w:rsidRDefault="00191F93" w:rsidP="00191F93">
            <w:pPr>
              <w:rPr>
                <w:bCs/>
                <w:kern w:val="2"/>
                <w:sz w:val="21"/>
                <w:szCs w:val="22"/>
              </w:rPr>
            </w:pPr>
            <w:r w:rsidRPr="00191F93">
              <w:rPr>
                <w:bCs/>
                <w:kern w:val="2"/>
                <w:sz w:val="21"/>
                <w:szCs w:val="22"/>
              </w:rPr>
              <w:t>字段名</w:t>
            </w:r>
          </w:p>
        </w:tc>
        <w:tc>
          <w:tcPr>
            <w:tcW w:w="2835" w:type="dxa"/>
            <w:shd w:val="clear" w:color="auto" w:fill="A6A6A6" w:themeFill="background1" w:themeFillShade="A6"/>
            <w:vAlign w:val="center"/>
          </w:tcPr>
          <w:p w:rsidR="00191F93" w:rsidRPr="00191F93" w:rsidRDefault="00191F93" w:rsidP="00191F93">
            <w:pPr>
              <w:rPr>
                <w:bCs/>
                <w:kern w:val="2"/>
                <w:sz w:val="21"/>
                <w:szCs w:val="22"/>
              </w:rPr>
            </w:pPr>
            <w:r w:rsidRPr="00191F93">
              <w:rPr>
                <w:bCs/>
                <w:kern w:val="2"/>
                <w:sz w:val="21"/>
                <w:szCs w:val="22"/>
              </w:rPr>
              <w:t>说明</w:t>
            </w:r>
          </w:p>
        </w:tc>
        <w:tc>
          <w:tcPr>
            <w:tcW w:w="2547" w:type="dxa"/>
            <w:shd w:val="clear" w:color="auto" w:fill="A6A6A6" w:themeFill="background1" w:themeFillShade="A6"/>
          </w:tcPr>
          <w:p w:rsidR="00191F93" w:rsidRPr="00191F93" w:rsidRDefault="00191F93" w:rsidP="00191F93">
            <w:pPr>
              <w:rPr>
                <w:bCs/>
                <w:kern w:val="2"/>
                <w:sz w:val="21"/>
                <w:szCs w:val="22"/>
              </w:rPr>
            </w:pPr>
            <w:r w:rsidRPr="00191F93">
              <w:rPr>
                <w:bCs/>
                <w:kern w:val="2"/>
                <w:sz w:val="21"/>
                <w:szCs w:val="22"/>
              </w:rPr>
              <w:t>备注</w:t>
            </w:r>
          </w:p>
        </w:tc>
        <w:tc>
          <w:tcPr>
            <w:tcW w:w="1847" w:type="dxa"/>
            <w:shd w:val="clear" w:color="auto" w:fill="A6A6A6" w:themeFill="background1" w:themeFillShade="A6"/>
          </w:tcPr>
          <w:p w:rsidR="00191F93" w:rsidRPr="00191F93" w:rsidRDefault="00191F93" w:rsidP="00191F93">
            <w:pPr>
              <w:rPr>
                <w:bCs/>
                <w:kern w:val="2"/>
                <w:sz w:val="21"/>
                <w:szCs w:val="22"/>
              </w:rPr>
            </w:pPr>
            <w:r w:rsidRPr="00191F93">
              <w:rPr>
                <w:rFonts w:hint="eastAsia"/>
                <w:bCs/>
                <w:kern w:val="2"/>
                <w:sz w:val="21"/>
                <w:szCs w:val="22"/>
              </w:rPr>
              <w:t>是否必填项</w:t>
            </w:r>
          </w:p>
        </w:tc>
      </w:tr>
      <w:tr w:rsidR="00191F93" w:rsidRPr="00191F93" w:rsidTr="00877FF2">
        <w:trPr>
          <w:trHeight w:val="413"/>
        </w:trPr>
        <w:tc>
          <w:tcPr>
            <w:tcW w:w="1838" w:type="dxa"/>
            <w:shd w:val="clear" w:color="auto" w:fill="auto"/>
            <w:vAlign w:val="center"/>
          </w:tcPr>
          <w:p w:rsidR="00191F93" w:rsidRPr="00191F93" w:rsidRDefault="00817CD5" w:rsidP="00191F93">
            <w:pPr>
              <w:rPr>
                <w:kern w:val="2"/>
                <w:sz w:val="21"/>
                <w:szCs w:val="22"/>
              </w:rPr>
            </w:pPr>
            <w:r w:rsidRPr="00817CD5">
              <w:rPr>
                <w:b/>
                <w:bCs/>
                <w:kern w:val="2"/>
                <w:sz w:val="21"/>
                <w:szCs w:val="22"/>
              </w:rPr>
              <w:t>pageNow</w:t>
            </w:r>
          </w:p>
        </w:tc>
        <w:tc>
          <w:tcPr>
            <w:tcW w:w="2835" w:type="dxa"/>
            <w:shd w:val="clear" w:color="auto" w:fill="auto"/>
            <w:vAlign w:val="center"/>
          </w:tcPr>
          <w:p w:rsidR="00191F93" w:rsidRPr="00191F93" w:rsidRDefault="00817CD5" w:rsidP="00191F93">
            <w:pPr>
              <w:rPr>
                <w:bCs/>
                <w:kern w:val="2"/>
                <w:sz w:val="21"/>
                <w:szCs w:val="22"/>
              </w:rPr>
            </w:pPr>
            <w:r>
              <w:rPr>
                <w:rFonts w:hint="eastAsia"/>
                <w:bCs/>
                <w:kern w:val="2"/>
                <w:sz w:val="21"/>
                <w:szCs w:val="22"/>
              </w:rPr>
              <w:t>当前页码</w:t>
            </w:r>
          </w:p>
        </w:tc>
        <w:tc>
          <w:tcPr>
            <w:tcW w:w="2547" w:type="dxa"/>
            <w:shd w:val="clear" w:color="auto" w:fill="auto"/>
          </w:tcPr>
          <w:p w:rsidR="00191F93" w:rsidRPr="00191F93" w:rsidRDefault="00191F93" w:rsidP="00191F93">
            <w:pPr>
              <w:rPr>
                <w:bCs/>
                <w:kern w:val="2"/>
                <w:sz w:val="21"/>
                <w:szCs w:val="22"/>
              </w:rPr>
            </w:pPr>
          </w:p>
        </w:tc>
        <w:tc>
          <w:tcPr>
            <w:tcW w:w="1847" w:type="dxa"/>
            <w:shd w:val="clear" w:color="auto" w:fill="auto"/>
          </w:tcPr>
          <w:p w:rsidR="00191F93" w:rsidRPr="00191F93" w:rsidRDefault="00191F93" w:rsidP="00191F93">
            <w:pPr>
              <w:rPr>
                <w:bCs/>
                <w:kern w:val="2"/>
                <w:sz w:val="21"/>
                <w:szCs w:val="22"/>
              </w:rPr>
            </w:pPr>
            <w:r w:rsidRPr="00191F93">
              <w:rPr>
                <w:rFonts w:hint="eastAsia"/>
                <w:bCs/>
                <w:kern w:val="2"/>
                <w:sz w:val="21"/>
                <w:szCs w:val="22"/>
              </w:rPr>
              <w:t>是</w:t>
            </w:r>
          </w:p>
        </w:tc>
      </w:tr>
      <w:tr w:rsidR="00191F93" w:rsidRPr="00191F93" w:rsidTr="00877FF2">
        <w:trPr>
          <w:trHeight w:val="405"/>
        </w:trPr>
        <w:tc>
          <w:tcPr>
            <w:tcW w:w="1838" w:type="dxa"/>
            <w:vAlign w:val="center"/>
          </w:tcPr>
          <w:p w:rsidR="00191F93" w:rsidRPr="00191F93" w:rsidRDefault="00817CD5" w:rsidP="00191F93">
            <w:pPr>
              <w:rPr>
                <w:bCs/>
                <w:kern w:val="2"/>
                <w:sz w:val="21"/>
                <w:szCs w:val="22"/>
              </w:rPr>
            </w:pPr>
            <w:r w:rsidRPr="00817CD5">
              <w:rPr>
                <w:b/>
                <w:bCs/>
                <w:kern w:val="2"/>
                <w:sz w:val="21"/>
                <w:szCs w:val="22"/>
              </w:rPr>
              <w:t>sort</w:t>
            </w:r>
          </w:p>
        </w:tc>
        <w:tc>
          <w:tcPr>
            <w:tcW w:w="2835" w:type="dxa"/>
          </w:tcPr>
          <w:p w:rsidR="00191F93" w:rsidRPr="00191F93" w:rsidRDefault="00817CD5" w:rsidP="00191F93">
            <w:pPr>
              <w:rPr>
                <w:bCs/>
                <w:kern w:val="2"/>
                <w:sz w:val="21"/>
                <w:szCs w:val="22"/>
              </w:rPr>
            </w:pPr>
            <w:r>
              <w:rPr>
                <w:rFonts w:hint="eastAsia"/>
                <w:bCs/>
                <w:kern w:val="2"/>
                <w:sz w:val="21"/>
                <w:szCs w:val="22"/>
              </w:rPr>
              <w:t>排序</w:t>
            </w:r>
          </w:p>
        </w:tc>
        <w:tc>
          <w:tcPr>
            <w:tcW w:w="2547" w:type="dxa"/>
            <w:vAlign w:val="center"/>
          </w:tcPr>
          <w:p w:rsidR="00191F93" w:rsidRPr="00191F93" w:rsidRDefault="00191F93" w:rsidP="00191F93">
            <w:pPr>
              <w:rPr>
                <w:kern w:val="2"/>
                <w:sz w:val="21"/>
                <w:szCs w:val="22"/>
              </w:rPr>
            </w:pPr>
          </w:p>
        </w:tc>
        <w:tc>
          <w:tcPr>
            <w:tcW w:w="1847" w:type="dxa"/>
            <w:vAlign w:val="center"/>
          </w:tcPr>
          <w:p w:rsidR="00191F93" w:rsidRPr="00191F93" w:rsidRDefault="00191F93" w:rsidP="00191F93">
            <w:pPr>
              <w:rPr>
                <w:bCs/>
                <w:kern w:val="2"/>
                <w:sz w:val="21"/>
                <w:szCs w:val="22"/>
              </w:rPr>
            </w:pPr>
            <w:r w:rsidRPr="00191F93">
              <w:rPr>
                <w:rFonts w:hint="eastAsia"/>
                <w:bCs/>
                <w:kern w:val="2"/>
                <w:sz w:val="21"/>
                <w:szCs w:val="22"/>
              </w:rPr>
              <w:t>是</w:t>
            </w:r>
          </w:p>
        </w:tc>
      </w:tr>
      <w:tr w:rsidR="00817CD5" w:rsidRPr="00191F93" w:rsidTr="00877FF2">
        <w:trPr>
          <w:trHeight w:val="405"/>
        </w:trPr>
        <w:tc>
          <w:tcPr>
            <w:tcW w:w="1838" w:type="dxa"/>
            <w:vAlign w:val="center"/>
          </w:tcPr>
          <w:p w:rsidR="00817CD5" w:rsidRPr="00817CD5" w:rsidRDefault="00817CD5" w:rsidP="00191F93">
            <w:pPr>
              <w:rPr>
                <w:b/>
                <w:bCs/>
              </w:rPr>
            </w:pPr>
            <w:r w:rsidRPr="00817CD5">
              <w:rPr>
                <w:b/>
                <w:bCs/>
              </w:rPr>
              <w:t>pageCount</w:t>
            </w:r>
          </w:p>
        </w:tc>
        <w:tc>
          <w:tcPr>
            <w:tcW w:w="2835" w:type="dxa"/>
          </w:tcPr>
          <w:p w:rsidR="00817CD5" w:rsidRPr="00191F93" w:rsidRDefault="00817CD5" w:rsidP="00191F93">
            <w:pPr>
              <w:rPr>
                <w:bCs/>
              </w:rPr>
            </w:pPr>
            <w:r>
              <w:rPr>
                <w:rFonts w:hint="eastAsia"/>
                <w:bCs/>
              </w:rPr>
              <w:t>单页查询总数</w:t>
            </w:r>
          </w:p>
        </w:tc>
        <w:tc>
          <w:tcPr>
            <w:tcW w:w="2547" w:type="dxa"/>
            <w:vAlign w:val="center"/>
          </w:tcPr>
          <w:p w:rsidR="00817CD5" w:rsidRPr="00191F93" w:rsidRDefault="00817CD5" w:rsidP="00191F93"/>
        </w:tc>
        <w:tc>
          <w:tcPr>
            <w:tcW w:w="1847" w:type="dxa"/>
            <w:vAlign w:val="center"/>
          </w:tcPr>
          <w:p w:rsidR="00817CD5" w:rsidRPr="00191F93" w:rsidRDefault="00817CD5" w:rsidP="00191F93">
            <w:pPr>
              <w:rPr>
                <w:bCs/>
              </w:rPr>
            </w:pPr>
          </w:p>
        </w:tc>
      </w:tr>
      <w:tr w:rsidR="00817CD5" w:rsidRPr="00191F93" w:rsidTr="00877FF2">
        <w:trPr>
          <w:trHeight w:val="405"/>
        </w:trPr>
        <w:tc>
          <w:tcPr>
            <w:tcW w:w="1838" w:type="dxa"/>
            <w:vAlign w:val="center"/>
          </w:tcPr>
          <w:p w:rsidR="00817CD5" w:rsidRPr="00817CD5" w:rsidRDefault="00817CD5" w:rsidP="00191F93">
            <w:pPr>
              <w:rPr>
                <w:b/>
                <w:bCs/>
              </w:rPr>
            </w:pPr>
            <w:r w:rsidRPr="00817CD5">
              <w:rPr>
                <w:b/>
                <w:bCs/>
              </w:rPr>
              <w:t>queryString</w:t>
            </w:r>
          </w:p>
        </w:tc>
        <w:tc>
          <w:tcPr>
            <w:tcW w:w="2835" w:type="dxa"/>
          </w:tcPr>
          <w:p w:rsidR="00817CD5" w:rsidRPr="00191F93" w:rsidRDefault="00817CD5" w:rsidP="00191F93">
            <w:pPr>
              <w:rPr>
                <w:bCs/>
              </w:rPr>
            </w:pPr>
          </w:p>
        </w:tc>
        <w:tc>
          <w:tcPr>
            <w:tcW w:w="2547" w:type="dxa"/>
            <w:vAlign w:val="center"/>
          </w:tcPr>
          <w:p w:rsidR="00817CD5" w:rsidRPr="00191F93" w:rsidRDefault="00817CD5" w:rsidP="00191F93"/>
        </w:tc>
        <w:tc>
          <w:tcPr>
            <w:tcW w:w="1847" w:type="dxa"/>
            <w:vAlign w:val="center"/>
          </w:tcPr>
          <w:p w:rsidR="00817CD5" w:rsidRPr="00191F93" w:rsidRDefault="00817CD5" w:rsidP="00191F93">
            <w:pPr>
              <w:rPr>
                <w:bCs/>
              </w:rPr>
            </w:pPr>
          </w:p>
        </w:tc>
      </w:tr>
      <w:tr w:rsidR="00817CD5" w:rsidRPr="00191F93" w:rsidTr="00877FF2">
        <w:trPr>
          <w:trHeight w:val="405"/>
        </w:trPr>
        <w:tc>
          <w:tcPr>
            <w:tcW w:w="1838" w:type="dxa"/>
            <w:vAlign w:val="center"/>
          </w:tcPr>
          <w:p w:rsidR="00817CD5" w:rsidRPr="00817CD5" w:rsidRDefault="00817CD5" w:rsidP="00191F93">
            <w:pPr>
              <w:rPr>
                <w:b/>
                <w:bCs/>
              </w:rPr>
            </w:pPr>
            <w:r w:rsidRPr="00817CD5">
              <w:rPr>
                <w:b/>
                <w:bCs/>
              </w:rPr>
              <w:t>itId</w:t>
            </w:r>
          </w:p>
        </w:tc>
        <w:tc>
          <w:tcPr>
            <w:tcW w:w="2835" w:type="dxa"/>
          </w:tcPr>
          <w:p w:rsidR="00817CD5" w:rsidRPr="00191F93" w:rsidRDefault="00817CD5" w:rsidP="00191F93">
            <w:pPr>
              <w:rPr>
                <w:bCs/>
              </w:rPr>
            </w:pPr>
          </w:p>
        </w:tc>
        <w:tc>
          <w:tcPr>
            <w:tcW w:w="2547" w:type="dxa"/>
            <w:vAlign w:val="center"/>
          </w:tcPr>
          <w:p w:rsidR="00817CD5" w:rsidRPr="00191F93" w:rsidRDefault="00817CD5" w:rsidP="00191F93"/>
        </w:tc>
        <w:tc>
          <w:tcPr>
            <w:tcW w:w="1847" w:type="dxa"/>
            <w:vAlign w:val="center"/>
          </w:tcPr>
          <w:p w:rsidR="00817CD5" w:rsidRPr="00191F93" w:rsidRDefault="00817CD5" w:rsidP="00191F93">
            <w:pPr>
              <w:rPr>
                <w:bCs/>
              </w:rPr>
            </w:pPr>
          </w:p>
        </w:tc>
      </w:tr>
      <w:tr w:rsidR="00191F93" w:rsidRPr="00191F93" w:rsidTr="00877FF2">
        <w:trPr>
          <w:trHeight w:val="405"/>
        </w:trPr>
        <w:tc>
          <w:tcPr>
            <w:tcW w:w="1838" w:type="dxa"/>
            <w:vAlign w:val="center"/>
          </w:tcPr>
          <w:p w:rsidR="00191F93" w:rsidRPr="00191F93" w:rsidRDefault="00817CD5" w:rsidP="00191F93">
            <w:pPr>
              <w:rPr>
                <w:kern w:val="2"/>
                <w:sz w:val="21"/>
                <w:szCs w:val="22"/>
              </w:rPr>
            </w:pPr>
            <w:r w:rsidRPr="00817CD5">
              <w:rPr>
                <w:b/>
                <w:bCs/>
                <w:kern w:val="2"/>
                <w:sz w:val="21"/>
                <w:szCs w:val="22"/>
              </w:rPr>
              <w:t>type</w:t>
            </w:r>
          </w:p>
        </w:tc>
        <w:tc>
          <w:tcPr>
            <w:tcW w:w="2835" w:type="dxa"/>
          </w:tcPr>
          <w:p w:rsidR="00191F93" w:rsidRPr="00191F93" w:rsidRDefault="00191F93" w:rsidP="00191F93">
            <w:pPr>
              <w:rPr>
                <w:bCs/>
                <w:kern w:val="2"/>
                <w:sz w:val="21"/>
                <w:szCs w:val="22"/>
              </w:rPr>
            </w:pPr>
          </w:p>
        </w:tc>
        <w:tc>
          <w:tcPr>
            <w:tcW w:w="2547" w:type="dxa"/>
            <w:vAlign w:val="center"/>
          </w:tcPr>
          <w:p w:rsidR="00191F93" w:rsidRPr="00191F93" w:rsidRDefault="00191F93" w:rsidP="00191F93">
            <w:pPr>
              <w:rPr>
                <w:kern w:val="2"/>
                <w:sz w:val="21"/>
                <w:szCs w:val="22"/>
              </w:rPr>
            </w:pPr>
          </w:p>
        </w:tc>
        <w:tc>
          <w:tcPr>
            <w:tcW w:w="1847" w:type="dxa"/>
            <w:vAlign w:val="center"/>
          </w:tcPr>
          <w:p w:rsidR="00191F93" w:rsidRPr="00191F93" w:rsidRDefault="00191F93" w:rsidP="00191F93">
            <w:pPr>
              <w:rPr>
                <w:bCs/>
                <w:kern w:val="2"/>
                <w:sz w:val="21"/>
                <w:szCs w:val="22"/>
              </w:rPr>
            </w:pPr>
            <w:r w:rsidRPr="00191F93">
              <w:rPr>
                <w:rFonts w:hint="eastAsia"/>
                <w:bCs/>
                <w:kern w:val="2"/>
                <w:sz w:val="21"/>
                <w:szCs w:val="22"/>
              </w:rPr>
              <w:t>是</w:t>
            </w:r>
          </w:p>
        </w:tc>
      </w:tr>
      <w:tr w:rsidR="00191F93" w:rsidRPr="00191F93" w:rsidTr="00877FF2">
        <w:tc>
          <w:tcPr>
            <w:tcW w:w="1838" w:type="dxa"/>
            <w:shd w:val="clear" w:color="auto" w:fill="A6A6A6" w:themeFill="background1" w:themeFillShade="A6"/>
            <w:vAlign w:val="center"/>
          </w:tcPr>
          <w:p w:rsidR="00191F93" w:rsidRPr="00191F93" w:rsidRDefault="00191F93" w:rsidP="00191F93">
            <w:pPr>
              <w:rPr>
                <w:bCs/>
                <w:kern w:val="2"/>
                <w:sz w:val="21"/>
                <w:szCs w:val="22"/>
              </w:rPr>
            </w:pPr>
            <w:r w:rsidRPr="00191F93">
              <w:rPr>
                <w:rFonts w:hint="eastAsia"/>
                <w:kern w:val="2"/>
                <w:sz w:val="21"/>
                <w:szCs w:val="22"/>
              </w:rPr>
              <w:t>参数</w:t>
            </w:r>
            <w:r w:rsidRPr="00191F93">
              <w:rPr>
                <w:kern w:val="2"/>
                <w:sz w:val="21"/>
                <w:szCs w:val="22"/>
              </w:rPr>
              <w:t>jsonStr</w:t>
            </w:r>
            <w:r w:rsidRPr="00191F93">
              <w:rPr>
                <w:rFonts w:hint="eastAsia"/>
                <w:kern w:val="2"/>
                <w:sz w:val="21"/>
                <w:szCs w:val="22"/>
              </w:rPr>
              <w:t>：</w:t>
            </w:r>
          </w:p>
        </w:tc>
        <w:tc>
          <w:tcPr>
            <w:tcW w:w="7229" w:type="dxa"/>
            <w:gridSpan w:val="3"/>
            <w:vAlign w:val="center"/>
          </w:tcPr>
          <w:p w:rsidR="00191F93" w:rsidRPr="00191F93" w:rsidRDefault="00191F93" w:rsidP="00191F93">
            <w:pPr>
              <w:rPr>
                <w:b/>
                <w:kern w:val="2"/>
                <w:sz w:val="21"/>
                <w:szCs w:val="22"/>
              </w:rPr>
            </w:pPr>
            <w:r w:rsidRPr="00191F93">
              <w:rPr>
                <w:b/>
                <w:bCs/>
                <w:kern w:val="2"/>
                <w:sz w:val="21"/>
                <w:szCs w:val="22"/>
              </w:rPr>
              <w:t>{"pageNow":1,"sort":"refreshtime+desc","pageCount":1000000,"queryString":"","itId":"","type":1}</w:t>
            </w:r>
          </w:p>
        </w:tc>
      </w:tr>
      <w:tr w:rsidR="00191F93" w:rsidRPr="00191F93" w:rsidTr="00877FF2">
        <w:tc>
          <w:tcPr>
            <w:tcW w:w="1838" w:type="dxa"/>
            <w:shd w:val="clear" w:color="auto" w:fill="A6A6A6" w:themeFill="background1" w:themeFillShade="A6"/>
            <w:vAlign w:val="center"/>
          </w:tcPr>
          <w:p w:rsidR="00191F93" w:rsidRPr="00191F93" w:rsidRDefault="00191F93" w:rsidP="00191F93">
            <w:pPr>
              <w:rPr>
                <w:kern w:val="2"/>
                <w:sz w:val="21"/>
                <w:szCs w:val="22"/>
                <w:u w:val="single"/>
              </w:rPr>
            </w:pPr>
            <w:r w:rsidRPr="00191F93">
              <w:rPr>
                <w:rFonts w:hint="eastAsia"/>
                <w:kern w:val="2"/>
                <w:sz w:val="21"/>
                <w:szCs w:val="22"/>
                <w:u w:val="single"/>
              </w:rPr>
              <w:t>后台返回码</w:t>
            </w:r>
          </w:p>
        </w:tc>
        <w:tc>
          <w:tcPr>
            <w:tcW w:w="2835" w:type="dxa"/>
            <w:shd w:val="clear" w:color="auto" w:fill="A6A6A6" w:themeFill="background1" w:themeFillShade="A6"/>
            <w:vAlign w:val="center"/>
          </w:tcPr>
          <w:p w:rsidR="00191F93" w:rsidRPr="00191F93" w:rsidRDefault="00191F93" w:rsidP="00191F93">
            <w:pPr>
              <w:rPr>
                <w:bCs/>
                <w:kern w:val="2"/>
                <w:sz w:val="21"/>
                <w:szCs w:val="22"/>
              </w:rPr>
            </w:pPr>
          </w:p>
        </w:tc>
        <w:tc>
          <w:tcPr>
            <w:tcW w:w="2547" w:type="dxa"/>
            <w:shd w:val="clear" w:color="auto" w:fill="A6A6A6" w:themeFill="background1" w:themeFillShade="A6"/>
          </w:tcPr>
          <w:p w:rsidR="00191F93" w:rsidRPr="00191F93" w:rsidRDefault="00191F93" w:rsidP="00191F93">
            <w:pPr>
              <w:rPr>
                <w:bCs/>
                <w:kern w:val="2"/>
                <w:sz w:val="21"/>
                <w:szCs w:val="22"/>
              </w:rPr>
            </w:pPr>
          </w:p>
        </w:tc>
        <w:tc>
          <w:tcPr>
            <w:tcW w:w="1847" w:type="dxa"/>
            <w:shd w:val="clear" w:color="auto" w:fill="A6A6A6" w:themeFill="background1" w:themeFillShade="A6"/>
          </w:tcPr>
          <w:p w:rsidR="00191F93" w:rsidRPr="00191F93" w:rsidRDefault="00191F93" w:rsidP="00191F93">
            <w:pPr>
              <w:rPr>
                <w:bCs/>
                <w:kern w:val="2"/>
                <w:sz w:val="21"/>
                <w:szCs w:val="22"/>
              </w:rPr>
            </w:pPr>
          </w:p>
        </w:tc>
      </w:tr>
      <w:tr w:rsidR="00191F93" w:rsidRPr="00191F93" w:rsidTr="00877FF2">
        <w:tc>
          <w:tcPr>
            <w:tcW w:w="1838" w:type="dxa"/>
            <w:shd w:val="clear" w:color="auto" w:fill="FFFFFF" w:themeFill="background1"/>
            <w:vAlign w:val="center"/>
          </w:tcPr>
          <w:p w:rsidR="00191F93" w:rsidRPr="00191F93" w:rsidRDefault="00191F93" w:rsidP="00191F93">
            <w:pPr>
              <w:rPr>
                <w:kern w:val="2"/>
                <w:sz w:val="21"/>
                <w:szCs w:val="22"/>
              </w:rPr>
            </w:pPr>
            <w:r w:rsidRPr="00191F93">
              <w:rPr>
                <w:rFonts w:hint="eastAsia"/>
                <w:kern w:val="2"/>
                <w:sz w:val="21"/>
                <w:szCs w:val="22"/>
              </w:rPr>
              <w:t>rspCode</w:t>
            </w:r>
          </w:p>
        </w:tc>
        <w:tc>
          <w:tcPr>
            <w:tcW w:w="2835" w:type="dxa"/>
            <w:shd w:val="clear" w:color="auto" w:fill="FFFFFF" w:themeFill="background1"/>
          </w:tcPr>
          <w:p w:rsidR="00191F93" w:rsidRPr="00191F93" w:rsidRDefault="00191F93" w:rsidP="00191F93">
            <w:pPr>
              <w:rPr>
                <w:kern w:val="2"/>
                <w:sz w:val="21"/>
                <w:szCs w:val="22"/>
              </w:rPr>
            </w:pPr>
            <w:r w:rsidRPr="00191F93">
              <w:rPr>
                <w:rFonts w:hint="eastAsia"/>
                <w:bCs/>
                <w:kern w:val="2"/>
                <w:sz w:val="21"/>
                <w:szCs w:val="22"/>
              </w:rPr>
              <w:t>返回的状态码</w:t>
            </w:r>
          </w:p>
        </w:tc>
        <w:tc>
          <w:tcPr>
            <w:tcW w:w="2547" w:type="dxa"/>
            <w:shd w:val="clear" w:color="auto" w:fill="FFFFFF" w:themeFill="background1"/>
            <w:vAlign w:val="center"/>
          </w:tcPr>
          <w:p w:rsidR="00191F93" w:rsidRPr="00191F93" w:rsidRDefault="00191F93" w:rsidP="00191F93">
            <w:pPr>
              <w:rPr>
                <w:bCs/>
                <w:kern w:val="2"/>
                <w:sz w:val="21"/>
                <w:szCs w:val="22"/>
              </w:rPr>
            </w:pPr>
            <w:r w:rsidRPr="00191F93">
              <w:rPr>
                <w:rFonts w:hint="eastAsia"/>
                <w:bCs/>
                <w:kern w:val="2"/>
                <w:sz w:val="21"/>
                <w:szCs w:val="22"/>
              </w:rPr>
              <w:t xml:space="preserve">000 </w:t>
            </w:r>
            <w:r w:rsidRPr="00191F93">
              <w:rPr>
                <w:rFonts w:hint="eastAsia"/>
                <w:bCs/>
                <w:kern w:val="2"/>
                <w:sz w:val="21"/>
                <w:szCs w:val="22"/>
              </w:rPr>
              <w:t>为正常返回</w:t>
            </w:r>
            <w:r w:rsidRPr="00191F93">
              <w:rPr>
                <w:rFonts w:hint="eastAsia"/>
                <w:bCs/>
                <w:kern w:val="2"/>
                <w:sz w:val="21"/>
                <w:szCs w:val="22"/>
              </w:rPr>
              <w:t>,</w:t>
            </w:r>
            <w:r w:rsidRPr="00191F93">
              <w:rPr>
                <w:rFonts w:hint="eastAsia"/>
                <w:bCs/>
                <w:kern w:val="2"/>
                <w:sz w:val="21"/>
                <w:szCs w:val="22"/>
              </w:rPr>
              <w:t>其他为异常返回</w:t>
            </w:r>
          </w:p>
        </w:tc>
        <w:tc>
          <w:tcPr>
            <w:tcW w:w="1847" w:type="dxa"/>
            <w:shd w:val="clear" w:color="auto" w:fill="FFFFFF" w:themeFill="background1"/>
            <w:vAlign w:val="center"/>
          </w:tcPr>
          <w:p w:rsidR="00191F93" w:rsidRPr="00191F93" w:rsidRDefault="00191F93" w:rsidP="00191F93">
            <w:pPr>
              <w:rPr>
                <w:kern w:val="2"/>
                <w:sz w:val="21"/>
                <w:szCs w:val="22"/>
              </w:rPr>
            </w:pPr>
          </w:p>
        </w:tc>
      </w:tr>
      <w:tr w:rsidR="00191F93" w:rsidRPr="00191F93" w:rsidTr="00877FF2">
        <w:tc>
          <w:tcPr>
            <w:tcW w:w="1838" w:type="dxa"/>
            <w:shd w:val="clear" w:color="auto" w:fill="FFFFFF" w:themeFill="background1"/>
            <w:vAlign w:val="center"/>
          </w:tcPr>
          <w:p w:rsidR="00191F93" w:rsidRPr="00191F93" w:rsidRDefault="00191F93" w:rsidP="00191F93">
            <w:pPr>
              <w:rPr>
                <w:kern w:val="2"/>
                <w:sz w:val="21"/>
                <w:szCs w:val="22"/>
              </w:rPr>
            </w:pPr>
            <w:r w:rsidRPr="00191F93">
              <w:rPr>
                <w:rFonts w:hint="eastAsia"/>
                <w:kern w:val="2"/>
                <w:sz w:val="21"/>
                <w:szCs w:val="22"/>
              </w:rPr>
              <w:t>rspDesc</w:t>
            </w:r>
          </w:p>
        </w:tc>
        <w:tc>
          <w:tcPr>
            <w:tcW w:w="2835" w:type="dxa"/>
            <w:shd w:val="clear" w:color="auto" w:fill="FFFFFF" w:themeFill="background1"/>
          </w:tcPr>
          <w:p w:rsidR="00191F93" w:rsidRPr="00191F93" w:rsidRDefault="00191F93" w:rsidP="00191F93">
            <w:pPr>
              <w:rPr>
                <w:kern w:val="2"/>
                <w:sz w:val="21"/>
                <w:szCs w:val="22"/>
              </w:rPr>
            </w:pPr>
            <w:r w:rsidRPr="00191F93">
              <w:rPr>
                <w:rFonts w:hint="eastAsia"/>
                <w:bCs/>
                <w:kern w:val="2"/>
                <w:sz w:val="21"/>
                <w:szCs w:val="22"/>
              </w:rPr>
              <w:t>返回的状态码</w:t>
            </w:r>
            <w:r w:rsidRPr="00191F93">
              <w:rPr>
                <w:rFonts w:hint="eastAsia"/>
                <w:kern w:val="2"/>
                <w:sz w:val="21"/>
                <w:szCs w:val="22"/>
              </w:rPr>
              <w:t>描述</w:t>
            </w:r>
          </w:p>
        </w:tc>
        <w:tc>
          <w:tcPr>
            <w:tcW w:w="2547" w:type="dxa"/>
            <w:shd w:val="clear" w:color="auto" w:fill="FFFFFF" w:themeFill="background1"/>
            <w:vAlign w:val="center"/>
          </w:tcPr>
          <w:p w:rsidR="00191F93" w:rsidRPr="00191F93" w:rsidRDefault="00191F93" w:rsidP="00191F93">
            <w:pPr>
              <w:rPr>
                <w:bCs/>
                <w:kern w:val="2"/>
                <w:sz w:val="21"/>
                <w:szCs w:val="22"/>
              </w:rPr>
            </w:pPr>
            <w:r w:rsidRPr="00191F93">
              <w:rPr>
                <w:rFonts w:hint="eastAsia"/>
                <w:bCs/>
                <w:kern w:val="2"/>
                <w:sz w:val="21"/>
                <w:szCs w:val="22"/>
              </w:rPr>
              <w:t>异常返回时的异常说明</w:t>
            </w:r>
          </w:p>
        </w:tc>
        <w:tc>
          <w:tcPr>
            <w:tcW w:w="1847" w:type="dxa"/>
            <w:shd w:val="clear" w:color="auto" w:fill="FFFFFF" w:themeFill="background1"/>
            <w:vAlign w:val="center"/>
          </w:tcPr>
          <w:p w:rsidR="00191F93" w:rsidRPr="00191F93" w:rsidRDefault="00191F93" w:rsidP="00191F93">
            <w:pPr>
              <w:rPr>
                <w:kern w:val="2"/>
                <w:sz w:val="21"/>
                <w:szCs w:val="22"/>
              </w:rPr>
            </w:pPr>
          </w:p>
        </w:tc>
      </w:tr>
      <w:tr w:rsidR="00817CD5" w:rsidRPr="00191F93" w:rsidTr="00877FF2">
        <w:tc>
          <w:tcPr>
            <w:tcW w:w="1838" w:type="dxa"/>
            <w:shd w:val="clear" w:color="auto" w:fill="FFFFFF" w:themeFill="background1"/>
            <w:vAlign w:val="center"/>
          </w:tcPr>
          <w:p w:rsidR="00817CD5" w:rsidRPr="00191F93" w:rsidRDefault="00817CD5" w:rsidP="00191F93">
            <w:r>
              <w:t>t</w:t>
            </w:r>
            <w:r>
              <w:rPr>
                <w:rFonts w:hint="eastAsia"/>
              </w:rPr>
              <w:t>otal</w:t>
            </w:r>
          </w:p>
        </w:tc>
        <w:tc>
          <w:tcPr>
            <w:tcW w:w="2835" w:type="dxa"/>
            <w:shd w:val="clear" w:color="auto" w:fill="FFFFFF" w:themeFill="background1"/>
          </w:tcPr>
          <w:p w:rsidR="00817CD5" w:rsidRPr="00191F93" w:rsidRDefault="00817CD5" w:rsidP="00191F93">
            <w:pPr>
              <w:rPr>
                <w:bCs/>
              </w:rPr>
            </w:pPr>
            <w:r>
              <w:rPr>
                <w:rFonts w:hint="eastAsia"/>
                <w:bCs/>
              </w:rPr>
              <w:t>总数</w:t>
            </w:r>
          </w:p>
        </w:tc>
        <w:tc>
          <w:tcPr>
            <w:tcW w:w="2547" w:type="dxa"/>
            <w:shd w:val="clear" w:color="auto" w:fill="FFFFFF" w:themeFill="background1"/>
            <w:vAlign w:val="center"/>
          </w:tcPr>
          <w:p w:rsidR="00817CD5" w:rsidRPr="00191F93" w:rsidRDefault="00817CD5" w:rsidP="00191F93">
            <w:pPr>
              <w:rPr>
                <w:bCs/>
              </w:rPr>
            </w:pP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val="restart"/>
            <w:shd w:val="clear" w:color="auto" w:fill="FFFFFF" w:themeFill="background1"/>
            <w:vAlign w:val="center"/>
          </w:tcPr>
          <w:p w:rsidR="00817CD5" w:rsidRDefault="00817CD5" w:rsidP="00191F93">
            <w:r>
              <w:rPr>
                <w:rFonts w:hint="eastAsia"/>
              </w:rPr>
              <w:t>donateList</w:t>
            </w:r>
          </w:p>
        </w:tc>
        <w:tc>
          <w:tcPr>
            <w:tcW w:w="2835" w:type="dxa"/>
            <w:shd w:val="clear" w:color="auto" w:fill="FFFFFF" w:themeFill="background1"/>
          </w:tcPr>
          <w:p w:rsidR="00817CD5" w:rsidRDefault="00817CD5" w:rsidP="00191F93">
            <w:pPr>
              <w:rPr>
                <w:bCs/>
              </w:rPr>
            </w:pPr>
            <w:r>
              <w:rPr>
                <w:bCs/>
              </w:rPr>
              <w:t>count</w:t>
            </w:r>
          </w:p>
        </w:tc>
        <w:tc>
          <w:tcPr>
            <w:tcW w:w="2547" w:type="dxa"/>
            <w:shd w:val="clear" w:color="auto" w:fill="FFFFFF" w:themeFill="background1"/>
            <w:vAlign w:val="center"/>
          </w:tcPr>
          <w:p w:rsidR="00817CD5" w:rsidRPr="00191F93" w:rsidRDefault="00887CBB" w:rsidP="00191F93">
            <w:pPr>
              <w:rPr>
                <w:bCs/>
              </w:rPr>
            </w:pPr>
            <w:r>
              <w:rPr>
                <w:rFonts w:hint="eastAsia"/>
                <w:bCs/>
              </w:rPr>
              <w:t>多少人想要</w:t>
            </w: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shd w:val="clear" w:color="auto" w:fill="FFFFFF" w:themeFill="background1"/>
            <w:vAlign w:val="center"/>
          </w:tcPr>
          <w:p w:rsidR="00817CD5" w:rsidRDefault="00817CD5" w:rsidP="00191F93"/>
        </w:tc>
        <w:tc>
          <w:tcPr>
            <w:tcW w:w="2835" w:type="dxa"/>
            <w:shd w:val="clear" w:color="auto" w:fill="FFFFFF" w:themeFill="background1"/>
          </w:tcPr>
          <w:p w:rsidR="00817CD5" w:rsidRDefault="00817CD5" w:rsidP="00191F93">
            <w:pPr>
              <w:rPr>
                <w:bCs/>
              </w:rPr>
            </w:pPr>
            <w:r>
              <w:rPr>
                <w:rFonts w:hint="eastAsia"/>
                <w:bCs/>
              </w:rPr>
              <w:t>id</w:t>
            </w:r>
          </w:p>
        </w:tc>
        <w:tc>
          <w:tcPr>
            <w:tcW w:w="2547" w:type="dxa"/>
            <w:shd w:val="clear" w:color="auto" w:fill="FFFFFF" w:themeFill="background1"/>
            <w:vAlign w:val="center"/>
          </w:tcPr>
          <w:p w:rsidR="00817CD5" w:rsidRPr="00191F93" w:rsidRDefault="00887CBB" w:rsidP="00191F93">
            <w:pPr>
              <w:rPr>
                <w:bCs/>
              </w:rPr>
            </w:pPr>
            <w:r>
              <w:rPr>
                <w:rFonts w:hint="eastAsia"/>
                <w:bCs/>
              </w:rPr>
              <w:t>ID</w:t>
            </w: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shd w:val="clear" w:color="auto" w:fill="FFFFFF" w:themeFill="background1"/>
            <w:vAlign w:val="center"/>
          </w:tcPr>
          <w:p w:rsidR="00817CD5" w:rsidRDefault="00817CD5" w:rsidP="00191F93"/>
        </w:tc>
        <w:tc>
          <w:tcPr>
            <w:tcW w:w="2835" w:type="dxa"/>
            <w:shd w:val="clear" w:color="auto" w:fill="FFFFFF" w:themeFill="background1"/>
          </w:tcPr>
          <w:p w:rsidR="00817CD5" w:rsidRDefault="00817CD5" w:rsidP="00191F93">
            <w:pPr>
              <w:rPr>
                <w:bCs/>
              </w:rPr>
            </w:pPr>
            <w:r>
              <w:rPr>
                <w:rFonts w:hint="eastAsia"/>
                <w:bCs/>
              </w:rPr>
              <w:t>loveNo</w:t>
            </w:r>
          </w:p>
        </w:tc>
        <w:tc>
          <w:tcPr>
            <w:tcW w:w="2547" w:type="dxa"/>
            <w:shd w:val="clear" w:color="auto" w:fill="FFFFFF" w:themeFill="background1"/>
            <w:vAlign w:val="center"/>
          </w:tcPr>
          <w:p w:rsidR="00817CD5" w:rsidRPr="00191F93" w:rsidRDefault="00887CBB" w:rsidP="00191F93">
            <w:pPr>
              <w:rPr>
                <w:bCs/>
              </w:rPr>
            </w:pPr>
            <w:r>
              <w:rPr>
                <w:rFonts w:hint="eastAsia"/>
                <w:bCs/>
              </w:rPr>
              <w:t>爱心单号</w:t>
            </w: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shd w:val="clear" w:color="auto" w:fill="FFFFFF" w:themeFill="background1"/>
            <w:vAlign w:val="center"/>
          </w:tcPr>
          <w:p w:rsidR="00817CD5" w:rsidRDefault="00817CD5" w:rsidP="00191F93"/>
        </w:tc>
        <w:tc>
          <w:tcPr>
            <w:tcW w:w="2835" w:type="dxa"/>
            <w:shd w:val="clear" w:color="auto" w:fill="FFFFFF" w:themeFill="background1"/>
          </w:tcPr>
          <w:p w:rsidR="00817CD5" w:rsidRDefault="00817CD5" w:rsidP="00191F93">
            <w:pPr>
              <w:rPr>
                <w:bCs/>
              </w:rPr>
            </w:pPr>
            <w:r>
              <w:rPr>
                <w:rFonts w:hint="eastAsia"/>
                <w:bCs/>
              </w:rPr>
              <w:t>picurl</w:t>
            </w:r>
          </w:p>
        </w:tc>
        <w:tc>
          <w:tcPr>
            <w:tcW w:w="2547" w:type="dxa"/>
            <w:shd w:val="clear" w:color="auto" w:fill="FFFFFF" w:themeFill="background1"/>
            <w:vAlign w:val="center"/>
          </w:tcPr>
          <w:p w:rsidR="00817CD5" w:rsidRPr="00191F93" w:rsidRDefault="00887CBB" w:rsidP="00191F93">
            <w:pPr>
              <w:rPr>
                <w:bCs/>
              </w:rPr>
            </w:pPr>
            <w:r>
              <w:rPr>
                <w:rFonts w:hint="eastAsia"/>
                <w:bCs/>
              </w:rPr>
              <w:t>图片</w:t>
            </w: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shd w:val="clear" w:color="auto" w:fill="FFFFFF" w:themeFill="background1"/>
            <w:vAlign w:val="center"/>
          </w:tcPr>
          <w:p w:rsidR="00817CD5" w:rsidRDefault="00817CD5" w:rsidP="00191F93"/>
        </w:tc>
        <w:tc>
          <w:tcPr>
            <w:tcW w:w="2835" w:type="dxa"/>
            <w:shd w:val="clear" w:color="auto" w:fill="FFFFFF" w:themeFill="background1"/>
          </w:tcPr>
          <w:p w:rsidR="00817CD5" w:rsidRDefault="00817CD5" w:rsidP="00191F93">
            <w:pPr>
              <w:rPr>
                <w:bCs/>
              </w:rPr>
            </w:pPr>
            <w:r>
              <w:rPr>
                <w:rFonts w:hint="eastAsia"/>
                <w:bCs/>
              </w:rPr>
              <w:t>itemsName</w:t>
            </w:r>
          </w:p>
        </w:tc>
        <w:tc>
          <w:tcPr>
            <w:tcW w:w="2547" w:type="dxa"/>
            <w:shd w:val="clear" w:color="auto" w:fill="FFFFFF" w:themeFill="background1"/>
            <w:vAlign w:val="center"/>
          </w:tcPr>
          <w:p w:rsidR="00817CD5" w:rsidRPr="00191F93" w:rsidRDefault="00887CBB" w:rsidP="00191F93">
            <w:pPr>
              <w:rPr>
                <w:bCs/>
              </w:rPr>
            </w:pPr>
            <w:r>
              <w:rPr>
                <w:rFonts w:hint="eastAsia"/>
                <w:bCs/>
              </w:rPr>
              <w:t>物品名称</w:t>
            </w: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shd w:val="clear" w:color="auto" w:fill="FFFFFF" w:themeFill="background1"/>
            <w:vAlign w:val="center"/>
          </w:tcPr>
          <w:p w:rsidR="00817CD5" w:rsidRDefault="00817CD5" w:rsidP="00191F93"/>
        </w:tc>
        <w:tc>
          <w:tcPr>
            <w:tcW w:w="2835" w:type="dxa"/>
            <w:shd w:val="clear" w:color="auto" w:fill="FFFFFF" w:themeFill="background1"/>
          </w:tcPr>
          <w:p w:rsidR="00817CD5" w:rsidRDefault="00817CD5" w:rsidP="00191F93">
            <w:pPr>
              <w:rPr>
                <w:bCs/>
              </w:rPr>
            </w:pPr>
            <w:r>
              <w:rPr>
                <w:rFonts w:hint="eastAsia"/>
                <w:bCs/>
              </w:rPr>
              <w:t>itemsDesc</w:t>
            </w:r>
          </w:p>
        </w:tc>
        <w:tc>
          <w:tcPr>
            <w:tcW w:w="2547" w:type="dxa"/>
            <w:shd w:val="clear" w:color="auto" w:fill="FFFFFF" w:themeFill="background1"/>
            <w:vAlign w:val="center"/>
          </w:tcPr>
          <w:p w:rsidR="00817CD5" w:rsidRPr="00191F93" w:rsidRDefault="00887CBB" w:rsidP="00191F93">
            <w:pPr>
              <w:rPr>
                <w:bCs/>
              </w:rPr>
            </w:pPr>
            <w:r>
              <w:rPr>
                <w:rFonts w:hint="eastAsia"/>
                <w:bCs/>
              </w:rPr>
              <w:t>物品描述</w:t>
            </w: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shd w:val="clear" w:color="auto" w:fill="FFFFFF" w:themeFill="background1"/>
            <w:vAlign w:val="center"/>
          </w:tcPr>
          <w:p w:rsidR="00817CD5" w:rsidRDefault="00817CD5" w:rsidP="00191F93"/>
        </w:tc>
        <w:tc>
          <w:tcPr>
            <w:tcW w:w="2835" w:type="dxa"/>
            <w:shd w:val="clear" w:color="auto" w:fill="FFFFFF" w:themeFill="background1"/>
          </w:tcPr>
          <w:p w:rsidR="00817CD5" w:rsidRDefault="00817CD5" w:rsidP="00191F93">
            <w:pPr>
              <w:rPr>
                <w:bCs/>
              </w:rPr>
            </w:pPr>
            <w:r>
              <w:rPr>
                <w:rFonts w:hint="eastAsia"/>
                <w:bCs/>
              </w:rPr>
              <w:t>userId</w:t>
            </w:r>
          </w:p>
        </w:tc>
        <w:tc>
          <w:tcPr>
            <w:tcW w:w="2547" w:type="dxa"/>
            <w:shd w:val="clear" w:color="auto" w:fill="FFFFFF" w:themeFill="background1"/>
            <w:vAlign w:val="center"/>
          </w:tcPr>
          <w:p w:rsidR="00817CD5" w:rsidRPr="00191F93" w:rsidRDefault="00887CBB" w:rsidP="00191F93">
            <w:pPr>
              <w:rPr>
                <w:bCs/>
              </w:rPr>
            </w:pPr>
            <w:r>
              <w:rPr>
                <w:rFonts w:hint="eastAsia"/>
                <w:bCs/>
              </w:rPr>
              <w:t>用户</w:t>
            </w:r>
            <w:r>
              <w:rPr>
                <w:rFonts w:hint="eastAsia"/>
                <w:bCs/>
              </w:rPr>
              <w:t>ID</w:t>
            </w: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shd w:val="clear" w:color="auto" w:fill="FFFFFF" w:themeFill="background1"/>
            <w:vAlign w:val="center"/>
          </w:tcPr>
          <w:p w:rsidR="00817CD5" w:rsidRDefault="00817CD5" w:rsidP="00191F93"/>
        </w:tc>
        <w:tc>
          <w:tcPr>
            <w:tcW w:w="2835" w:type="dxa"/>
            <w:shd w:val="clear" w:color="auto" w:fill="FFFFFF" w:themeFill="background1"/>
          </w:tcPr>
          <w:p w:rsidR="00817CD5" w:rsidRDefault="00817CD5" w:rsidP="00191F93">
            <w:pPr>
              <w:rPr>
                <w:bCs/>
              </w:rPr>
            </w:pPr>
            <w:r>
              <w:rPr>
                <w:rFonts w:hint="eastAsia"/>
                <w:bCs/>
              </w:rPr>
              <w:t>reason</w:t>
            </w:r>
          </w:p>
        </w:tc>
        <w:tc>
          <w:tcPr>
            <w:tcW w:w="2547" w:type="dxa"/>
            <w:shd w:val="clear" w:color="auto" w:fill="FFFFFF" w:themeFill="background1"/>
            <w:vAlign w:val="center"/>
          </w:tcPr>
          <w:p w:rsidR="00817CD5" w:rsidRPr="00191F93" w:rsidRDefault="00887CBB" w:rsidP="00191F93">
            <w:pPr>
              <w:rPr>
                <w:bCs/>
              </w:rPr>
            </w:pPr>
            <w:r>
              <w:rPr>
                <w:rFonts w:hint="eastAsia"/>
                <w:bCs/>
              </w:rPr>
              <w:t>申请原因</w:t>
            </w: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shd w:val="clear" w:color="auto" w:fill="FFFFFF" w:themeFill="background1"/>
            <w:vAlign w:val="center"/>
          </w:tcPr>
          <w:p w:rsidR="00817CD5" w:rsidRDefault="00817CD5" w:rsidP="00191F93"/>
        </w:tc>
        <w:tc>
          <w:tcPr>
            <w:tcW w:w="2835" w:type="dxa"/>
            <w:shd w:val="clear" w:color="auto" w:fill="FFFFFF" w:themeFill="background1"/>
          </w:tcPr>
          <w:p w:rsidR="00817CD5" w:rsidRDefault="00817CD5" w:rsidP="00191F93">
            <w:pPr>
              <w:rPr>
                <w:bCs/>
              </w:rPr>
            </w:pPr>
            <w:r>
              <w:rPr>
                <w:rFonts w:hint="eastAsia"/>
                <w:bCs/>
              </w:rPr>
              <w:t>loveStatus</w:t>
            </w:r>
          </w:p>
        </w:tc>
        <w:tc>
          <w:tcPr>
            <w:tcW w:w="2547" w:type="dxa"/>
            <w:shd w:val="clear" w:color="auto" w:fill="FFFFFF" w:themeFill="background1"/>
            <w:vAlign w:val="center"/>
          </w:tcPr>
          <w:p w:rsidR="00817CD5" w:rsidRPr="00191F93" w:rsidRDefault="00887CBB" w:rsidP="00191F93">
            <w:pPr>
              <w:rPr>
                <w:bCs/>
              </w:rPr>
            </w:pPr>
            <w:r>
              <w:rPr>
                <w:rFonts w:hint="eastAsia"/>
                <w:bCs/>
              </w:rPr>
              <w:t>物品状态</w:t>
            </w:r>
            <w:r>
              <w:rPr>
                <w:rFonts w:hint="eastAsia"/>
                <w:bCs/>
              </w:rPr>
              <w:t>1</w:t>
            </w:r>
            <w:r>
              <w:rPr>
                <w:rFonts w:hint="eastAsia"/>
                <w:bCs/>
              </w:rPr>
              <w:t>：待发送；</w:t>
            </w:r>
            <w:r>
              <w:rPr>
                <w:rFonts w:hint="eastAsia"/>
                <w:bCs/>
              </w:rPr>
              <w:t>2</w:t>
            </w:r>
            <w:r>
              <w:rPr>
                <w:rFonts w:hint="eastAsia"/>
                <w:bCs/>
              </w:rPr>
              <w:t>：已送出；</w:t>
            </w:r>
            <w:r>
              <w:rPr>
                <w:rFonts w:hint="eastAsia"/>
                <w:bCs/>
              </w:rPr>
              <w:t>3</w:t>
            </w:r>
            <w:r>
              <w:rPr>
                <w:rFonts w:hint="eastAsia"/>
                <w:bCs/>
              </w:rPr>
              <w:t>：对接成功</w:t>
            </w: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shd w:val="clear" w:color="auto" w:fill="FFFFFF" w:themeFill="background1"/>
            <w:vAlign w:val="center"/>
          </w:tcPr>
          <w:p w:rsidR="00817CD5" w:rsidRDefault="00817CD5" w:rsidP="00191F93"/>
        </w:tc>
        <w:tc>
          <w:tcPr>
            <w:tcW w:w="2835" w:type="dxa"/>
            <w:shd w:val="clear" w:color="auto" w:fill="FFFFFF" w:themeFill="background1"/>
          </w:tcPr>
          <w:p w:rsidR="00817CD5" w:rsidRDefault="00817CD5" w:rsidP="00191F93">
            <w:pPr>
              <w:rPr>
                <w:bCs/>
              </w:rPr>
            </w:pPr>
            <w:r>
              <w:rPr>
                <w:rFonts w:hint="eastAsia"/>
                <w:bCs/>
              </w:rPr>
              <w:t>itName</w:t>
            </w:r>
          </w:p>
        </w:tc>
        <w:tc>
          <w:tcPr>
            <w:tcW w:w="2547" w:type="dxa"/>
            <w:shd w:val="clear" w:color="auto" w:fill="FFFFFF" w:themeFill="background1"/>
            <w:vAlign w:val="center"/>
          </w:tcPr>
          <w:p w:rsidR="00817CD5" w:rsidRPr="00191F93" w:rsidRDefault="00887CBB" w:rsidP="00191F93">
            <w:pPr>
              <w:rPr>
                <w:bCs/>
              </w:rPr>
            </w:pPr>
            <w:r>
              <w:rPr>
                <w:rFonts w:hint="eastAsia"/>
                <w:bCs/>
              </w:rPr>
              <w:t>类别名称</w:t>
            </w: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shd w:val="clear" w:color="auto" w:fill="FFFFFF" w:themeFill="background1"/>
            <w:vAlign w:val="center"/>
          </w:tcPr>
          <w:p w:rsidR="00817CD5" w:rsidRDefault="00817CD5" w:rsidP="00191F93"/>
        </w:tc>
        <w:tc>
          <w:tcPr>
            <w:tcW w:w="2835" w:type="dxa"/>
            <w:shd w:val="clear" w:color="auto" w:fill="FFFFFF" w:themeFill="background1"/>
          </w:tcPr>
          <w:p w:rsidR="00817CD5" w:rsidRDefault="00817CD5" w:rsidP="00191F93">
            <w:pPr>
              <w:rPr>
                <w:bCs/>
              </w:rPr>
            </w:pPr>
            <w:r>
              <w:rPr>
                <w:rFonts w:hint="eastAsia"/>
                <w:bCs/>
              </w:rPr>
              <w:t>ishIde</w:t>
            </w:r>
          </w:p>
        </w:tc>
        <w:tc>
          <w:tcPr>
            <w:tcW w:w="2547" w:type="dxa"/>
            <w:shd w:val="clear" w:color="auto" w:fill="FFFFFF" w:themeFill="background1"/>
            <w:vAlign w:val="center"/>
          </w:tcPr>
          <w:p w:rsidR="00817CD5" w:rsidRPr="00191F93" w:rsidRDefault="00887CBB" w:rsidP="00191F93">
            <w:pPr>
              <w:rPr>
                <w:bCs/>
              </w:rPr>
            </w:pPr>
            <w:r>
              <w:rPr>
                <w:rFonts w:hint="eastAsia"/>
                <w:bCs/>
              </w:rPr>
              <w:t>是否匿名</w:t>
            </w: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shd w:val="clear" w:color="auto" w:fill="FFFFFF" w:themeFill="background1"/>
            <w:vAlign w:val="center"/>
          </w:tcPr>
          <w:p w:rsidR="00817CD5" w:rsidRDefault="00817CD5" w:rsidP="00191F93"/>
        </w:tc>
        <w:tc>
          <w:tcPr>
            <w:tcW w:w="2835" w:type="dxa"/>
            <w:shd w:val="clear" w:color="auto" w:fill="FFFFFF" w:themeFill="background1"/>
          </w:tcPr>
          <w:p w:rsidR="00817CD5" w:rsidRDefault="00817CD5" w:rsidP="00191F93">
            <w:pPr>
              <w:rPr>
                <w:bCs/>
              </w:rPr>
            </w:pPr>
            <w:r>
              <w:rPr>
                <w:rFonts w:hint="eastAsia"/>
                <w:bCs/>
              </w:rPr>
              <w:t>publishTime</w:t>
            </w:r>
          </w:p>
        </w:tc>
        <w:tc>
          <w:tcPr>
            <w:tcW w:w="2547" w:type="dxa"/>
            <w:shd w:val="clear" w:color="auto" w:fill="FFFFFF" w:themeFill="background1"/>
            <w:vAlign w:val="center"/>
          </w:tcPr>
          <w:p w:rsidR="00817CD5" w:rsidRPr="00191F93" w:rsidRDefault="00887CBB" w:rsidP="00191F93">
            <w:pPr>
              <w:rPr>
                <w:bCs/>
              </w:rPr>
            </w:pPr>
            <w:r>
              <w:rPr>
                <w:rFonts w:hint="eastAsia"/>
                <w:bCs/>
              </w:rPr>
              <w:t>发布时间</w:t>
            </w: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shd w:val="clear" w:color="auto" w:fill="FFFFFF" w:themeFill="background1"/>
            <w:vAlign w:val="center"/>
          </w:tcPr>
          <w:p w:rsidR="00817CD5" w:rsidRDefault="00817CD5" w:rsidP="00191F93"/>
        </w:tc>
        <w:tc>
          <w:tcPr>
            <w:tcW w:w="2835" w:type="dxa"/>
            <w:shd w:val="clear" w:color="auto" w:fill="FFFFFF" w:themeFill="background1"/>
          </w:tcPr>
          <w:p w:rsidR="00817CD5" w:rsidRDefault="00817CD5" w:rsidP="00191F93">
            <w:pPr>
              <w:rPr>
                <w:bCs/>
              </w:rPr>
            </w:pPr>
            <w:r>
              <w:rPr>
                <w:rFonts w:hint="eastAsia"/>
                <w:bCs/>
              </w:rPr>
              <w:t>userName</w:t>
            </w:r>
          </w:p>
        </w:tc>
        <w:tc>
          <w:tcPr>
            <w:tcW w:w="2547" w:type="dxa"/>
            <w:shd w:val="clear" w:color="auto" w:fill="FFFFFF" w:themeFill="background1"/>
            <w:vAlign w:val="center"/>
          </w:tcPr>
          <w:p w:rsidR="00817CD5" w:rsidRPr="00191F93" w:rsidRDefault="00887CBB" w:rsidP="00191F93">
            <w:pPr>
              <w:rPr>
                <w:bCs/>
              </w:rPr>
            </w:pPr>
            <w:r>
              <w:rPr>
                <w:rFonts w:hint="eastAsia"/>
                <w:bCs/>
              </w:rPr>
              <w:t>用户名称</w:t>
            </w: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shd w:val="clear" w:color="auto" w:fill="FFFFFF" w:themeFill="background1"/>
            <w:vAlign w:val="center"/>
          </w:tcPr>
          <w:p w:rsidR="00817CD5" w:rsidRDefault="00817CD5" w:rsidP="00191F93"/>
        </w:tc>
        <w:tc>
          <w:tcPr>
            <w:tcW w:w="2835" w:type="dxa"/>
            <w:shd w:val="clear" w:color="auto" w:fill="FFFFFF" w:themeFill="background1"/>
          </w:tcPr>
          <w:p w:rsidR="00817CD5" w:rsidRDefault="00817CD5" w:rsidP="00191F93">
            <w:pPr>
              <w:rPr>
                <w:bCs/>
              </w:rPr>
            </w:pPr>
            <w:r>
              <w:rPr>
                <w:rFonts w:hint="eastAsia"/>
                <w:bCs/>
              </w:rPr>
              <w:t>headp</w:t>
            </w:r>
            <w:r>
              <w:rPr>
                <w:bCs/>
              </w:rPr>
              <w:t>ath</w:t>
            </w:r>
          </w:p>
        </w:tc>
        <w:tc>
          <w:tcPr>
            <w:tcW w:w="2547" w:type="dxa"/>
            <w:shd w:val="clear" w:color="auto" w:fill="FFFFFF" w:themeFill="background1"/>
            <w:vAlign w:val="center"/>
          </w:tcPr>
          <w:p w:rsidR="00817CD5" w:rsidRPr="00191F93" w:rsidRDefault="00887CBB" w:rsidP="00191F93">
            <w:pPr>
              <w:rPr>
                <w:bCs/>
              </w:rPr>
            </w:pPr>
            <w:r>
              <w:rPr>
                <w:rFonts w:hint="eastAsia"/>
                <w:bCs/>
              </w:rPr>
              <w:t>头像</w:t>
            </w:r>
          </w:p>
        </w:tc>
        <w:tc>
          <w:tcPr>
            <w:tcW w:w="1847" w:type="dxa"/>
            <w:shd w:val="clear" w:color="auto" w:fill="FFFFFF" w:themeFill="background1"/>
            <w:vAlign w:val="center"/>
          </w:tcPr>
          <w:p w:rsidR="00817CD5" w:rsidRPr="00191F93" w:rsidRDefault="00817CD5" w:rsidP="00191F93"/>
        </w:tc>
      </w:tr>
      <w:tr w:rsidR="00817CD5" w:rsidRPr="00191F93" w:rsidTr="00877FF2">
        <w:tc>
          <w:tcPr>
            <w:tcW w:w="1838" w:type="dxa"/>
            <w:vMerge/>
            <w:shd w:val="clear" w:color="auto" w:fill="FFFFFF" w:themeFill="background1"/>
            <w:vAlign w:val="center"/>
          </w:tcPr>
          <w:p w:rsidR="00817CD5" w:rsidRDefault="00817CD5" w:rsidP="00191F93"/>
        </w:tc>
        <w:tc>
          <w:tcPr>
            <w:tcW w:w="2835" w:type="dxa"/>
            <w:shd w:val="clear" w:color="auto" w:fill="FFFFFF" w:themeFill="background1"/>
          </w:tcPr>
          <w:p w:rsidR="00817CD5" w:rsidRDefault="00817CD5" w:rsidP="00191F93">
            <w:pPr>
              <w:rPr>
                <w:bCs/>
              </w:rPr>
            </w:pPr>
            <w:r>
              <w:rPr>
                <w:rFonts w:hint="eastAsia"/>
                <w:bCs/>
              </w:rPr>
              <w:t>leavetime</w:t>
            </w:r>
          </w:p>
        </w:tc>
        <w:tc>
          <w:tcPr>
            <w:tcW w:w="2547" w:type="dxa"/>
            <w:shd w:val="clear" w:color="auto" w:fill="FFFFFF" w:themeFill="background1"/>
            <w:vAlign w:val="center"/>
          </w:tcPr>
          <w:p w:rsidR="00817CD5" w:rsidRPr="00191F93" w:rsidRDefault="00887CBB" w:rsidP="00191F93">
            <w:pPr>
              <w:rPr>
                <w:bCs/>
              </w:rPr>
            </w:pPr>
            <w:r>
              <w:rPr>
                <w:rFonts w:hint="eastAsia"/>
                <w:bCs/>
              </w:rPr>
              <w:t>多少分钟前来过</w:t>
            </w:r>
          </w:p>
        </w:tc>
        <w:tc>
          <w:tcPr>
            <w:tcW w:w="1847" w:type="dxa"/>
            <w:shd w:val="clear" w:color="auto" w:fill="FFFFFF" w:themeFill="background1"/>
            <w:vAlign w:val="center"/>
          </w:tcPr>
          <w:p w:rsidR="00817CD5" w:rsidRPr="00191F93" w:rsidRDefault="00817CD5" w:rsidP="00191F93"/>
        </w:tc>
      </w:tr>
      <w:tr w:rsidR="00191F93" w:rsidRPr="00191F93" w:rsidTr="00877FF2">
        <w:tc>
          <w:tcPr>
            <w:tcW w:w="1838" w:type="dxa"/>
            <w:shd w:val="clear" w:color="auto" w:fill="A6A6A6" w:themeFill="background1" w:themeFillShade="A6"/>
            <w:vAlign w:val="center"/>
          </w:tcPr>
          <w:p w:rsidR="00191F93" w:rsidRPr="00191F93" w:rsidRDefault="00191F93" w:rsidP="00191F93">
            <w:pPr>
              <w:rPr>
                <w:kern w:val="2"/>
                <w:sz w:val="21"/>
                <w:szCs w:val="22"/>
              </w:rPr>
            </w:pPr>
            <w:r w:rsidRPr="00191F93">
              <w:rPr>
                <w:kern w:val="2"/>
                <w:sz w:val="21"/>
                <w:szCs w:val="22"/>
              </w:rPr>
              <w:t>返回码示例：</w:t>
            </w:r>
          </w:p>
        </w:tc>
        <w:tc>
          <w:tcPr>
            <w:tcW w:w="7229" w:type="dxa"/>
            <w:gridSpan w:val="3"/>
            <w:shd w:val="clear" w:color="auto" w:fill="FFFFFF" w:themeFill="background1"/>
            <w:vAlign w:val="center"/>
          </w:tcPr>
          <w:p w:rsidR="00191F93" w:rsidRPr="00191F93" w:rsidRDefault="00191F93" w:rsidP="00191F93">
            <w:pPr>
              <w:rPr>
                <w:bCs/>
                <w:kern w:val="2"/>
                <w:sz w:val="21"/>
                <w:szCs w:val="22"/>
              </w:rPr>
            </w:pPr>
            <w:r w:rsidRPr="00191F93">
              <w:rPr>
                <w:rFonts w:hint="eastAsia"/>
                <w:bCs/>
                <w:kern w:val="2"/>
                <w:sz w:val="21"/>
                <w:szCs w:val="22"/>
              </w:rPr>
              <w:t>{</w:t>
            </w:r>
            <w:r w:rsidRPr="00191F93">
              <w:rPr>
                <w:rFonts w:hint="eastAsia"/>
                <w:kern w:val="2"/>
                <w:sz w:val="21"/>
                <w:szCs w:val="22"/>
              </w:rPr>
              <w:t>"rspCode":"</w:t>
            </w:r>
            <w:r w:rsidRPr="00191F93">
              <w:rPr>
                <w:rFonts w:hint="eastAsia"/>
                <w:bCs/>
                <w:kern w:val="2"/>
                <w:sz w:val="21"/>
                <w:szCs w:val="22"/>
              </w:rPr>
              <w:t>0</w:t>
            </w:r>
            <w:r w:rsidRPr="00191F93">
              <w:rPr>
                <w:bCs/>
                <w:kern w:val="2"/>
                <w:sz w:val="21"/>
                <w:szCs w:val="22"/>
              </w:rPr>
              <w:t>00</w:t>
            </w:r>
            <w:r w:rsidRPr="00191F93">
              <w:rPr>
                <w:rFonts w:hint="eastAsia"/>
                <w:kern w:val="2"/>
                <w:sz w:val="21"/>
                <w:szCs w:val="22"/>
              </w:rPr>
              <w:t>","rspDesc":"</w:t>
            </w:r>
            <w:r w:rsidRPr="00191F93">
              <w:rPr>
                <w:rFonts w:hint="eastAsia"/>
                <w:kern w:val="2"/>
                <w:sz w:val="21"/>
                <w:szCs w:val="22"/>
              </w:rPr>
              <w:t>返回正常</w:t>
            </w:r>
            <w:r w:rsidRPr="00191F93">
              <w:rPr>
                <w:rFonts w:hint="eastAsia"/>
                <w:kern w:val="2"/>
                <w:sz w:val="21"/>
                <w:szCs w:val="22"/>
              </w:rPr>
              <w:t>"</w:t>
            </w:r>
            <w:r w:rsidRPr="00191F93">
              <w:rPr>
                <w:kern w:val="2"/>
                <w:sz w:val="21"/>
                <w:szCs w:val="22"/>
              </w:rPr>
              <w:t>}</w:t>
            </w:r>
          </w:p>
        </w:tc>
      </w:tr>
    </w:tbl>
    <w:p w:rsidR="00C45131" w:rsidRPr="00C45131" w:rsidRDefault="00C45131" w:rsidP="00C45131"/>
    <w:p w:rsidR="00C45131" w:rsidRDefault="00555A56" w:rsidP="00C45131">
      <w:pPr>
        <w:pStyle w:val="4"/>
      </w:pPr>
      <w:r>
        <w:lastRenderedPageBreak/>
        <w:t>4.2.2</w:t>
      </w:r>
      <w:r w:rsidR="00C45131">
        <w:t xml:space="preserve"> </w:t>
      </w:r>
      <w:r w:rsidR="00C45131">
        <w:rPr>
          <w:rFonts w:hint="eastAsia"/>
        </w:rPr>
        <w:t>捐赠详情</w:t>
      </w:r>
      <w:r w:rsidR="00C72EDF">
        <w:rPr>
          <w:rFonts w:hint="eastAsia"/>
        </w:rPr>
        <w:t xml:space="preserve"> 同1.1.1.3</w:t>
      </w:r>
    </w:p>
    <w:p w:rsidR="00C45131" w:rsidRDefault="00555A56" w:rsidP="00C45131">
      <w:pPr>
        <w:pStyle w:val="4"/>
      </w:pPr>
      <w:r>
        <w:t>4.2.3</w:t>
      </w:r>
      <w:r w:rsidR="00C45131">
        <w:t xml:space="preserve"> </w:t>
      </w:r>
      <w:r w:rsidR="00C45131">
        <w:rPr>
          <w:rFonts w:hint="eastAsia"/>
        </w:rPr>
        <w:t>申请人列表</w:t>
      </w:r>
      <w:r w:rsidR="00C72EDF">
        <w:rPr>
          <w:rFonts w:hint="eastAsia"/>
        </w:rPr>
        <w:t xml:space="preserve"> 同1.1.1.4</w:t>
      </w:r>
    </w:p>
    <w:p w:rsidR="00C45131" w:rsidRDefault="00555A56" w:rsidP="00C45131">
      <w:pPr>
        <w:pStyle w:val="4"/>
      </w:pPr>
      <w:r>
        <w:t>4.2.4</w:t>
      </w:r>
      <w:r w:rsidR="00C45131">
        <w:t xml:space="preserve"> </w:t>
      </w:r>
      <w:r w:rsidR="00C45131">
        <w:rPr>
          <w:rFonts w:hint="eastAsia"/>
        </w:rPr>
        <w:t>其他捐赠物</w:t>
      </w:r>
      <w:r w:rsidR="00C72EDF">
        <w:rPr>
          <w:rFonts w:hint="eastAsia"/>
        </w:rPr>
        <w:t xml:space="preserve"> 同1.1.1.5</w:t>
      </w:r>
    </w:p>
    <w:p w:rsidR="00C45131" w:rsidRDefault="00555A56" w:rsidP="00C45131">
      <w:pPr>
        <w:pStyle w:val="4"/>
      </w:pPr>
      <w:r>
        <w:t>4.2.5</w:t>
      </w:r>
      <w:r w:rsidR="00C45131">
        <w:t xml:space="preserve"> </w:t>
      </w:r>
      <w:r w:rsidR="00C45131">
        <w:rPr>
          <w:rFonts w:hint="eastAsia"/>
        </w:rPr>
        <w:t>收藏</w:t>
      </w:r>
    </w:p>
    <w:p w:rsidR="00625FC9" w:rsidRDefault="00555A56" w:rsidP="00625FC9">
      <w:pPr>
        <w:pStyle w:val="5"/>
      </w:pPr>
      <w:r>
        <w:t>4.2.5.1</w:t>
      </w:r>
      <w:r w:rsidR="00625FC9">
        <w:t xml:space="preserve"> </w:t>
      </w:r>
      <w:r w:rsidR="00625FC9">
        <w:rPr>
          <w:rFonts w:hint="eastAsia"/>
        </w:rPr>
        <w:t>检查是否收藏</w:t>
      </w:r>
    </w:p>
    <w:tbl>
      <w:tblPr>
        <w:tblStyle w:val="a7"/>
        <w:tblW w:w="9067" w:type="dxa"/>
        <w:tblLayout w:type="fixed"/>
        <w:tblLook w:val="04A0" w:firstRow="1" w:lastRow="0" w:firstColumn="1" w:lastColumn="0" w:noHBand="0" w:noVBand="1"/>
      </w:tblPr>
      <w:tblGrid>
        <w:gridCol w:w="1838"/>
        <w:gridCol w:w="2835"/>
        <w:gridCol w:w="2547"/>
        <w:gridCol w:w="1847"/>
      </w:tblGrid>
      <w:tr w:rsidR="00FB44BE" w:rsidRPr="00FB44BE" w:rsidTr="00877FF2">
        <w:tc>
          <w:tcPr>
            <w:tcW w:w="1838" w:type="dxa"/>
            <w:vAlign w:val="center"/>
          </w:tcPr>
          <w:p w:rsidR="00FB44BE" w:rsidRPr="00FB44BE" w:rsidRDefault="00FB44BE" w:rsidP="00FB44BE">
            <w:pPr>
              <w:rPr>
                <w:bCs/>
                <w:kern w:val="2"/>
                <w:sz w:val="21"/>
                <w:szCs w:val="22"/>
              </w:rPr>
            </w:pPr>
            <w:r w:rsidRPr="00FB44BE">
              <w:rPr>
                <w:bCs/>
                <w:kern w:val="2"/>
                <w:sz w:val="21"/>
                <w:szCs w:val="22"/>
              </w:rPr>
              <w:t>接口标识：</w:t>
            </w:r>
          </w:p>
        </w:tc>
        <w:tc>
          <w:tcPr>
            <w:tcW w:w="2835" w:type="dxa"/>
            <w:vAlign w:val="center"/>
          </w:tcPr>
          <w:p w:rsidR="00FB44BE" w:rsidRPr="00FB44BE" w:rsidRDefault="00FB44BE" w:rsidP="00FB44BE">
            <w:pPr>
              <w:rPr>
                <w:bCs/>
                <w:kern w:val="2"/>
                <w:sz w:val="21"/>
                <w:szCs w:val="22"/>
              </w:rPr>
            </w:pPr>
            <w:r w:rsidRPr="00FB44BE">
              <w:rPr>
                <w:bCs/>
                <w:kern w:val="2"/>
                <w:sz w:val="21"/>
                <w:szCs w:val="22"/>
              </w:rPr>
              <w:t>reserveCheck</w:t>
            </w:r>
          </w:p>
        </w:tc>
        <w:tc>
          <w:tcPr>
            <w:tcW w:w="2547" w:type="dxa"/>
          </w:tcPr>
          <w:p w:rsidR="00FB44BE" w:rsidRPr="00FB44BE" w:rsidRDefault="00FB44BE" w:rsidP="00FB44BE">
            <w:pPr>
              <w:rPr>
                <w:kern w:val="2"/>
                <w:sz w:val="21"/>
                <w:szCs w:val="22"/>
              </w:rPr>
            </w:pPr>
          </w:p>
        </w:tc>
        <w:tc>
          <w:tcPr>
            <w:tcW w:w="1847" w:type="dxa"/>
          </w:tcPr>
          <w:p w:rsidR="00FB44BE" w:rsidRPr="00FB44BE" w:rsidRDefault="00FB44BE" w:rsidP="00FB44BE">
            <w:pPr>
              <w:rPr>
                <w:kern w:val="2"/>
                <w:sz w:val="21"/>
                <w:szCs w:val="22"/>
              </w:rPr>
            </w:pPr>
          </w:p>
        </w:tc>
      </w:tr>
      <w:tr w:rsidR="00FB44BE" w:rsidRPr="00FB44BE" w:rsidTr="00877FF2">
        <w:tc>
          <w:tcPr>
            <w:tcW w:w="1838" w:type="dxa"/>
            <w:shd w:val="clear" w:color="auto" w:fill="A6A6A6" w:themeFill="background1" w:themeFillShade="A6"/>
            <w:vAlign w:val="center"/>
          </w:tcPr>
          <w:p w:rsidR="00FB44BE" w:rsidRPr="00FB44BE" w:rsidRDefault="00FB44BE" w:rsidP="00FB44BE">
            <w:pPr>
              <w:rPr>
                <w:bCs/>
                <w:kern w:val="2"/>
                <w:sz w:val="21"/>
                <w:szCs w:val="22"/>
              </w:rPr>
            </w:pPr>
            <w:r w:rsidRPr="00FB44BE">
              <w:rPr>
                <w:bCs/>
                <w:kern w:val="2"/>
                <w:sz w:val="21"/>
                <w:szCs w:val="22"/>
              </w:rPr>
              <w:t>参数</w:t>
            </w:r>
            <w:r w:rsidRPr="00FB44BE">
              <w:rPr>
                <w:rFonts w:hint="eastAsia"/>
                <w:bCs/>
                <w:kern w:val="2"/>
                <w:sz w:val="21"/>
                <w:szCs w:val="22"/>
              </w:rPr>
              <w:t>marked</w:t>
            </w:r>
            <w:r w:rsidRPr="00FB44BE">
              <w:rPr>
                <w:rFonts w:hint="eastAsia"/>
                <w:bCs/>
                <w:kern w:val="2"/>
                <w:sz w:val="21"/>
                <w:szCs w:val="22"/>
              </w:rPr>
              <w:t>：</w:t>
            </w:r>
          </w:p>
        </w:tc>
        <w:tc>
          <w:tcPr>
            <w:tcW w:w="2835" w:type="dxa"/>
            <w:vAlign w:val="center"/>
          </w:tcPr>
          <w:p w:rsidR="00FB44BE" w:rsidRPr="00FB44BE" w:rsidRDefault="00FB44BE" w:rsidP="00FB44BE">
            <w:pPr>
              <w:rPr>
                <w:bCs/>
                <w:kern w:val="2"/>
                <w:sz w:val="21"/>
                <w:szCs w:val="22"/>
              </w:rPr>
            </w:pPr>
            <w:r w:rsidRPr="00FB44BE">
              <w:rPr>
                <w:bCs/>
                <w:kern w:val="2"/>
                <w:sz w:val="21"/>
                <w:szCs w:val="22"/>
              </w:rPr>
              <w:t>reserveCheck</w:t>
            </w:r>
          </w:p>
        </w:tc>
        <w:tc>
          <w:tcPr>
            <w:tcW w:w="2547" w:type="dxa"/>
          </w:tcPr>
          <w:p w:rsidR="00FB44BE" w:rsidRPr="00FB44BE" w:rsidRDefault="00FB44BE" w:rsidP="00FB44BE">
            <w:pPr>
              <w:rPr>
                <w:bCs/>
                <w:kern w:val="2"/>
                <w:sz w:val="21"/>
                <w:szCs w:val="22"/>
              </w:rPr>
            </w:pPr>
          </w:p>
        </w:tc>
        <w:tc>
          <w:tcPr>
            <w:tcW w:w="1847" w:type="dxa"/>
          </w:tcPr>
          <w:p w:rsidR="00FB44BE" w:rsidRPr="00FB44BE" w:rsidRDefault="00FB44BE" w:rsidP="00FB44BE">
            <w:pPr>
              <w:rPr>
                <w:bCs/>
                <w:kern w:val="2"/>
                <w:sz w:val="21"/>
                <w:szCs w:val="22"/>
              </w:rPr>
            </w:pPr>
          </w:p>
        </w:tc>
      </w:tr>
      <w:tr w:rsidR="00FB44BE" w:rsidRPr="00FB44BE" w:rsidTr="00877FF2">
        <w:tc>
          <w:tcPr>
            <w:tcW w:w="1838" w:type="dxa"/>
            <w:shd w:val="clear" w:color="auto" w:fill="A6A6A6" w:themeFill="background1" w:themeFillShade="A6"/>
            <w:vAlign w:val="center"/>
          </w:tcPr>
          <w:p w:rsidR="00FB44BE" w:rsidRPr="00FB44BE" w:rsidRDefault="00FB44BE" w:rsidP="00FB44BE">
            <w:pPr>
              <w:rPr>
                <w:bCs/>
                <w:kern w:val="2"/>
                <w:sz w:val="21"/>
                <w:szCs w:val="22"/>
              </w:rPr>
            </w:pPr>
            <w:r w:rsidRPr="00FB44BE">
              <w:rPr>
                <w:bCs/>
                <w:kern w:val="2"/>
                <w:sz w:val="21"/>
                <w:szCs w:val="22"/>
              </w:rPr>
              <w:t>字段名</w:t>
            </w:r>
          </w:p>
        </w:tc>
        <w:tc>
          <w:tcPr>
            <w:tcW w:w="2835" w:type="dxa"/>
            <w:shd w:val="clear" w:color="auto" w:fill="A6A6A6" w:themeFill="background1" w:themeFillShade="A6"/>
            <w:vAlign w:val="center"/>
          </w:tcPr>
          <w:p w:rsidR="00FB44BE" w:rsidRPr="00FB44BE" w:rsidRDefault="00FB44BE" w:rsidP="00FB44BE">
            <w:pPr>
              <w:rPr>
                <w:bCs/>
                <w:kern w:val="2"/>
                <w:sz w:val="21"/>
                <w:szCs w:val="22"/>
              </w:rPr>
            </w:pPr>
            <w:r w:rsidRPr="00FB44BE">
              <w:rPr>
                <w:bCs/>
                <w:kern w:val="2"/>
                <w:sz w:val="21"/>
                <w:szCs w:val="22"/>
              </w:rPr>
              <w:t>说明</w:t>
            </w:r>
          </w:p>
        </w:tc>
        <w:tc>
          <w:tcPr>
            <w:tcW w:w="2547" w:type="dxa"/>
            <w:shd w:val="clear" w:color="auto" w:fill="A6A6A6" w:themeFill="background1" w:themeFillShade="A6"/>
          </w:tcPr>
          <w:p w:rsidR="00FB44BE" w:rsidRPr="00FB44BE" w:rsidRDefault="00FB44BE" w:rsidP="00FB44BE">
            <w:pPr>
              <w:rPr>
                <w:bCs/>
                <w:kern w:val="2"/>
                <w:sz w:val="21"/>
                <w:szCs w:val="22"/>
              </w:rPr>
            </w:pPr>
            <w:r w:rsidRPr="00FB44BE">
              <w:rPr>
                <w:bCs/>
                <w:kern w:val="2"/>
                <w:sz w:val="21"/>
                <w:szCs w:val="22"/>
              </w:rPr>
              <w:t>备注</w:t>
            </w:r>
          </w:p>
        </w:tc>
        <w:tc>
          <w:tcPr>
            <w:tcW w:w="1847" w:type="dxa"/>
            <w:shd w:val="clear" w:color="auto" w:fill="A6A6A6" w:themeFill="background1" w:themeFillShade="A6"/>
          </w:tcPr>
          <w:p w:rsidR="00FB44BE" w:rsidRPr="00FB44BE" w:rsidRDefault="00FB44BE" w:rsidP="00FB44BE">
            <w:pPr>
              <w:rPr>
                <w:bCs/>
                <w:kern w:val="2"/>
                <w:sz w:val="21"/>
                <w:szCs w:val="22"/>
              </w:rPr>
            </w:pPr>
            <w:r w:rsidRPr="00FB44BE">
              <w:rPr>
                <w:rFonts w:hint="eastAsia"/>
                <w:bCs/>
                <w:kern w:val="2"/>
                <w:sz w:val="21"/>
                <w:szCs w:val="22"/>
              </w:rPr>
              <w:t>是否必填项</w:t>
            </w:r>
          </w:p>
        </w:tc>
      </w:tr>
      <w:tr w:rsidR="00FB44BE" w:rsidRPr="00FB44BE" w:rsidTr="00877FF2">
        <w:trPr>
          <w:trHeight w:val="413"/>
        </w:trPr>
        <w:tc>
          <w:tcPr>
            <w:tcW w:w="1838" w:type="dxa"/>
            <w:shd w:val="clear" w:color="auto" w:fill="auto"/>
            <w:vAlign w:val="center"/>
          </w:tcPr>
          <w:p w:rsidR="00FB44BE" w:rsidRPr="00FB44BE" w:rsidRDefault="00FB44BE" w:rsidP="00FB44BE">
            <w:pPr>
              <w:rPr>
                <w:kern w:val="2"/>
                <w:sz w:val="21"/>
                <w:szCs w:val="22"/>
              </w:rPr>
            </w:pPr>
            <w:r w:rsidRPr="00FB44BE">
              <w:rPr>
                <w:kern w:val="2"/>
                <w:sz w:val="21"/>
                <w:szCs w:val="22"/>
              </w:rPr>
              <w:t>userid</w:t>
            </w:r>
          </w:p>
        </w:tc>
        <w:tc>
          <w:tcPr>
            <w:tcW w:w="2835" w:type="dxa"/>
            <w:shd w:val="clear" w:color="auto" w:fill="auto"/>
            <w:vAlign w:val="center"/>
          </w:tcPr>
          <w:p w:rsidR="00FB44BE" w:rsidRPr="00FB44BE" w:rsidRDefault="00FB44BE" w:rsidP="00FB44BE">
            <w:pPr>
              <w:rPr>
                <w:bCs/>
                <w:kern w:val="2"/>
                <w:sz w:val="21"/>
                <w:szCs w:val="22"/>
              </w:rPr>
            </w:pPr>
            <w:r w:rsidRPr="00FB44BE">
              <w:rPr>
                <w:rFonts w:hint="eastAsia"/>
                <w:bCs/>
                <w:kern w:val="2"/>
                <w:sz w:val="21"/>
                <w:szCs w:val="22"/>
              </w:rPr>
              <w:t>用户</w:t>
            </w:r>
            <w:r w:rsidRPr="00FB44BE">
              <w:rPr>
                <w:rFonts w:hint="eastAsia"/>
                <w:bCs/>
                <w:kern w:val="2"/>
                <w:sz w:val="21"/>
                <w:szCs w:val="22"/>
              </w:rPr>
              <w:t>ID</w:t>
            </w:r>
          </w:p>
        </w:tc>
        <w:tc>
          <w:tcPr>
            <w:tcW w:w="2547" w:type="dxa"/>
            <w:shd w:val="clear" w:color="auto" w:fill="auto"/>
          </w:tcPr>
          <w:p w:rsidR="00FB44BE" w:rsidRPr="00FB44BE" w:rsidRDefault="00FB44BE" w:rsidP="00FB44BE">
            <w:pPr>
              <w:rPr>
                <w:bCs/>
                <w:kern w:val="2"/>
                <w:sz w:val="21"/>
                <w:szCs w:val="22"/>
              </w:rPr>
            </w:pPr>
          </w:p>
        </w:tc>
        <w:tc>
          <w:tcPr>
            <w:tcW w:w="1847" w:type="dxa"/>
            <w:shd w:val="clear" w:color="auto" w:fill="auto"/>
          </w:tcPr>
          <w:p w:rsidR="00FB44BE" w:rsidRPr="00FB44BE" w:rsidRDefault="00FB44BE" w:rsidP="00FB44BE">
            <w:pPr>
              <w:rPr>
                <w:bCs/>
                <w:kern w:val="2"/>
                <w:sz w:val="21"/>
                <w:szCs w:val="22"/>
              </w:rPr>
            </w:pPr>
            <w:r w:rsidRPr="00FB44BE">
              <w:rPr>
                <w:rFonts w:hint="eastAsia"/>
                <w:bCs/>
                <w:kern w:val="2"/>
                <w:sz w:val="21"/>
                <w:szCs w:val="22"/>
              </w:rPr>
              <w:t>是</w:t>
            </w:r>
          </w:p>
        </w:tc>
      </w:tr>
      <w:tr w:rsidR="00112682" w:rsidRPr="00FB44BE" w:rsidTr="00877FF2">
        <w:trPr>
          <w:trHeight w:val="413"/>
        </w:trPr>
        <w:tc>
          <w:tcPr>
            <w:tcW w:w="1838" w:type="dxa"/>
            <w:shd w:val="clear" w:color="auto" w:fill="auto"/>
            <w:vAlign w:val="center"/>
          </w:tcPr>
          <w:p w:rsidR="00112682" w:rsidRPr="00FB44BE" w:rsidRDefault="00112682" w:rsidP="00FB44BE">
            <w:r>
              <w:t>T</w:t>
            </w:r>
            <w:r>
              <w:rPr>
                <w:rFonts w:hint="eastAsia"/>
              </w:rPr>
              <w:t>ype</w:t>
            </w:r>
          </w:p>
        </w:tc>
        <w:tc>
          <w:tcPr>
            <w:tcW w:w="2835" w:type="dxa"/>
            <w:shd w:val="clear" w:color="auto" w:fill="auto"/>
            <w:vAlign w:val="center"/>
          </w:tcPr>
          <w:p w:rsidR="00112682" w:rsidRPr="00FB44BE" w:rsidRDefault="0097268E" w:rsidP="00FB44BE">
            <w:pPr>
              <w:rPr>
                <w:bCs/>
              </w:rPr>
            </w:pPr>
            <w:r>
              <w:rPr>
                <w:rFonts w:ascii="宋体" w:hAnsi="宋体" w:hint="eastAsia"/>
                <w:bCs/>
                <w:szCs w:val="21"/>
              </w:rPr>
              <w:t>1:物品，2：钱，3：盲捐</w:t>
            </w:r>
          </w:p>
        </w:tc>
        <w:tc>
          <w:tcPr>
            <w:tcW w:w="2547" w:type="dxa"/>
            <w:shd w:val="clear" w:color="auto" w:fill="auto"/>
          </w:tcPr>
          <w:p w:rsidR="00112682" w:rsidRPr="00FB44BE" w:rsidRDefault="00112682" w:rsidP="00FB44BE">
            <w:pPr>
              <w:rPr>
                <w:bCs/>
              </w:rPr>
            </w:pPr>
          </w:p>
        </w:tc>
        <w:tc>
          <w:tcPr>
            <w:tcW w:w="1847" w:type="dxa"/>
            <w:shd w:val="clear" w:color="auto" w:fill="auto"/>
          </w:tcPr>
          <w:p w:rsidR="00112682" w:rsidRPr="00FB44BE" w:rsidRDefault="00112682" w:rsidP="00FB44BE">
            <w:pPr>
              <w:rPr>
                <w:bCs/>
              </w:rPr>
            </w:pPr>
          </w:p>
        </w:tc>
      </w:tr>
      <w:tr w:rsidR="00112682" w:rsidRPr="00FB44BE" w:rsidTr="00877FF2">
        <w:trPr>
          <w:trHeight w:val="413"/>
        </w:trPr>
        <w:tc>
          <w:tcPr>
            <w:tcW w:w="1838" w:type="dxa"/>
            <w:shd w:val="clear" w:color="auto" w:fill="auto"/>
            <w:vAlign w:val="center"/>
          </w:tcPr>
          <w:p w:rsidR="00112682" w:rsidRPr="00FB44BE" w:rsidRDefault="00112682" w:rsidP="00FB44BE">
            <w:r>
              <w:rPr>
                <w:rFonts w:hint="eastAsia"/>
              </w:rPr>
              <w:t>dlid</w:t>
            </w:r>
          </w:p>
        </w:tc>
        <w:tc>
          <w:tcPr>
            <w:tcW w:w="2835" w:type="dxa"/>
            <w:shd w:val="clear" w:color="auto" w:fill="auto"/>
            <w:vAlign w:val="center"/>
          </w:tcPr>
          <w:p w:rsidR="00112682" w:rsidRPr="00FB44BE" w:rsidRDefault="0097268E" w:rsidP="00FB44BE">
            <w:pPr>
              <w:rPr>
                <w:bCs/>
              </w:rPr>
            </w:pPr>
            <w:r>
              <w:rPr>
                <w:rFonts w:hint="eastAsia"/>
                <w:bCs/>
              </w:rPr>
              <w:t>dlid</w:t>
            </w:r>
          </w:p>
        </w:tc>
        <w:tc>
          <w:tcPr>
            <w:tcW w:w="2547" w:type="dxa"/>
            <w:shd w:val="clear" w:color="auto" w:fill="auto"/>
          </w:tcPr>
          <w:p w:rsidR="00112682" w:rsidRPr="00FB44BE" w:rsidRDefault="00112682" w:rsidP="00FB44BE">
            <w:pPr>
              <w:rPr>
                <w:bCs/>
              </w:rPr>
            </w:pPr>
          </w:p>
        </w:tc>
        <w:tc>
          <w:tcPr>
            <w:tcW w:w="1847" w:type="dxa"/>
            <w:shd w:val="clear" w:color="auto" w:fill="auto"/>
          </w:tcPr>
          <w:p w:rsidR="00112682" w:rsidRPr="00FB44BE" w:rsidRDefault="00112682" w:rsidP="00FB44BE">
            <w:pPr>
              <w:rPr>
                <w:bCs/>
              </w:rPr>
            </w:pPr>
          </w:p>
        </w:tc>
      </w:tr>
      <w:tr w:rsidR="00112682" w:rsidRPr="00FB44BE" w:rsidTr="00877FF2">
        <w:trPr>
          <w:trHeight w:val="413"/>
        </w:trPr>
        <w:tc>
          <w:tcPr>
            <w:tcW w:w="1838" w:type="dxa"/>
            <w:shd w:val="clear" w:color="auto" w:fill="auto"/>
            <w:vAlign w:val="center"/>
          </w:tcPr>
          <w:p w:rsidR="00112682" w:rsidRPr="00FB44BE" w:rsidRDefault="00112682" w:rsidP="00FB44BE">
            <w:r>
              <w:rPr>
                <w:rFonts w:hint="eastAsia"/>
              </w:rPr>
              <w:t>loveNo</w:t>
            </w:r>
          </w:p>
        </w:tc>
        <w:tc>
          <w:tcPr>
            <w:tcW w:w="2835" w:type="dxa"/>
            <w:shd w:val="clear" w:color="auto" w:fill="auto"/>
            <w:vAlign w:val="center"/>
          </w:tcPr>
          <w:p w:rsidR="00112682" w:rsidRPr="00FB44BE" w:rsidRDefault="0097268E" w:rsidP="00FB44BE">
            <w:pPr>
              <w:rPr>
                <w:bCs/>
              </w:rPr>
            </w:pPr>
            <w:r>
              <w:rPr>
                <w:rFonts w:hint="eastAsia"/>
                <w:bCs/>
              </w:rPr>
              <w:t>爱心单号</w:t>
            </w:r>
          </w:p>
        </w:tc>
        <w:tc>
          <w:tcPr>
            <w:tcW w:w="2547" w:type="dxa"/>
            <w:shd w:val="clear" w:color="auto" w:fill="auto"/>
          </w:tcPr>
          <w:p w:rsidR="00112682" w:rsidRPr="00FB44BE" w:rsidRDefault="00112682" w:rsidP="00FB44BE">
            <w:pPr>
              <w:rPr>
                <w:bCs/>
              </w:rPr>
            </w:pPr>
          </w:p>
        </w:tc>
        <w:tc>
          <w:tcPr>
            <w:tcW w:w="1847" w:type="dxa"/>
            <w:shd w:val="clear" w:color="auto" w:fill="auto"/>
          </w:tcPr>
          <w:p w:rsidR="00112682" w:rsidRPr="00FB44BE" w:rsidRDefault="00112682" w:rsidP="00FB44BE">
            <w:pPr>
              <w:rPr>
                <w:bCs/>
              </w:rPr>
            </w:pPr>
          </w:p>
        </w:tc>
      </w:tr>
      <w:tr w:rsidR="00FB44BE" w:rsidRPr="00FB44BE" w:rsidTr="00877FF2">
        <w:tc>
          <w:tcPr>
            <w:tcW w:w="1838" w:type="dxa"/>
            <w:shd w:val="clear" w:color="auto" w:fill="A6A6A6" w:themeFill="background1" w:themeFillShade="A6"/>
            <w:vAlign w:val="center"/>
          </w:tcPr>
          <w:p w:rsidR="00FB44BE" w:rsidRPr="00FB44BE" w:rsidRDefault="00FB44BE" w:rsidP="00FB44BE">
            <w:pPr>
              <w:rPr>
                <w:bCs/>
                <w:kern w:val="2"/>
                <w:sz w:val="21"/>
                <w:szCs w:val="22"/>
              </w:rPr>
            </w:pPr>
            <w:r w:rsidRPr="00FB44BE">
              <w:rPr>
                <w:rFonts w:hint="eastAsia"/>
                <w:kern w:val="2"/>
                <w:sz w:val="21"/>
                <w:szCs w:val="22"/>
              </w:rPr>
              <w:t>参数</w:t>
            </w:r>
            <w:r w:rsidRPr="00FB44BE">
              <w:rPr>
                <w:kern w:val="2"/>
                <w:sz w:val="21"/>
                <w:szCs w:val="22"/>
              </w:rPr>
              <w:t>jsonStr</w:t>
            </w:r>
            <w:r w:rsidRPr="00FB44BE">
              <w:rPr>
                <w:rFonts w:hint="eastAsia"/>
                <w:kern w:val="2"/>
                <w:sz w:val="21"/>
                <w:szCs w:val="22"/>
              </w:rPr>
              <w:t>：</w:t>
            </w:r>
          </w:p>
        </w:tc>
        <w:tc>
          <w:tcPr>
            <w:tcW w:w="7229" w:type="dxa"/>
            <w:gridSpan w:val="3"/>
            <w:vAlign w:val="center"/>
          </w:tcPr>
          <w:p w:rsidR="00FB44BE" w:rsidRPr="00FB44BE" w:rsidRDefault="00FB44BE" w:rsidP="00FB44BE">
            <w:pPr>
              <w:rPr>
                <w:b/>
                <w:bCs/>
                <w:kern w:val="2"/>
                <w:sz w:val="21"/>
                <w:szCs w:val="22"/>
              </w:rPr>
            </w:pPr>
            <w:r w:rsidRPr="00FB44BE">
              <w:rPr>
                <w:b/>
                <w:bCs/>
                <w:kern w:val="2"/>
                <w:sz w:val="21"/>
                <w:szCs w:val="22"/>
              </w:rPr>
              <w:t>{</w:t>
            </w:r>
          </w:p>
          <w:p w:rsidR="00FB44BE" w:rsidRPr="00FB44BE" w:rsidRDefault="00FB44BE" w:rsidP="00FB44BE">
            <w:pPr>
              <w:rPr>
                <w:b/>
                <w:bCs/>
                <w:kern w:val="2"/>
                <w:sz w:val="21"/>
                <w:szCs w:val="22"/>
              </w:rPr>
            </w:pPr>
            <w:r w:rsidRPr="00FB44BE">
              <w:rPr>
                <w:b/>
                <w:bCs/>
                <w:kern w:val="2"/>
                <w:sz w:val="21"/>
                <w:szCs w:val="22"/>
              </w:rPr>
              <w:t xml:space="preserve">            "userid"      :  userid ,</w:t>
            </w:r>
          </w:p>
          <w:p w:rsidR="00FB44BE" w:rsidRPr="00FB44BE" w:rsidRDefault="00FB44BE" w:rsidP="00FB44BE">
            <w:pPr>
              <w:rPr>
                <w:b/>
                <w:bCs/>
                <w:kern w:val="2"/>
                <w:sz w:val="21"/>
                <w:szCs w:val="22"/>
              </w:rPr>
            </w:pPr>
            <w:r w:rsidRPr="00FB44BE">
              <w:rPr>
                <w:b/>
                <w:bCs/>
                <w:kern w:val="2"/>
                <w:sz w:val="21"/>
                <w:szCs w:val="22"/>
              </w:rPr>
              <w:t xml:space="preserve">            "type"        :  3,</w:t>
            </w:r>
          </w:p>
          <w:p w:rsidR="00FB44BE" w:rsidRPr="00FB44BE" w:rsidRDefault="00FB44BE" w:rsidP="00FB44BE">
            <w:pPr>
              <w:rPr>
                <w:b/>
                <w:bCs/>
                <w:kern w:val="2"/>
                <w:sz w:val="21"/>
                <w:szCs w:val="22"/>
              </w:rPr>
            </w:pPr>
            <w:r w:rsidRPr="00FB44BE">
              <w:rPr>
                <w:b/>
                <w:bCs/>
                <w:kern w:val="2"/>
                <w:sz w:val="21"/>
                <w:szCs w:val="22"/>
              </w:rPr>
              <w:t xml:space="preserve">            "dlId"        :  dlid,</w:t>
            </w:r>
          </w:p>
          <w:p w:rsidR="00FB44BE" w:rsidRPr="00FB44BE" w:rsidRDefault="00FB44BE" w:rsidP="00FB44BE">
            <w:pPr>
              <w:rPr>
                <w:b/>
                <w:bCs/>
                <w:kern w:val="2"/>
                <w:sz w:val="21"/>
                <w:szCs w:val="22"/>
              </w:rPr>
            </w:pPr>
            <w:r w:rsidRPr="00FB44BE">
              <w:rPr>
                <w:b/>
                <w:bCs/>
                <w:kern w:val="2"/>
                <w:sz w:val="21"/>
                <w:szCs w:val="22"/>
              </w:rPr>
              <w:t xml:space="preserve">            "loveNo"      :  loveno</w:t>
            </w:r>
          </w:p>
          <w:p w:rsidR="00FB44BE" w:rsidRPr="00FB44BE" w:rsidRDefault="00FB44BE" w:rsidP="00FB44BE">
            <w:pPr>
              <w:rPr>
                <w:b/>
                <w:bCs/>
                <w:kern w:val="2"/>
                <w:sz w:val="21"/>
                <w:szCs w:val="22"/>
              </w:rPr>
            </w:pPr>
            <w:r w:rsidRPr="00FB44BE">
              <w:rPr>
                <w:b/>
                <w:bCs/>
                <w:kern w:val="2"/>
                <w:sz w:val="21"/>
                <w:szCs w:val="22"/>
              </w:rPr>
              <w:t xml:space="preserve">            </w:t>
            </w:r>
          </w:p>
          <w:p w:rsidR="00FB44BE" w:rsidRPr="00FB44BE" w:rsidRDefault="00FB44BE" w:rsidP="00FB44BE">
            <w:pPr>
              <w:rPr>
                <w:b/>
                <w:kern w:val="2"/>
                <w:sz w:val="21"/>
                <w:szCs w:val="22"/>
              </w:rPr>
            </w:pPr>
            <w:r w:rsidRPr="00FB44BE">
              <w:rPr>
                <w:b/>
                <w:bCs/>
                <w:kern w:val="2"/>
                <w:sz w:val="21"/>
                <w:szCs w:val="22"/>
              </w:rPr>
              <w:t xml:space="preserve"> }</w:t>
            </w:r>
          </w:p>
        </w:tc>
      </w:tr>
      <w:tr w:rsidR="00FB44BE" w:rsidRPr="00FB44BE" w:rsidTr="00877FF2">
        <w:tc>
          <w:tcPr>
            <w:tcW w:w="1838" w:type="dxa"/>
            <w:shd w:val="clear" w:color="auto" w:fill="A6A6A6" w:themeFill="background1" w:themeFillShade="A6"/>
            <w:vAlign w:val="center"/>
          </w:tcPr>
          <w:p w:rsidR="00FB44BE" w:rsidRPr="00FB44BE" w:rsidRDefault="00FB44BE" w:rsidP="00FB44BE">
            <w:pPr>
              <w:rPr>
                <w:kern w:val="2"/>
                <w:sz w:val="21"/>
                <w:szCs w:val="22"/>
                <w:u w:val="single"/>
              </w:rPr>
            </w:pPr>
            <w:r w:rsidRPr="00FB44BE">
              <w:rPr>
                <w:rFonts w:hint="eastAsia"/>
                <w:kern w:val="2"/>
                <w:sz w:val="21"/>
                <w:szCs w:val="22"/>
                <w:u w:val="single"/>
              </w:rPr>
              <w:t>后台返回码</w:t>
            </w:r>
          </w:p>
        </w:tc>
        <w:tc>
          <w:tcPr>
            <w:tcW w:w="2835" w:type="dxa"/>
            <w:shd w:val="clear" w:color="auto" w:fill="A6A6A6" w:themeFill="background1" w:themeFillShade="A6"/>
            <w:vAlign w:val="center"/>
          </w:tcPr>
          <w:p w:rsidR="00FB44BE" w:rsidRPr="00FB44BE" w:rsidRDefault="00FB44BE" w:rsidP="00FB44BE">
            <w:pPr>
              <w:rPr>
                <w:bCs/>
                <w:kern w:val="2"/>
                <w:sz w:val="21"/>
                <w:szCs w:val="22"/>
              </w:rPr>
            </w:pPr>
          </w:p>
        </w:tc>
        <w:tc>
          <w:tcPr>
            <w:tcW w:w="2547" w:type="dxa"/>
            <w:shd w:val="clear" w:color="auto" w:fill="A6A6A6" w:themeFill="background1" w:themeFillShade="A6"/>
          </w:tcPr>
          <w:p w:rsidR="00FB44BE" w:rsidRPr="00FB44BE" w:rsidRDefault="00FB44BE" w:rsidP="00FB44BE">
            <w:pPr>
              <w:rPr>
                <w:bCs/>
                <w:kern w:val="2"/>
                <w:sz w:val="21"/>
                <w:szCs w:val="22"/>
              </w:rPr>
            </w:pPr>
          </w:p>
        </w:tc>
        <w:tc>
          <w:tcPr>
            <w:tcW w:w="1847" w:type="dxa"/>
            <w:shd w:val="clear" w:color="auto" w:fill="A6A6A6" w:themeFill="background1" w:themeFillShade="A6"/>
          </w:tcPr>
          <w:p w:rsidR="00FB44BE" w:rsidRPr="00FB44BE" w:rsidRDefault="00FB44BE" w:rsidP="00FB44BE">
            <w:pPr>
              <w:rPr>
                <w:bCs/>
                <w:kern w:val="2"/>
                <w:sz w:val="21"/>
                <w:szCs w:val="22"/>
              </w:rPr>
            </w:pPr>
          </w:p>
        </w:tc>
      </w:tr>
      <w:tr w:rsidR="00FB44BE" w:rsidRPr="00FB44BE" w:rsidTr="00877FF2">
        <w:tc>
          <w:tcPr>
            <w:tcW w:w="1838" w:type="dxa"/>
            <w:shd w:val="clear" w:color="auto" w:fill="FFFFFF" w:themeFill="background1"/>
            <w:vAlign w:val="center"/>
          </w:tcPr>
          <w:p w:rsidR="00FB44BE" w:rsidRPr="00FB44BE" w:rsidRDefault="00FB44BE" w:rsidP="00FB44BE">
            <w:pPr>
              <w:rPr>
                <w:kern w:val="2"/>
                <w:sz w:val="21"/>
                <w:szCs w:val="22"/>
              </w:rPr>
            </w:pPr>
            <w:r w:rsidRPr="00FB44BE">
              <w:rPr>
                <w:rFonts w:hint="eastAsia"/>
                <w:kern w:val="2"/>
                <w:sz w:val="21"/>
                <w:szCs w:val="22"/>
              </w:rPr>
              <w:t>rspCode</w:t>
            </w:r>
          </w:p>
        </w:tc>
        <w:tc>
          <w:tcPr>
            <w:tcW w:w="2835" w:type="dxa"/>
            <w:shd w:val="clear" w:color="auto" w:fill="FFFFFF" w:themeFill="background1"/>
          </w:tcPr>
          <w:p w:rsidR="00FB44BE" w:rsidRPr="00FB44BE" w:rsidRDefault="00FB44BE" w:rsidP="00FB44BE">
            <w:pPr>
              <w:rPr>
                <w:kern w:val="2"/>
                <w:sz w:val="21"/>
                <w:szCs w:val="22"/>
              </w:rPr>
            </w:pPr>
            <w:r w:rsidRPr="00FB44BE">
              <w:rPr>
                <w:rFonts w:hint="eastAsia"/>
                <w:bCs/>
                <w:kern w:val="2"/>
                <w:sz w:val="21"/>
                <w:szCs w:val="22"/>
              </w:rPr>
              <w:t>返回的状态码</w:t>
            </w:r>
          </w:p>
        </w:tc>
        <w:tc>
          <w:tcPr>
            <w:tcW w:w="2547" w:type="dxa"/>
            <w:shd w:val="clear" w:color="auto" w:fill="FFFFFF" w:themeFill="background1"/>
            <w:vAlign w:val="center"/>
          </w:tcPr>
          <w:p w:rsidR="00FB44BE" w:rsidRPr="00FB44BE" w:rsidRDefault="00FB44BE" w:rsidP="00FB44BE">
            <w:pPr>
              <w:rPr>
                <w:bCs/>
                <w:kern w:val="2"/>
                <w:sz w:val="21"/>
                <w:szCs w:val="22"/>
              </w:rPr>
            </w:pPr>
            <w:r w:rsidRPr="00FB44BE">
              <w:rPr>
                <w:rFonts w:hint="eastAsia"/>
                <w:bCs/>
                <w:kern w:val="2"/>
                <w:sz w:val="21"/>
                <w:szCs w:val="22"/>
              </w:rPr>
              <w:t xml:space="preserve">000 </w:t>
            </w:r>
            <w:r w:rsidRPr="00FB44BE">
              <w:rPr>
                <w:rFonts w:hint="eastAsia"/>
                <w:bCs/>
                <w:kern w:val="2"/>
                <w:sz w:val="21"/>
                <w:szCs w:val="22"/>
              </w:rPr>
              <w:t>为正常返回</w:t>
            </w:r>
            <w:r w:rsidRPr="00FB44BE">
              <w:rPr>
                <w:rFonts w:hint="eastAsia"/>
                <w:bCs/>
                <w:kern w:val="2"/>
                <w:sz w:val="21"/>
                <w:szCs w:val="22"/>
              </w:rPr>
              <w:t>,</w:t>
            </w:r>
            <w:r w:rsidRPr="00FB44BE">
              <w:rPr>
                <w:rFonts w:hint="eastAsia"/>
                <w:bCs/>
                <w:kern w:val="2"/>
                <w:sz w:val="21"/>
                <w:szCs w:val="22"/>
              </w:rPr>
              <w:t>其他为异常返回</w:t>
            </w:r>
          </w:p>
        </w:tc>
        <w:tc>
          <w:tcPr>
            <w:tcW w:w="1847" w:type="dxa"/>
            <w:shd w:val="clear" w:color="auto" w:fill="FFFFFF" w:themeFill="background1"/>
            <w:vAlign w:val="center"/>
          </w:tcPr>
          <w:p w:rsidR="00FB44BE" w:rsidRPr="00FB44BE" w:rsidRDefault="00FB44BE" w:rsidP="00FB44BE">
            <w:pPr>
              <w:rPr>
                <w:kern w:val="2"/>
                <w:sz w:val="21"/>
                <w:szCs w:val="22"/>
              </w:rPr>
            </w:pPr>
          </w:p>
        </w:tc>
      </w:tr>
      <w:tr w:rsidR="00FB44BE" w:rsidRPr="00FB44BE" w:rsidTr="00877FF2">
        <w:tc>
          <w:tcPr>
            <w:tcW w:w="1838" w:type="dxa"/>
            <w:shd w:val="clear" w:color="auto" w:fill="FFFFFF" w:themeFill="background1"/>
            <w:vAlign w:val="center"/>
          </w:tcPr>
          <w:p w:rsidR="00FB44BE" w:rsidRPr="00FB44BE" w:rsidRDefault="00FB44BE" w:rsidP="00FB44BE">
            <w:pPr>
              <w:rPr>
                <w:kern w:val="2"/>
                <w:sz w:val="21"/>
                <w:szCs w:val="22"/>
              </w:rPr>
            </w:pPr>
            <w:r w:rsidRPr="00FB44BE">
              <w:rPr>
                <w:rFonts w:hint="eastAsia"/>
                <w:kern w:val="2"/>
                <w:sz w:val="21"/>
                <w:szCs w:val="22"/>
              </w:rPr>
              <w:t>rspDesc</w:t>
            </w:r>
          </w:p>
        </w:tc>
        <w:tc>
          <w:tcPr>
            <w:tcW w:w="2835" w:type="dxa"/>
            <w:shd w:val="clear" w:color="auto" w:fill="FFFFFF" w:themeFill="background1"/>
          </w:tcPr>
          <w:p w:rsidR="00FB44BE" w:rsidRPr="00FB44BE" w:rsidRDefault="00FB44BE" w:rsidP="00FB44BE">
            <w:pPr>
              <w:rPr>
                <w:kern w:val="2"/>
                <w:sz w:val="21"/>
                <w:szCs w:val="22"/>
              </w:rPr>
            </w:pPr>
            <w:r w:rsidRPr="00FB44BE">
              <w:rPr>
                <w:rFonts w:hint="eastAsia"/>
                <w:bCs/>
                <w:kern w:val="2"/>
                <w:sz w:val="21"/>
                <w:szCs w:val="22"/>
              </w:rPr>
              <w:t>返回的状态码</w:t>
            </w:r>
            <w:r w:rsidRPr="00FB44BE">
              <w:rPr>
                <w:rFonts w:hint="eastAsia"/>
                <w:kern w:val="2"/>
                <w:sz w:val="21"/>
                <w:szCs w:val="22"/>
              </w:rPr>
              <w:t>描述</w:t>
            </w:r>
          </w:p>
        </w:tc>
        <w:tc>
          <w:tcPr>
            <w:tcW w:w="2547" w:type="dxa"/>
            <w:shd w:val="clear" w:color="auto" w:fill="FFFFFF" w:themeFill="background1"/>
            <w:vAlign w:val="center"/>
          </w:tcPr>
          <w:p w:rsidR="00FB44BE" w:rsidRPr="00FB44BE" w:rsidRDefault="00FB44BE" w:rsidP="00FB44BE">
            <w:pPr>
              <w:rPr>
                <w:bCs/>
                <w:kern w:val="2"/>
                <w:sz w:val="21"/>
                <w:szCs w:val="22"/>
              </w:rPr>
            </w:pPr>
            <w:r w:rsidRPr="00FB44BE">
              <w:rPr>
                <w:rFonts w:hint="eastAsia"/>
                <w:bCs/>
                <w:kern w:val="2"/>
                <w:sz w:val="21"/>
                <w:szCs w:val="22"/>
              </w:rPr>
              <w:t>异常返回时的异常说明</w:t>
            </w:r>
          </w:p>
        </w:tc>
        <w:tc>
          <w:tcPr>
            <w:tcW w:w="1847" w:type="dxa"/>
            <w:shd w:val="clear" w:color="auto" w:fill="FFFFFF" w:themeFill="background1"/>
            <w:vAlign w:val="center"/>
          </w:tcPr>
          <w:p w:rsidR="00FB44BE" w:rsidRPr="00FB44BE" w:rsidRDefault="00FB44BE" w:rsidP="00FB44BE">
            <w:pPr>
              <w:rPr>
                <w:kern w:val="2"/>
                <w:sz w:val="21"/>
                <w:szCs w:val="22"/>
              </w:rPr>
            </w:pPr>
          </w:p>
        </w:tc>
      </w:tr>
      <w:tr w:rsidR="00112682" w:rsidRPr="00FB44BE" w:rsidTr="00877FF2">
        <w:tc>
          <w:tcPr>
            <w:tcW w:w="1838" w:type="dxa"/>
            <w:shd w:val="clear" w:color="auto" w:fill="FFFFFF" w:themeFill="background1"/>
            <w:vAlign w:val="center"/>
          </w:tcPr>
          <w:p w:rsidR="00112682" w:rsidRPr="00FB44BE" w:rsidRDefault="00112682" w:rsidP="00FB44BE">
            <w:r>
              <w:rPr>
                <w:rFonts w:hint="eastAsia"/>
              </w:rPr>
              <w:t>flag</w:t>
            </w:r>
          </w:p>
        </w:tc>
        <w:tc>
          <w:tcPr>
            <w:tcW w:w="2835" w:type="dxa"/>
            <w:shd w:val="clear" w:color="auto" w:fill="FFFFFF" w:themeFill="background1"/>
          </w:tcPr>
          <w:p w:rsidR="00112682" w:rsidRPr="00FB44BE" w:rsidRDefault="0049589C" w:rsidP="00FB44BE">
            <w:pPr>
              <w:rPr>
                <w:bCs/>
              </w:rPr>
            </w:pPr>
            <w:r>
              <w:rPr>
                <w:rFonts w:hint="eastAsia"/>
                <w:bCs/>
              </w:rPr>
              <w:t>收藏标志</w:t>
            </w:r>
          </w:p>
        </w:tc>
        <w:tc>
          <w:tcPr>
            <w:tcW w:w="2547" w:type="dxa"/>
            <w:shd w:val="clear" w:color="auto" w:fill="FFFFFF" w:themeFill="background1"/>
            <w:vAlign w:val="center"/>
          </w:tcPr>
          <w:p w:rsidR="00112682" w:rsidRPr="00FB44BE" w:rsidRDefault="00F81B04" w:rsidP="00FB44BE">
            <w:pPr>
              <w:rPr>
                <w:bCs/>
              </w:rPr>
            </w:pPr>
            <w:r>
              <w:rPr>
                <w:rFonts w:hint="eastAsia"/>
                <w:bCs/>
              </w:rPr>
              <w:t>0:</w:t>
            </w:r>
            <w:r>
              <w:rPr>
                <w:rFonts w:hint="eastAsia"/>
                <w:bCs/>
              </w:rPr>
              <w:t>未收藏，</w:t>
            </w:r>
            <w:r>
              <w:rPr>
                <w:rFonts w:hint="eastAsia"/>
                <w:bCs/>
              </w:rPr>
              <w:t>1</w:t>
            </w:r>
            <w:r>
              <w:rPr>
                <w:rFonts w:hint="eastAsia"/>
                <w:bCs/>
              </w:rPr>
              <w:t>已收藏</w:t>
            </w:r>
          </w:p>
        </w:tc>
        <w:tc>
          <w:tcPr>
            <w:tcW w:w="1847" w:type="dxa"/>
            <w:shd w:val="clear" w:color="auto" w:fill="FFFFFF" w:themeFill="background1"/>
            <w:vAlign w:val="center"/>
          </w:tcPr>
          <w:p w:rsidR="00112682" w:rsidRPr="00FB44BE" w:rsidRDefault="00112682" w:rsidP="00FB44BE"/>
        </w:tc>
      </w:tr>
      <w:tr w:rsidR="00FB44BE" w:rsidRPr="00FB44BE" w:rsidTr="00877FF2">
        <w:tc>
          <w:tcPr>
            <w:tcW w:w="1838" w:type="dxa"/>
            <w:shd w:val="clear" w:color="auto" w:fill="A6A6A6" w:themeFill="background1" w:themeFillShade="A6"/>
            <w:vAlign w:val="center"/>
          </w:tcPr>
          <w:p w:rsidR="00FB44BE" w:rsidRPr="00FB44BE" w:rsidRDefault="00FB44BE" w:rsidP="00FB44BE">
            <w:pPr>
              <w:rPr>
                <w:kern w:val="2"/>
                <w:sz w:val="21"/>
                <w:szCs w:val="22"/>
              </w:rPr>
            </w:pPr>
            <w:r w:rsidRPr="00FB44BE">
              <w:rPr>
                <w:kern w:val="2"/>
                <w:sz w:val="21"/>
                <w:szCs w:val="22"/>
              </w:rPr>
              <w:t>返回码示例：</w:t>
            </w:r>
          </w:p>
        </w:tc>
        <w:tc>
          <w:tcPr>
            <w:tcW w:w="7229" w:type="dxa"/>
            <w:gridSpan w:val="3"/>
            <w:shd w:val="clear" w:color="auto" w:fill="FFFFFF" w:themeFill="background1"/>
            <w:vAlign w:val="center"/>
          </w:tcPr>
          <w:p w:rsidR="00FB44BE" w:rsidRPr="00FB44BE" w:rsidRDefault="00FB44BE" w:rsidP="00FB44BE">
            <w:pPr>
              <w:rPr>
                <w:bCs/>
                <w:kern w:val="2"/>
                <w:sz w:val="21"/>
                <w:szCs w:val="22"/>
              </w:rPr>
            </w:pPr>
          </w:p>
        </w:tc>
      </w:tr>
    </w:tbl>
    <w:p w:rsidR="00625FC9" w:rsidRPr="00FB44BE" w:rsidRDefault="00625FC9" w:rsidP="00625FC9"/>
    <w:p w:rsidR="00625FC9" w:rsidRDefault="00555A56" w:rsidP="00625FC9">
      <w:pPr>
        <w:pStyle w:val="5"/>
      </w:pPr>
      <w:r>
        <w:t>4.2.5.2</w:t>
      </w:r>
      <w:r w:rsidR="00625FC9">
        <w:rPr>
          <w:rFonts w:hint="eastAsia"/>
        </w:rPr>
        <w:t>确认收藏</w:t>
      </w:r>
    </w:p>
    <w:tbl>
      <w:tblPr>
        <w:tblStyle w:val="a7"/>
        <w:tblW w:w="9067" w:type="dxa"/>
        <w:tblLayout w:type="fixed"/>
        <w:tblLook w:val="04A0" w:firstRow="1" w:lastRow="0" w:firstColumn="1" w:lastColumn="0" w:noHBand="0" w:noVBand="1"/>
      </w:tblPr>
      <w:tblGrid>
        <w:gridCol w:w="1838"/>
        <w:gridCol w:w="2835"/>
        <w:gridCol w:w="2547"/>
        <w:gridCol w:w="1847"/>
      </w:tblGrid>
      <w:tr w:rsidR="00D222FA" w:rsidRPr="00D222FA" w:rsidTr="00877FF2">
        <w:tc>
          <w:tcPr>
            <w:tcW w:w="1838" w:type="dxa"/>
            <w:vAlign w:val="center"/>
          </w:tcPr>
          <w:p w:rsidR="00D222FA" w:rsidRPr="00D222FA" w:rsidRDefault="00D222FA" w:rsidP="00D222FA">
            <w:pPr>
              <w:rPr>
                <w:bCs/>
                <w:kern w:val="2"/>
                <w:sz w:val="21"/>
                <w:szCs w:val="22"/>
              </w:rPr>
            </w:pPr>
            <w:r w:rsidRPr="00D222FA">
              <w:rPr>
                <w:bCs/>
                <w:kern w:val="2"/>
                <w:sz w:val="21"/>
                <w:szCs w:val="22"/>
              </w:rPr>
              <w:t>接口标识：</w:t>
            </w:r>
          </w:p>
        </w:tc>
        <w:tc>
          <w:tcPr>
            <w:tcW w:w="2835" w:type="dxa"/>
            <w:vAlign w:val="center"/>
          </w:tcPr>
          <w:p w:rsidR="00D222FA" w:rsidRPr="00D222FA" w:rsidRDefault="00D222FA" w:rsidP="00D222FA">
            <w:pPr>
              <w:rPr>
                <w:bCs/>
                <w:kern w:val="2"/>
                <w:sz w:val="21"/>
                <w:szCs w:val="22"/>
              </w:rPr>
            </w:pPr>
            <w:r w:rsidRPr="00D222FA">
              <w:rPr>
                <w:bCs/>
                <w:kern w:val="2"/>
                <w:sz w:val="21"/>
                <w:szCs w:val="22"/>
              </w:rPr>
              <w:t>reserveAdd</w:t>
            </w:r>
          </w:p>
        </w:tc>
        <w:tc>
          <w:tcPr>
            <w:tcW w:w="2547" w:type="dxa"/>
          </w:tcPr>
          <w:p w:rsidR="00D222FA" w:rsidRPr="00D222FA" w:rsidRDefault="00D222FA" w:rsidP="00D222FA">
            <w:pPr>
              <w:rPr>
                <w:kern w:val="2"/>
                <w:sz w:val="21"/>
                <w:szCs w:val="22"/>
              </w:rPr>
            </w:pPr>
          </w:p>
        </w:tc>
        <w:tc>
          <w:tcPr>
            <w:tcW w:w="1847" w:type="dxa"/>
          </w:tcPr>
          <w:p w:rsidR="00D222FA" w:rsidRPr="00D222FA" w:rsidRDefault="00D222FA" w:rsidP="00D222FA">
            <w:pPr>
              <w:rPr>
                <w:kern w:val="2"/>
                <w:sz w:val="21"/>
                <w:szCs w:val="22"/>
              </w:rPr>
            </w:pPr>
          </w:p>
        </w:tc>
      </w:tr>
      <w:tr w:rsidR="00D222FA" w:rsidRPr="00D222FA" w:rsidTr="00877FF2">
        <w:tc>
          <w:tcPr>
            <w:tcW w:w="1838" w:type="dxa"/>
            <w:shd w:val="clear" w:color="auto" w:fill="A6A6A6" w:themeFill="background1" w:themeFillShade="A6"/>
            <w:vAlign w:val="center"/>
          </w:tcPr>
          <w:p w:rsidR="00D222FA" w:rsidRPr="00D222FA" w:rsidRDefault="00D222FA" w:rsidP="00D222FA">
            <w:pPr>
              <w:rPr>
                <w:bCs/>
                <w:kern w:val="2"/>
                <w:sz w:val="21"/>
                <w:szCs w:val="22"/>
              </w:rPr>
            </w:pPr>
            <w:r w:rsidRPr="00D222FA">
              <w:rPr>
                <w:bCs/>
                <w:kern w:val="2"/>
                <w:sz w:val="21"/>
                <w:szCs w:val="22"/>
              </w:rPr>
              <w:t>参数</w:t>
            </w:r>
            <w:r w:rsidRPr="00D222FA">
              <w:rPr>
                <w:rFonts w:hint="eastAsia"/>
                <w:bCs/>
                <w:kern w:val="2"/>
                <w:sz w:val="21"/>
                <w:szCs w:val="22"/>
              </w:rPr>
              <w:t>marked</w:t>
            </w:r>
            <w:r w:rsidRPr="00D222FA">
              <w:rPr>
                <w:rFonts w:hint="eastAsia"/>
                <w:bCs/>
                <w:kern w:val="2"/>
                <w:sz w:val="21"/>
                <w:szCs w:val="22"/>
              </w:rPr>
              <w:t>：</w:t>
            </w:r>
          </w:p>
        </w:tc>
        <w:tc>
          <w:tcPr>
            <w:tcW w:w="2835" w:type="dxa"/>
            <w:vAlign w:val="center"/>
          </w:tcPr>
          <w:p w:rsidR="00D222FA" w:rsidRPr="00D222FA" w:rsidRDefault="00D222FA" w:rsidP="00D222FA">
            <w:pPr>
              <w:rPr>
                <w:bCs/>
                <w:kern w:val="2"/>
                <w:sz w:val="21"/>
                <w:szCs w:val="22"/>
              </w:rPr>
            </w:pPr>
            <w:r w:rsidRPr="00D222FA">
              <w:rPr>
                <w:bCs/>
                <w:kern w:val="2"/>
                <w:sz w:val="21"/>
                <w:szCs w:val="22"/>
              </w:rPr>
              <w:t>reserveAdd</w:t>
            </w:r>
          </w:p>
        </w:tc>
        <w:tc>
          <w:tcPr>
            <w:tcW w:w="2547" w:type="dxa"/>
          </w:tcPr>
          <w:p w:rsidR="00D222FA" w:rsidRPr="00D222FA" w:rsidRDefault="00D222FA" w:rsidP="00D222FA">
            <w:pPr>
              <w:rPr>
                <w:bCs/>
                <w:kern w:val="2"/>
                <w:sz w:val="21"/>
                <w:szCs w:val="22"/>
              </w:rPr>
            </w:pPr>
          </w:p>
        </w:tc>
        <w:tc>
          <w:tcPr>
            <w:tcW w:w="1847" w:type="dxa"/>
          </w:tcPr>
          <w:p w:rsidR="00D222FA" w:rsidRPr="00D222FA" w:rsidRDefault="00D222FA" w:rsidP="00D222FA">
            <w:pPr>
              <w:rPr>
                <w:bCs/>
                <w:kern w:val="2"/>
                <w:sz w:val="21"/>
                <w:szCs w:val="22"/>
              </w:rPr>
            </w:pPr>
          </w:p>
        </w:tc>
      </w:tr>
      <w:tr w:rsidR="00D222FA" w:rsidRPr="00D222FA" w:rsidTr="00877FF2">
        <w:tc>
          <w:tcPr>
            <w:tcW w:w="1838" w:type="dxa"/>
            <w:shd w:val="clear" w:color="auto" w:fill="A6A6A6" w:themeFill="background1" w:themeFillShade="A6"/>
            <w:vAlign w:val="center"/>
          </w:tcPr>
          <w:p w:rsidR="00D222FA" w:rsidRPr="00D222FA" w:rsidRDefault="00D222FA" w:rsidP="00D222FA">
            <w:pPr>
              <w:rPr>
                <w:bCs/>
                <w:kern w:val="2"/>
                <w:sz w:val="21"/>
                <w:szCs w:val="22"/>
              </w:rPr>
            </w:pPr>
            <w:r w:rsidRPr="00D222FA">
              <w:rPr>
                <w:bCs/>
                <w:kern w:val="2"/>
                <w:sz w:val="21"/>
                <w:szCs w:val="22"/>
              </w:rPr>
              <w:t>字段名</w:t>
            </w:r>
          </w:p>
        </w:tc>
        <w:tc>
          <w:tcPr>
            <w:tcW w:w="2835" w:type="dxa"/>
            <w:shd w:val="clear" w:color="auto" w:fill="A6A6A6" w:themeFill="background1" w:themeFillShade="A6"/>
            <w:vAlign w:val="center"/>
          </w:tcPr>
          <w:p w:rsidR="00D222FA" w:rsidRPr="00D222FA" w:rsidRDefault="00D222FA" w:rsidP="00D222FA">
            <w:pPr>
              <w:rPr>
                <w:bCs/>
                <w:kern w:val="2"/>
                <w:sz w:val="21"/>
                <w:szCs w:val="22"/>
              </w:rPr>
            </w:pPr>
            <w:r w:rsidRPr="00D222FA">
              <w:rPr>
                <w:bCs/>
                <w:kern w:val="2"/>
                <w:sz w:val="21"/>
                <w:szCs w:val="22"/>
              </w:rPr>
              <w:t>说明</w:t>
            </w:r>
          </w:p>
        </w:tc>
        <w:tc>
          <w:tcPr>
            <w:tcW w:w="2547" w:type="dxa"/>
            <w:shd w:val="clear" w:color="auto" w:fill="A6A6A6" w:themeFill="background1" w:themeFillShade="A6"/>
          </w:tcPr>
          <w:p w:rsidR="00D222FA" w:rsidRPr="00D222FA" w:rsidRDefault="00D222FA" w:rsidP="00D222FA">
            <w:pPr>
              <w:rPr>
                <w:bCs/>
                <w:kern w:val="2"/>
                <w:sz w:val="21"/>
                <w:szCs w:val="22"/>
              </w:rPr>
            </w:pPr>
            <w:r w:rsidRPr="00D222FA">
              <w:rPr>
                <w:bCs/>
                <w:kern w:val="2"/>
                <w:sz w:val="21"/>
                <w:szCs w:val="22"/>
              </w:rPr>
              <w:t>备注</w:t>
            </w:r>
          </w:p>
        </w:tc>
        <w:tc>
          <w:tcPr>
            <w:tcW w:w="1847" w:type="dxa"/>
            <w:shd w:val="clear" w:color="auto" w:fill="A6A6A6" w:themeFill="background1" w:themeFillShade="A6"/>
          </w:tcPr>
          <w:p w:rsidR="00D222FA" w:rsidRPr="00D222FA" w:rsidRDefault="00D222FA" w:rsidP="00D222FA">
            <w:pPr>
              <w:rPr>
                <w:bCs/>
                <w:kern w:val="2"/>
                <w:sz w:val="21"/>
                <w:szCs w:val="22"/>
              </w:rPr>
            </w:pPr>
            <w:r w:rsidRPr="00D222FA">
              <w:rPr>
                <w:rFonts w:hint="eastAsia"/>
                <w:bCs/>
                <w:kern w:val="2"/>
                <w:sz w:val="21"/>
                <w:szCs w:val="22"/>
              </w:rPr>
              <w:t>是否必填项</w:t>
            </w:r>
          </w:p>
        </w:tc>
      </w:tr>
      <w:tr w:rsidR="00D222FA" w:rsidRPr="00D222FA" w:rsidTr="00877FF2">
        <w:trPr>
          <w:trHeight w:val="413"/>
        </w:trPr>
        <w:tc>
          <w:tcPr>
            <w:tcW w:w="1838" w:type="dxa"/>
            <w:shd w:val="clear" w:color="auto" w:fill="auto"/>
            <w:vAlign w:val="center"/>
          </w:tcPr>
          <w:p w:rsidR="00D222FA" w:rsidRPr="00D222FA" w:rsidRDefault="00D222FA" w:rsidP="00D222FA">
            <w:pPr>
              <w:rPr>
                <w:kern w:val="2"/>
                <w:sz w:val="21"/>
                <w:szCs w:val="22"/>
              </w:rPr>
            </w:pPr>
            <w:r w:rsidRPr="00D222FA">
              <w:rPr>
                <w:kern w:val="2"/>
                <w:sz w:val="21"/>
                <w:szCs w:val="22"/>
              </w:rPr>
              <w:lastRenderedPageBreak/>
              <w:t>userid</w:t>
            </w:r>
          </w:p>
        </w:tc>
        <w:tc>
          <w:tcPr>
            <w:tcW w:w="2835" w:type="dxa"/>
            <w:shd w:val="clear" w:color="auto" w:fill="auto"/>
            <w:vAlign w:val="center"/>
          </w:tcPr>
          <w:p w:rsidR="00D222FA" w:rsidRPr="00D222FA" w:rsidRDefault="00D222FA" w:rsidP="00D222FA">
            <w:pPr>
              <w:rPr>
                <w:bCs/>
                <w:kern w:val="2"/>
                <w:sz w:val="21"/>
                <w:szCs w:val="22"/>
              </w:rPr>
            </w:pPr>
            <w:r w:rsidRPr="00D222FA">
              <w:rPr>
                <w:rFonts w:hint="eastAsia"/>
                <w:bCs/>
                <w:kern w:val="2"/>
                <w:sz w:val="21"/>
                <w:szCs w:val="22"/>
              </w:rPr>
              <w:t>用户</w:t>
            </w:r>
            <w:r w:rsidRPr="00D222FA">
              <w:rPr>
                <w:rFonts w:hint="eastAsia"/>
                <w:bCs/>
                <w:kern w:val="2"/>
                <w:sz w:val="21"/>
                <w:szCs w:val="22"/>
              </w:rPr>
              <w:t>ID</w:t>
            </w:r>
          </w:p>
        </w:tc>
        <w:tc>
          <w:tcPr>
            <w:tcW w:w="2547" w:type="dxa"/>
            <w:shd w:val="clear" w:color="auto" w:fill="auto"/>
          </w:tcPr>
          <w:p w:rsidR="00D222FA" w:rsidRPr="00D222FA" w:rsidRDefault="00D222FA" w:rsidP="00D222FA">
            <w:pPr>
              <w:rPr>
                <w:bCs/>
                <w:kern w:val="2"/>
                <w:sz w:val="21"/>
                <w:szCs w:val="22"/>
              </w:rPr>
            </w:pPr>
          </w:p>
        </w:tc>
        <w:tc>
          <w:tcPr>
            <w:tcW w:w="1847" w:type="dxa"/>
            <w:shd w:val="clear" w:color="auto" w:fill="auto"/>
          </w:tcPr>
          <w:p w:rsidR="00D222FA" w:rsidRPr="00D222FA" w:rsidRDefault="00D222FA" w:rsidP="00D222FA">
            <w:pPr>
              <w:rPr>
                <w:bCs/>
                <w:kern w:val="2"/>
                <w:sz w:val="21"/>
                <w:szCs w:val="22"/>
              </w:rPr>
            </w:pPr>
            <w:r w:rsidRPr="00D222FA">
              <w:rPr>
                <w:rFonts w:hint="eastAsia"/>
                <w:bCs/>
                <w:kern w:val="2"/>
                <w:sz w:val="21"/>
                <w:szCs w:val="22"/>
              </w:rPr>
              <w:t>是</w:t>
            </w:r>
          </w:p>
        </w:tc>
      </w:tr>
      <w:tr w:rsidR="00D222FA" w:rsidRPr="00D222FA" w:rsidTr="00877FF2">
        <w:trPr>
          <w:trHeight w:val="413"/>
        </w:trPr>
        <w:tc>
          <w:tcPr>
            <w:tcW w:w="1838" w:type="dxa"/>
            <w:shd w:val="clear" w:color="auto" w:fill="auto"/>
            <w:vAlign w:val="center"/>
          </w:tcPr>
          <w:p w:rsidR="00D222FA" w:rsidRPr="00D222FA" w:rsidRDefault="00D222FA" w:rsidP="00D222FA">
            <w:pPr>
              <w:rPr>
                <w:kern w:val="2"/>
                <w:sz w:val="21"/>
                <w:szCs w:val="22"/>
              </w:rPr>
            </w:pPr>
            <w:r w:rsidRPr="00D222FA">
              <w:rPr>
                <w:kern w:val="2"/>
                <w:sz w:val="21"/>
                <w:szCs w:val="22"/>
              </w:rPr>
              <w:t>Type</w:t>
            </w:r>
          </w:p>
        </w:tc>
        <w:tc>
          <w:tcPr>
            <w:tcW w:w="2835" w:type="dxa"/>
            <w:shd w:val="clear" w:color="auto" w:fill="auto"/>
            <w:vAlign w:val="center"/>
          </w:tcPr>
          <w:p w:rsidR="00D222FA" w:rsidRPr="00D222FA" w:rsidRDefault="0097268E" w:rsidP="00D222FA">
            <w:pPr>
              <w:rPr>
                <w:bCs/>
                <w:kern w:val="2"/>
                <w:sz w:val="21"/>
                <w:szCs w:val="22"/>
              </w:rPr>
            </w:pPr>
            <w:r>
              <w:rPr>
                <w:rFonts w:ascii="宋体" w:hAnsi="宋体" w:hint="eastAsia"/>
                <w:bCs/>
                <w:szCs w:val="21"/>
              </w:rPr>
              <w:t>1:物品，2：钱，3：盲捐</w:t>
            </w:r>
          </w:p>
        </w:tc>
        <w:tc>
          <w:tcPr>
            <w:tcW w:w="2547" w:type="dxa"/>
            <w:shd w:val="clear" w:color="auto" w:fill="auto"/>
          </w:tcPr>
          <w:p w:rsidR="00D222FA" w:rsidRPr="00D222FA" w:rsidRDefault="00D222FA" w:rsidP="00D222FA">
            <w:pPr>
              <w:rPr>
                <w:bCs/>
                <w:kern w:val="2"/>
                <w:sz w:val="21"/>
                <w:szCs w:val="22"/>
              </w:rPr>
            </w:pPr>
          </w:p>
        </w:tc>
        <w:tc>
          <w:tcPr>
            <w:tcW w:w="1847" w:type="dxa"/>
            <w:shd w:val="clear" w:color="auto" w:fill="auto"/>
          </w:tcPr>
          <w:p w:rsidR="00D222FA" w:rsidRPr="00D222FA" w:rsidRDefault="00D222FA" w:rsidP="00D222FA">
            <w:pPr>
              <w:rPr>
                <w:bCs/>
                <w:kern w:val="2"/>
                <w:sz w:val="21"/>
                <w:szCs w:val="22"/>
              </w:rPr>
            </w:pPr>
          </w:p>
        </w:tc>
      </w:tr>
      <w:tr w:rsidR="00D222FA" w:rsidRPr="00D222FA" w:rsidTr="00877FF2">
        <w:trPr>
          <w:trHeight w:val="413"/>
        </w:trPr>
        <w:tc>
          <w:tcPr>
            <w:tcW w:w="1838" w:type="dxa"/>
            <w:shd w:val="clear" w:color="auto" w:fill="auto"/>
            <w:vAlign w:val="center"/>
          </w:tcPr>
          <w:p w:rsidR="00D222FA" w:rsidRPr="00D222FA" w:rsidRDefault="00D222FA" w:rsidP="00D222FA">
            <w:pPr>
              <w:rPr>
                <w:kern w:val="2"/>
                <w:sz w:val="21"/>
                <w:szCs w:val="22"/>
              </w:rPr>
            </w:pPr>
            <w:r w:rsidRPr="00D222FA">
              <w:rPr>
                <w:rFonts w:hint="eastAsia"/>
                <w:kern w:val="2"/>
                <w:sz w:val="21"/>
                <w:szCs w:val="22"/>
              </w:rPr>
              <w:t>dlid</w:t>
            </w:r>
          </w:p>
        </w:tc>
        <w:tc>
          <w:tcPr>
            <w:tcW w:w="2835" w:type="dxa"/>
            <w:shd w:val="clear" w:color="auto" w:fill="auto"/>
            <w:vAlign w:val="center"/>
          </w:tcPr>
          <w:p w:rsidR="00D222FA" w:rsidRPr="00D222FA" w:rsidRDefault="0097268E" w:rsidP="00D222FA">
            <w:pPr>
              <w:rPr>
                <w:bCs/>
                <w:kern w:val="2"/>
                <w:sz w:val="21"/>
                <w:szCs w:val="22"/>
              </w:rPr>
            </w:pPr>
            <w:r>
              <w:rPr>
                <w:bCs/>
                <w:kern w:val="2"/>
                <w:sz w:val="21"/>
                <w:szCs w:val="22"/>
              </w:rPr>
              <w:t>D</w:t>
            </w:r>
            <w:r>
              <w:rPr>
                <w:rFonts w:hint="eastAsia"/>
                <w:bCs/>
                <w:kern w:val="2"/>
                <w:sz w:val="21"/>
                <w:szCs w:val="22"/>
              </w:rPr>
              <w:t>lid</w:t>
            </w:r>
          </w:p>
        </w:tc>
        <w:tc>
          <w:tcPr>
            <w:tcW w:w="2547" w:type="dxa"/>
            <w:shd w:val="clear" w:color="auto" w:fill="auto"/>
          </w:tcPr>
          <w:p w:rsidR="00D222FA" w:rsidRPr="00D222FA" w:rsidRDefault="00D222FA" w:rsidP="00D222FA">
            <w:pPr>
              <w:rPr>
                <w:bCs/>
                <w:kern w:val="2"/>
                <w:sz w:val="21"/>
                <w:szCs w:val="22"/>
              </w:rPr>
            </w:pPr>
          </w:p>
        </w:tc>
        <w:tc>
          <w:tcPr>
            <w:tcW w:w="1847" w:type="dxa"/>
            <w:shd w:val="clear" w:color="auto" w:fill="auto"/>
          </w:tcPr>
          <w:p w:rsidR="00D222FA" w:rsidRPr="00D222FA" w:rsidRDefault="00D222FA" w:rsidP="00D222FA">
            <w:pPr>
              <w:rPr>
                <w:bCs/>
                <w:kern w:val="2"/>
                <w:sz w:val="21"/>
                <w:szCs w:val="22"/>
              </w:rPr>
            </w:pPr>
          </w:p>
        </w:tc>
      </w:tr>
      <w:tr w:rsidR="00D222FA" w:rsidRPr="00D222FA" w:rsidTr="00877FF2">
        <w:trPr>
          <w:trHeight w:val="413"/>
        </w:trPr>
        <w:tc>
          <w:tcPr>
            <w:tcW w:w="1838" w:type="dxa"/>
            <w:shd w:val="clear" w:color="auto" w:fill="auto"/>
            <w:vAlign w:val="center"/>
          </w:tcPr>
          <w:p w:rsidR="00D222FA" w:rsidRPr="00D222FA" w:rsidRDefault="00D222FA" w:rsidP="00D222FA">
            <w:pPr>
              <w:rPr>
                <w:kern w:val="2"/>
                <w:sz w:val="21"/>
                <w:szCs w:val="22"/>
              </w:rPr>
            </w:pPr>
            <w:r w:rsidRPr="00D222FA">
              <w:rPr>
                <w:rFonts w:hint="eastAsia"/>
                <w:kern w:val="2"/>
                <w:sz w:val="21"/>
                <w:szCs w:val="22"/>
              </w:rPr>
              <w:t>loveNo</w:t>
            </w:r>
          </w:p>
        </w:tc>
        <w:tc>
          <w:tcPr>
            <w:tcW w:w="2835" w:type="dxa"/>
            <w:shd w:val="clear" w:color="auto" w:fill="auto"/>
            <w:vAlign w:val="center"/>
          </w:tcPr>
          <w:p w:rsidR="00D222FA" w:rsidRPr="00D222FA" w:rsidRDefault="0097268E" w:rsidP="00D222FA">
            <w:pPr>
              <w:rPr>
                <w:bCs/>
                <w:kern w:val="2"/>
                <w:sz w:val="21"/>
                <w:szCs w:val="22"/>
              </w:rPr>
            </w:pPr>
            <w:r>
              <w:rPr>
                <w:rFonts w:hint="eastAsia"/>
                <w:bCs/>
                <w:kern w:val="2"/>
                <w:sz w:val="21"/>
                <w:szCs w:val="22"/>
              </w:rPr>
              <w:t>爱心单号</w:t>
            </w:r>
          </w:p>
        </w:tc>
        <w:tc>
          <w:tcPr>
            <w:tcW w:w="2547" w:type="dxa"/>
            <w:shd w:val="clear" w:color="auto" w:fill="auto"/>
          </w:tcPr>
          <w:p w:rsidR="00D222FA" w:rsidRPr="00D222FA" w:rsidRDefault="00D222FA" w:rsidP="00D222FA">
            <w:pPr>
              <w:rPr>
                <w:bCs/>
                <w:kern w:val="2"/>
                <w:sz w:val="21"/>
                <w:szCs w:val="22"/>
              </w:rPr>
            </w:pPr>
          </w:p>
        </w:tc>
        <w:tc>
          <w:tcPr>
            <w:tcW w:w="1847" w:type="dxa"/>
            <w:shd w:val="clear" w:color="auto" w:fill="auto"/>
          </w:tcPr>
          <w:p w:rsidR="00D222FA" w:rsidRPr="00D222FA" w:rsidRDefault="00D222FA" w:rsidP="00D222FA">
            <w:pPr>
              <w:rPr>
                <w:bCs/>
                <w:kern w:val="2"/>
                <w:sz w:val="21"/>
                <w:szCs w:val="22"/>
              </w:rPr>
            </w:pPr>
          </w:p>
        </w:tc>
      </w:tr>
      <w:tr w:rsidR="00D222FA" w:rsidRPr="00D222FA" w:rsidTr="00877FF2">
        <w:tc>
          <w:tcPr>
            <w:tcW w:w="1838" w:type="dxa"/>
            <w:shd w:val="clear" w:color="auto" w:fill="A6A6A6" w:themeFill="background1" w:themeFillShade="A6"/>
            <w:vAlign w:val="center"/>
          </w:tcPr>
          <w:p w:rsidR="00D222FA" w:rsidRPr="00D222FA" w:rsidRDefault="00D222FA" w:rsidP="00D222FA">
            <w:pPr>
              <w:rPr>
                <w:bCs/>
                <w:kern w:val="2"/>
                <w:sz w:val="21"/>
                <w:szCs w:val="22"/>
              </w:rPr>
            </w:pPr>
            <w:r w:rsidRPr="00D222FA">
              <w:rPr>
                <w:rFonts w:hint="eastAsia"/>
                <w:kern w:val="2"/>
                <w:sz w:val="21"/>
                <w:szCs w:val="22"/>
              </w:rPr>
              <w:t>参数</w:t>
            </w:r>
            <w:r w:rsidRPr="00D222FA">
              <w:rPr>
                <w:kern w:val="2"/>
                <w:sz w:val="21"/>
                <w:szCs w:val="22"/>
              </w:rPr>
              <w:t>jsonStr</w:t>
            </w:r>
            <w:r w:rsidRPr="00D222FA">
              <w:rPr>
                <w:rFonts w:hint="eastAsia"/>
                <w:kern w:val="2"/>
                <w:sz w:val="21"/>
                <w:szCs w:val="22"/>
              </w:rPr>
              <w:t>：</w:t>
            </w:r>
          </w:p>
        </w:tc>
        <w:tc>
          <w:tcPr>
            <w:tcW w:w="7229" w:type="dxa"/>
            <w:gridSpan w:val="3"/>
            <w:vAlign w:val="center"/>
          </w:tcPr>
          <w:p w:rsidR="00D222FA" w:rsidRPr="00D222FA" w:rsidRDefault="00D222FA" w:rsidP="00D222FA">
            <w:pPr>
              <w:rPr>
                <w:b/>
                <w:bCs/>
                <w:kern w:val="2"/>
                <w:sz w:val="21"/>
                <w:szCs w:val="22"/>
              </w:rPr>
            </w:pPr>
            <w:r w:rsidRPr="00D222FA">
              <w:rPr>
                <w:b/>
                <w:bCs/>
                <w:kern w:val="2"/>
                <w:sz w:val="21"/>
                <w:szCs w:val="22"/>
              </w:rPr>
              <w:t>{</w:t>
            </w:r>
          </w:p>
          <w:p w:rsidR="00D222FA" w:rsidRPr="00D222FA" w:rsidRDefault="00D222FA" w:rsidP="00D222FA">
            <w:pPr>
              <w:rPr>
                <w:b/>
                <w:bCs/>
                <w:kern w:val="2"/>
                <w:sz w:val="21"/>
                <w:szCs w:val="22"/>
              </w:rPr>
            </w:pPr>
            <w:r w:rsidRPr="00D222FA">
              <w:rPr>
                <w:b/>
                <w:bCs/>
                <w:kern w:val="2"/>
                <w:sz w:val="21"/>
                <w:szCs w:val="22"/>
              </w:rPr>
              <w:t xml:space="preserve">            "userId"      :  userid ,</w:t>
            </w:r>
          </w:p>
          <w:p w:rsidR="00D222FA" w:rsidRPr="00D222FA" w:rsidRDefault="00D222FA" w:rsidP="00D222FA">
            <w:pPr>
              <w:rPr>
                <w:b/>
                <w:bCs/>
                <w:kern w:val="2"/>
                <w:sz w:val="21"/>
                <w:szCs w:val="22"/>
              </w:rPr>
            </w:pPr>
            <w:r w:rsidRPr="00D222FA">
              <w:rPr>
                <w:b/>
                <w:bCs/>
                <w:kern w:val="2"/>
                <w:sz w:val="21"/>
                <w:szCs w:val="22"/>
              </w:rPr>
              <w:t xml:space="preserve">            "dlId"        :  dlid,</w:t>
            </w:r>
          </w:p>
          <w:p w:rsidR="00D222FA" w:rsidRPr="00D222FA" w:rsidRDefault="00D222FA" w:rsidP="00D222FA">
            <w:pPr>
              <w:rPr>
                <w:b/>
                <w:bCs/>
                <w:kern w:val="2"/>
                <w:sz w:val="21"/>
                <w:szCs w:val="22"/>
              </w:rPr>
            </w:pPr>
            <w:r w:rsidRPr="00D222FA">
              <w:rPr>
                <w:b/>
                <w:bCs/>
                <w:kern w:val="2"/>
                <w:sz w:val="21"/>
                <w:szCs w:val="22"/>
              </w:rPr>
              <w:t xml:space="preserve">            "loveNo"      :  loveno,</w:t>
            </w:r>
          </w:p>
          <w:p w:rsidR="00D222FA" w:rsidRPr="00D222FA" w:rsidRDefault="00D222FA" w:rsidP="00D222FA">
            <w:pPr>
              <w:rPr>
                <w:b/>
                <w:bCs/>
                <w:kern w:val="2"/>
                <w:sz w:val="21"/>
                <w:szCs w:val="22"/>
              </w:rPr>
            </w:pPr>
            <w:r w:rsidRPr="00D222FA">
              <w:rPr>
                <w:b/>
                <w:bCs/>
                <w:kern w:val="2"/>
                <w:sz w:val="21"/>
                <w:szCs w:val="22"/>
              </w:rPr>
              <w:t xml:space="preserve">            "type"        :  3</w:t>
            </w:r>
          </w:p>
          <w:p w:rsidR="00D222FA" w:rsidRPr="00D222FA" w:rsidRDefault="00D222FA" w:rsidP="00D222FA">
            <w:pPr>
              <w:rPr>
                <w:b/>
                <w:kern w:val="2"/>
                <w:sz w:val="21"/>
                <w:szCs w:val="22"/>
              </w:rPr>
            </w:pPr>
            <w:r w:rsidRPr="00D222FA">
              <w:rPr>
                <w:b/>
                <w:bCs/>
                <w:kern w:val="2"/>
                <w:sz w:val="21"/>
                <w:szCs w:val="22"/>
              </w:rPr>
              <w:t xml:space="preserve">        }</w:t>
            </w:r>
          </w:p>
        </w:tc>
      </w:tr>
      <w:tr w:rsidR="00D222FA" w:rsidRPr="00D222FA" w:rsidTr="00877FF2">
        <w:tc>
          <w:tcPr>
            <w:tcW w:w="1838" w:type="dxa"/>
            <w:shd w:val="clear" w:color="auto" w:fill="A6A6A6" w:themeFill="background1" w:themeFillShade="A6"/>
            <w:vAlign w:val="center"/>
          </w:tcPr>
          <w:p w:rsidR="00D222FA" w:rsidRPr="00D222FA" w:rsidRDefault="00D222FA" w:rsidP="00D222FA">
            <w:pPr>
              <w:rPr>
                <w:kern w:val="2"/>
                <w:sz w:val="21"/>
                <w:szCs w:val="22"/>
                <w:u w:val="single"/>
              </w:rPr>
            </w:pPr>
            <w:r w:rsidRPr="00D222FA">
              <w:rPr>
                <w:rFonts w:hint="eastAsia"/>
                <w:kern w:val="2"/>
                <w:sz w:val="21"/>
                <w:szCs w:val="22"/>
                <w:u w:val="single"/>
              </w:rPr>
              <w:t>后台返回码</w:t>
            </w:r>
          </w:p>
        </w:tc>
        <w:tc>
          <w:tcPr>
            <w:tcW w:w="2835" w:type="dxa"/>
            <w:shd w:val="clear" w:color="auto" w:fill="A6A6A6" w:themeFill="background1" w:themeFillShade="A6"/>
            <w:vAlign w:val="center"/>
          </w:tcPr>
          <w:p w:rsidR="00D222FA" w:rsidRPr="00D222FA" w:rsidRDefault="00D222FA" w:rsidP="00D222FA">
            <w:pPr>
              <w:rPr>
                <w:bCs/>
                <w:kern w:val="2"/>
                <w:sz w:val="21"/>
                <w:szCs w:val="22"/>
              </w:rPr>
            </w:pPr>
          </w:p>
        </w:tc>
        <w:tc>
          <w:tcPr>
            <w:tcW w:w="2547" w:type="dxa"/>
            <w:shd w:val="clear" w:color="auto" w:fill="A6A6A6" w:themeFill="background1" w:themeFillShade="A6"/>
          </w:tcPr>
          <w:p w:rsidR="00D222FA" w:rsidRPr="00D222FA" w:rsidRDefault="00D222FA" w:rsidP="00D222FA">
            <w:pPr>
              <w:rPr>
                <w:bCs/>
                <w:kern w:val="2"/>
                <w:sz w:val="21"/>
                <w:szCs w:val="22"/>
              </w:rPr>
            </w:pPr>
          </w:p>
        </w:tc>
        <w:tc>
          <w:tcPr>
            <w:tcW w:w="1847" w:type="dxa"/>
            <w:shd w:val="clear" w:color="auto" w:fill="A6A6A6" w:themeFill="background1" w:themeFillShade="A6"/>
          </w:tcPr>
          <w:p w:rsidR="00D222FA" w:rsidRPr="00D222FA" w:rsidRDefault="00D222FA" w:rsidP="00D222FA">
            <w:pPr>
              <w:rPr>
                <w:bCs/>
                <w:kern w:val="2"/>
                <w:sz w:val="21"/>
                <w:szCs w:val="22"/>
              </w:rPr>
            </w:pPr>
          </w:p>
        </w:tc>
      </w:tr>
      <w:tr w:rsidR="00D222FA" w:rsidRPr="00D222FA" w:rsidTr="00877FF2">
        <w:tc>
          <w:tcPr>
            <w:tcW w:w="1838" w:type="dxa"/>
            <w:shd w:val="clear" w:color="auto" w:fill="FFFFFF" w:themeFill="background1"/>
            <w:vAlign w:val="center"/>
          </w:tcPr>
          <w:p w:rsidR="00D222FA" w:rsidRPr="00D222FA" w:rsidRDefault="00D222FA" w:rsidP="00D222FA">
            <w:pPr>
              <w:rPr>
                <w:kern w:val="2"/>
                <w:sz w:val="21"/>
                <w:szCs w:val="22"/>
              </w:rPr>
            </w:pPr>
            <w:r w:rsidRPr="00D222FA">
              <w:rPr>
                <w:rFonts w:hint="eastAsia"/>
                <w:kern w:val="2"/>
                <w:sz w:val="21"/>
                <w:szCs w:val="22"/>
              </w:rPr>
              <w:t>rspCode</w:t>
            </w:r>
          </w:p>
        </w:tc>
        <w:tc>
          <w:tcPr>
            <w:tcW w:w="2835" w:type="dxa"/>
            <w:shd w:val="clear" w:color="auto" w:fill="FFFFFF" w:themeFill="background1"/>
          </w:tcPr>
          <w:p w:rsidR="00D222FA" w:rsidRPr="00D222FA" w:rsidRDefault="00D222FA" w:rsidP="00D222FA">
            <w:pPr>
              <w:rPr>
                <w:kern w:val="2"/>
                <w:sz w:val="21"/>
                <w:szCs w:val="22"/>
              </w:rPr>
            </w:pPr>
            <w:r w:rsidRPr="00D222FA">
              <w:rPr>
                <w:rFonts w:hint="eastAsia"/>
                <w:bCs/>
                <w:kern w:val="2"/>
                <w:sz w:val="21"/>
                <w:szCs w:val="22"/>
              </w:rPr>
              <w:t>返回的状态码</w:t>
            </w:r>
          </w:p>
        </w:tc>
        <w:tc>
          <w:tcPr>
            <w:tcW w:w="2547" w:type="dxa"/>
            <w:shd w:val="clear" w:color="auto" w:fill="FFFFFF" w:themeFill="background1"/>
            <w:vAlign w:val="center"/>
          </w:tcPr>
          <w:p w:rsidR="00D222FA" w:rsidRPr="00D222FA" w:rsidRDefault="008638DD" w:rsidP="00D222FA">
            <w:pPr>
              <w:rPr>
                <w:bCs/>
                <w:kern w:val="2"/>
                <w:sz w:val="21"/>
                <w:szCs w:val="22"/>
              </w:rPr>
            </w:pPr>
            <w:r>
              <w:rPr>
                <w:bCs/>
                <w:kern w:val="2"/>
                <w:sz w:val="21"/>
                <w:szCs w:val="22"/>
              </w:rPr>
              <w:t>000</w:t>
            </w:r>
            <w:r>
              <w:rPr>
                <w:rFonts w:hint="eastAsia"/>
                <w:bCs/>
                <w:kern w:val="2"/>
                <w:sz w:val="21"/>
                <w:szCs w:val="22"/>
              </w:rPr>
              <w:t>：收藏成功，</w:t>
            </w:r>
            <w:r>
              <w:rPr>
                <w:rFonts w:hint="eastAsia"/>
                <w:bCs/>
                <w:kern w:val="2"/>
                <w:sz w:val="21"/>
                <w:szCs w:val="22"/>
              </w:rPr>
              <w:t>-</w:t>
            </w:r>
            <w:r>
              <w:rPr>
                <w:bCs/>
                <w:kern w:val="2"/>
                <w:sz w:val="21"/>
                <w:szCs w:val="22"/>
              </w:rPr>
              <w:t>101</w:t>
            </w:r>
            <w:r>
              <w:rPr>
                <w:rFonts w:hint="eastAsia"/>
                <w:bCs/>
                <w:kern w:val="2"/>
                <w:sz w:val="21"/>
                <w:szCs w:val="22"/>
              </w:rPr>
              <w:t>收藏失败。</w:t>
            </w:r>
          </w:p>
        </w:tc>
        <w:tc>
          <w:tcPr>
            <w:tcW w:w="1847" w:type="dxa"/>
            <w:shd w:val="clear" w:color="auto" w:fill="FFFFFF" w:themeFill="background1"/>
            <w:vAlign w:val="center"/>
          </w:tcPr>
          <w:p w:rsidR="00D222FA" w:rsidRPr="00D222FA" w:rsidRDefault="00D222FA" w:rsidP="00D222FA">
            <w:pPr>
              <w:rPr>
                <w:kern w:val="2"/>
                <w:sz w:val="21"/>
                <w:szCs w:val="22"/>
              </w:rPr>
            </w:pPr>
          </w:p>
        </w:tc>
      </w:tr>
      <w:tr w:rsidR="00D222FA" w:rsidRPr="00D222FA" w:rsidTr="00877FF2">
        <w:tc>
          <w:tcPr>
            <w:tcW w:w="1838" w:type="dxa"/>
            <w:shd w:val="clear" w:color="auto" w:fill="FFFFFF" w:themeFill="background1"/>
            <w:vAlign w:val="center"/>
          </w:tcPr>
          <w:p w:rsidR="00D222FA" w:rsidRPr="00D222FA" w:rsidRDefault="00D222FA" w:rsidP="00D222FA">
            <w:pPr>
              <w:rPr>
                <w:kern w:val="2"/>
                <w:sz w:val="21"/>
                <w:szCs w:val="22"/>
              </w:rPr>
            </w:pPr>
            <w:r w:rsidRPr="00D222FA">
              <w:rPr>
                <w:rFonts w:hint="eastAsia"/>
                <w:kern w:val="2"/>
                <w:sz w:val="21"/>
                <w:szCs w:val="22"/>
              </w:rPr>
              <w:t>rspDesc</w:t>
            </w:r>
          </w:p>
        </w:tc>
        <w:tc>
          <w:tcPr>
            <w:tcW w:w="2835" w:type="dxa"/>
            <w:shd w:val="clear" w:color="auto" w:fill="FFFFFF" w:themeFill="background1"/>
          </w:tcPr>
          <w:p w:rsidR="00D222FA" w:rsidRPr="00D222FA" w:rsidRDefault="00D222FA" w:rsidP="00D222FA">
            <w:pPr>
              <w:rPr>
                <w:kern w:val="2"/>
                <w:sz w:val="21"/>
                <w:szCs w:val="22"/>
              </w:rPr>
            </w:pPr>
            <w:r w:rsidRPr="00D222FA">
              <w:rPr>
                <w:rFonts w:hint="eastAsia"/>
                <w:bCs/>
                <w:kern w:val="2"/>
                <w:sz w:val="21"/>
                <w:szCs w:val="22"/>
              </w:rPr>
              <w:t>返回的状态码</w:t>
            </w:r>
            <w:r w:rsidRPr="00D222FA">
              <w:rPr>
                <w:rFonts w:hint="eastAsia"/>
                <w:kern w:val="2"/>
                <w:sz w:val="21"/>
                <w:szCs w:val="22"/>
              </w:rPr>
              <w:t>描述</w:t>
            </w:r>
          </w:p>
        </w:tc>
        <w:tc>
          <w:tcPr>
            <w:tcW w:w="2547" w:type="dxa"/>
            <w:shd w:val="clear" w:color="auto" w:fill="FFFFFF" w:themeFill="background1"/>
            <w:vAlign w:val="center"/>
          </w:tcPr>
          <w:p w:rsidR="00D222FA" w:rsidRPr="00D222FA" w:rsidRDefault="00D222FA" w:rsidP="00D222FA">
            <w:pPr>
              <w:rPr>
                <w:bCs/>
                <w:kern w:val="2"/>
                <w:sz w:val="21"/>
                <w:szCs w:val="22"/>
              </w:rPr>
            </w:pPr>
            <w:r w:rsidRPr="00D222FA">
              <w:rPr>
                <w:rFonts w:hint="eastAsia"/>
                <w:bCs/>
                <w:kern w:val="2"/>
                <w:sz w:val="21"/>
                <w:szCs w:val="22"/>
              </w:rPr>
              <w:t>异常返回时的异常说明</w:t>
            </w:r>
          </w:p>
        </w:tc>
        <w:tc>
          <w:tcPr>
            <w:tcW w:w="1847" w:type="dxa"/>
            <w:shd w:val="clear" w:color="auto" w:fill="FFFFFF" w:themeFill="background1"/>
            <w:vAlign w:val="center"/>
          </w:tcPr>
          <w:p w:rsidR="00D222FA" w:rsidRPr="00D222FA" w:rsidRDefault="00D222FA" w:rsidP="00D222FA">
            <w:pPr>
              <w:rPr>
                <w:kern w:val="2"/>
                <w:sz w:val="21"/>
                <w:szCs w:val="22"/>
              </w:rPr>
            </w:pPr>
          </w:p>
        </w:tc>
      </w:tr>
      <w:tr w:rsidR="00D222FA" w:rsidRPr="00D222FA" w:rsidTr="00877FF2">
        <w:tc>
          <w:tcPr>
            <w:tcW w:w="1838" w:type="dxa"/>
            <w:shd w:val="clear" w:color="auto" w:fill="A6A6A6" w:themeFill="background1" w:themeFillShade="A6"/>
            <w:vAlign w:val="center"/>
          </w:tcPr>
          <w:p w:rsidR="00D222FA" w:rsidRPr="00D222FA" w:rsidRDefault="00D222FA" w:rsidP="00D222FA">
            <w:pPr>
              <w:rPr>
                <w:kern w:val="2"/>
                <w:sz w:val="21"/>
                <w:szCs w:val="22"/>
              </w:rPr>
            </w:pPr>
            <w:r w:rsidRPr="00D222FA">
              <w:rPr>
                <w:kern w:val="2"/>
                <w:sz w:val="21"/>
                <w:szCs w:val="22"/>
              </w:rPr>
              <w:t>返回码示例：</w:t>
            </w:r>
          </w:p>
        </w:tc>
        <w:tc>
          <w:tcPr>
            <w:tcW w:w="7229" w:type="dxa"/>
            <w:gridSpan w:val="3"/>
            <w:shd w:val="clear" w:color="auto" w:fill="FFFFFF" w:themeFill="background1"/>
            <w:vAlign w:val="center"/>
          </w:tcPr>
          <w:p w:rsidR="00D222FA" w:rsidRPr="00D222FA" w:rsidRDefault="00D222FA" w:rsidP="00D222FA">
            <w:pPr>
              <w:rPr>
                <w:bCs/>
                <w:kern w:val="2"/>
                <w:sz w:val="21"/>
                <w:szCs w:val="22"/>
              </w:rPr>
            </w:pPr>
          </w:p>
        </w:tc>
      </w:tr>
    </w:tbl>
    <w:p w:rsidR="00D222FA" w:rsidRPr="00D222FA" w:rsidRDefault="00D222FA" w:rsidP="00D222FA"/>
    <w:p w:rsidR="00D222FA" w:rsidRPr="00D222FA" w:rsidRDefault="00D222FA" w:rsidP="00D222FA"/>
    <w:p w:rsidR="00C72EDF" w:rsidRDefault="00555A56" w:rsidP="00C72EDF">
      <w:pPr>
        <w:pStyle w:val="4"/>
      </w:pPr>
      <w:r>
        <w:t>4.2.6</w:t>
      </w:r>
      <w:r w:rsidR="00C72EDF">
        <w:rPr>
          <w:rFonts w:hint="eastAsia"/>
        </w:rPr>
        <w:t>申请人</w:t>
      </w:r>
      <w:r w:rsidR="00B16635">
        <w:rPr>
          <w:rFonts w:hint="eastAsia"/>
        </w:rPr>
        <w:t>总</w:t>
      </w:r>
      <w:r w:rsidR="00C72EDF">
        <w:rPr>
          <w:rFonts w:hint="eastAsia"/>
        </w:rPr>
        <w:t>数</w:t>
      </w:r>
    </w:p>
    <w:tbl>
      <w:tblPr>
        <w:tblStyle w:val="a7"/>
        <w:tblW w:w="9067" w:type="dxa"/>
        <w:tblLayout w:type="fixed"/>
        <w:tblLook w:val="04A0" w:firstRow="1" w:lastRow="0" w:firstColumn="1" w:lastColumn="0" w:noHBand="0" w:noVBand="1"/>
      </w:tblPr>
      <w:tblGrid>
        <w:gridCol w:w="1838"/>
        <w:gridCol w:w="2835"/>
        <w:gridCol w:w="2547"/>
        <w:gridCol w:w="1847"/>
      </w:tblGrid>
      <w:tr w:rsidR="00C72EDF" w:rsidRPr="00C72EDF" w:rsidTr="00877FF2">
        <w:tc>
          <w:tcPr>
            <w:tcW w:w="1838" w:type="dxa"/>
            <w:vAlign w:val="center"/>
          </w:tcPr>
          <w:p w:rsidR="00C72EDF" w:rsidRPr="00C72EDF" w:rsidRDefault="00C72EDF" w:rsidP="00C72EDF">
            <w:pPr>
              <w:rPr>
                <w:bCs/>
                <w:kern w:val="2"/>
                <w:sz w:val="21"/>
                <w:szCs w:val="22"/>
              </w:rPr>
            </w:pPr>
            <w:r w:rsidRPr="00C72EDF">
              <w:rPr>
                <w:bCs/>
                <w:kern w:val="2"/>
                <w:sz w:val="21"/>
                <w:szCs w:val="22"/>
              </w:rPr>
              <w:t>接口标识：</w:t>
            </w:r>
          </w:p>
        </w:tc>
        <w:tc>
          <w:tcPr>
            <w:tcW w:w="2835" w:type="dxa"/>
            <w:vAlign w:val="center"/>
          </w:tcPr>
          <w:p w:rsidR="00C72EDF" w:rsidRPr="00C72EDF" w:rsidRDefault="00C72EDF" w:rsidP="00C72EDF">
            <w:pPr>
              <w:rPr>
                <w:bCs/>
                <w:kern w:val="2"/>
                <w:sz w:val="21"/>
                <w:szCs w:val="22"/>
              </w:rPr>
            </w:pPr>
            <w:r w:rsidRPr="00C72EDF">
              <w:rPr>
                <w:kern w:val="2"/>
                <w:sz w:val="21"/>
                <w:szCs w:val="22"/>
              </w:rPr>
              <w:t>applyCount</w:t>
            </w:r>
          </w:p>
        </w:tc>
        <w:tc>
          <w:tcPr>
            <w:tcW w:w="2547" w:type="dxa"/>
          </w:tcPr>
          <w:p w:rsidR="00C72EDF" w:rsidRPr="00C72EDF" w:rsidRDefault="00C72EDF" w:rsidP="00C72EDF">
            <w:pPr>
              <w:rPr>
                <w:kern w:val="2"/>
                <w:sz w:val="21"/>
                <w:szCs w:val="22"/>
              </w:rPr>
            </w:pPr>
          </w:p>
        </w:tc>
        <w:tc>
          <w:tcPr>
            <w:tcW w:w="1847" w:type="dxa"/>
          </w:tcPr>
          <w:p w:rsidR="00C72EDF" w:rsidRPr="00C72EDF" w:rsidRDefault="00C72EDF" w:rsidP="00C72EDF">
            <w:pPr>
              <w:rPr>
                <w:kern w:val="2"/>
                <w:sz w:val="21"/>
                <w:szCs w:val="22"/>
              </w:rPr>
            </w:pPr>
          </w:p>
        </w:tc>
      </w:tr>
      <w:tr w:rsidR="00C72EDF" w:rsidRPr="00C72EDF" w:rsidTr="00877FF2">
        <w:tc>
          <w:tcPr>
            <w:tcW w:w="1838" w:type="dxa"/>
            <w:shd w:val="clear" w:color="auto" w:fill="A6A6A6" w:themeFill="background1" w:themeFillShade="A6"/>
            <w:vAlign w:val="center"/>
          </w:tcPr>
          <w:p w:rsidR="00C72EDF" w:rsidRPr="00C72EDF" w:rsidRDefault="00C72EDF" w:rsidP="00C72EDF">
            <w:pPr>
              <w:rPr>
                <w:bCs/>
                <w:kern w:val="2"/>
                <w:sz w:val="21"/>
                <w:szCs w:val="22"/>
              </w:rPr>
            </w:pPr>
            <w:r w:rsidRPr="00C72EDF">
              <w:rPr>
                <w:bCs/>
                <w:kern w:val="2"/>
                <w:sz w:val="21"/>
                <w:szCs w:val="22"/>
              </w:rPr>
              <w:t>参数</w:t>
            </w:r>
            <w:r w:rsidRPr="00C72EDF">
              <w:rPr>
                <w:rFonts w:hint="eastAsia"/>
                <w:bCs/>
                <w:kern w:val="2"/>
                <w:sz w:val="21"/>
                <w:szCs w:val="22"/>
              </w:rPr>
              <w:t>marked</w:t>
            </w:r>
            <w:r w:rsidRPr="00C72EDF">
              <w:rPr>
                <w:rFonts w:hint="eastAsia"/>
                <w:bCs/>
                <w:kern w:val="2"/>
                <w:sz w:val="21"/>
                <w:szCs w:val="22"/>
              </w:rPr>
              <w:t>：</w:t>
            </w:r>
          </w:p>
        </w:tc>
        <w:tc>
          <w:tcPr>
            <w:tcW w:w="2835" w:type="dxa"/>
            <w:vAlign w:val="center"/>
          </w:tcPr>
          <w:p w:rsidR="00C72EDF" w:rsidRPr="00C72EDF" w:rsidRDefault="00C72EDF" w:rsidP="00C72EDF">
            <w:pPr>
              <w:rPr>
                <w:bCs/>
                <w:kern w:val="2"/>
                <w:sz w:val="21"/>
                <w:szCs w:val="22"/>
              </w:rPr>
            </w:pPr>
            <w:r w:rsidRPr="00C72EDF">
              <w:rPr>
                <w:kern w:val="2"/>
                <w:sz w:val="21"/>
                <w:szCs w:val="22"/>
              </w:rPr>
              <w:t>applyCount</w:t>
            </w:r>
          </w:p>
        </w:tc>
        <w:tc>
          <w:tcPr>
            <w:tcW w:w="2547" w:type="dxa"/>
          </w:tcPr>
          <w:p w:rsidR="00C72EDF" w:rsidRPr="00C72EDF" w:rsidRDefault="00C72EDF" w:rsidP="00C72EDF">
            <w:pPr>
              <w:rPr>
                <w:bCs/>
                <w:kern w:val="2"/>
                <w:sz w:val="21"/>
                <w:szCs w:val="22"/>
              </w:rPr>
            </w:pPr>
          </w:p>
        </w:tc>
        <w:tc>
          <w:tcPr>
            <w:tcW w:w="1847" w:type="dxa"/>
          </w:tcPr>
          <w:p w:rsidR="00C72EDF" w:rsidRPr="00C72EDF" w:rsidRDefault="00C72EDF" w:rsidP="00C72EDF">
            <w:pPr>
              <w:rPr>
                <w:bCs/>
                <w:kern w:val="2"/>
                <w:sz w:val="21"/>
                <w:szCs w:val="22"/>
              </w:rPr>
            </w:pPr>
          </w:p>
        </w:tc>
      </w:tr>
      <w:tr w:rsidR="00C72EDF" w:rsidRPr="00C72EDF" w:rsidTr="00877FF2">
        <w:tc>
          <w:tcPr>
            <w:tcW w:w="1838" w:type="dxa"/>
            <w:shd w:val="clear" w:color="auto" w:fill="A6A6A6" w:themeFill="background1" w:themeFillShade="A6"/>
            <w:vAlign w:val="center"/>
          </w:tcPr>
          <w:p w:rsidR="00C72EDF" w:rsidRPr="00C72EDF" w:rsidRDefault="00C72EDF" w:rsidP="00C72EDF">
            <w:pPr>
              <w:rPr>
                <w:bCs/>
                <w:kern w:val="2"/>
                <w:sz w:val="21"/>
                <w:szCs w:val="22"/>
              </w:rPr>
            </w:pPr>
            <w:r w:rsidRPr="00C72EDF">
              <w:rPr>
                <w:bCs/>
                <w:kern w:val="2"/>
                <w:sz w:val="21"/>
                <w:szCs w:val="22"/>
              </w:rPr>
              <w:t>字段名</w:t>
            </w:r>
          </w:p>
        </w:tc>
        <w:tc>
          <w:tcPr>
            <w:tcW w:w="2835" w:type="dxa"/>
            <w:shd w:val="clear" w:color="auto" w:fill="A6A6A6" w:themeFill="background1" w:themeFillShade="A6"/>
            <w:vAlign w:val="center"/>
          </w:tcPr>
          <w:p w:rsidR="00C72EDF" w:rsidRPr="00C72EDF" w:rsidRDefault="00C72EDF" w:rsidP="00C72EDF">
            <w:pPr>
              <w:rPr>
                <w:bCs/>
                <w:kern w:val="2"/>
                <w:sz w:val="21"/>
                <w:szCs w:val="22"/>
              </w:rPr>
            </w:pPr>
            <w:r w:rsidRPr="00C72EDF">
              <w:rPr>
                <w:bCs/>
                <w:kern w:val="2"/>
                <w:sz w:val="21"/>
                <w:szCs w:val="22"/>
              </w:rPr>
              <w:t>说明</w:t>
            </w:r>
          </w:p>
        </w:tc>
        <w:tc>
          <w:tcPr>
            <w:tcW w:w="2547" w:type="dxa"/>
            <w:shd w:val="clear" w:color="auto" w:fill="A6A6A6" w:themeFill="background1" w:themeFillShade="A6"/>
          </w:tcPr>
          <w:p w:rsidR="00C72EDF" w:rsidRPr="00C72EDF" w:rsidRDefault="00C72EDF" w:rsidP="00C72EDF">
            <w:pPr>
              <w:rPr>
                <w:bCs/>
                <w:kern w:val="2"/>
                <w:sz w:val="21"/>
                <w:szCs w:val="22"/>
              </w:rPr>
            </w:pPr>
            <w:r w:rsidRPr="00C72EDF">
              <w:rPr>
                <w:bCs/>
                <w:kern w:val="2"/>
                <w:sz w:val="21"/>
                <w:szCs w:val="22"/>
              </w:rPr>
              <w:t>备注</w:t>
            </w:r>
          </w:p>
        </w:tc>
        <w:tc>
          <w:tcPr>
            <w:tcW w:w="1847" w:type="dxa"/>
            <w:shd w:val="clear" w:color="auto" w:fill="A6A6A6" w:themeFill="background1" w:themeFillShade="A6"/>
          </w:tcPr>
          <w:p w:rsidR="00C72EDF" w:rsidRPr="00C72EDF" w:rsidRDefault="00C72EDF" w:rsidP="00C72EDF">
            <w:pPr>
              <w:rPr>
                <w:bCs/>
                <w:kern w:val="2"/>
                <w:sz w:val="21"/>
                <w:szCs w:val="22"/>
              </w:rPr>
            </w:pPr>
            <w:r w:rsidRPr="00C72EDF">
              <w:rPr>
                <w:rFonts w:hint="eastAsia"/>
                <w:bCs/>
                <w:kern w:val="2"/>
                <w:sz w:val="21"/>
                <w:szCs w:val="22"/>
              </w:rPr>
              <w:t>是否必填项</w:t>
            </w:r>
          </w:p>
        </w:tc>
      </w:tr>
      <w:tr w:rsidR="00C72EDF" w:rsidRPr="00C72EDF" w:rsidTr="00877FF2">
        <w:trPr>
          <w:trHeight w:val="413"/>
        </w:trPr>
        <w:tc>
          <w:tcPr>
            <w:tcW w:w="1838" w:type="dxa"/>
            <w:shd w:val="clear" w:color="auto" w:fill="auto"/>
            <w:vAlign w:val="center"/>
          </w:tcPr>
          <w:p w:rsidR="00C72EDF" w:rsidRPr="00C72EDF" w:rsidRDefault="00C72EDF" w:rsidP="00C72EDF">
            <w:pPr>
              <w:rPr>
                <w:kern w:val="2"/>
                <w:sz w:val="21"/>
                <w:szCs w:val="22"/>
              </w:rPr>
            </w:pPr>
            <w:r w:rsidRPr="00C72EDF">
              <w:rPr>
                <w:kern w:val="2"/>
                <w:sz w:val="21"/>
                <w:szCs w:val="22"/>
              </w:rPr>
              <w:t>userid</w:t>
            </w:r>
          </w:p>
        </w:tc>
        <w:tc>
          <w:tcPr>
            <w:tcW w:w="2835" w:type="dxa"/>
            <w:shd w:val="clear" w:color="auto" w:fill="auto"/>
            <w:vAlign w:val="center"/>
          </w:tcPr>
          <w:p w:rsidR="00C72EDF" w:rsidRPr="00C72EDF" w:rsidRDefault="00C72EDF" w:rsidP="00C72EDF">
            <w:pPr>
              <w:rPr>
                <w:bCs/>
                <w:kern w:val="2"/>
                <w:sz w:val="21"/>
                <w:szCs w:val="22"/>
              </w:rPr>
            </w:pPr>
            <w:r w:rsidRPr="00C72EDF">
              <w:rPr>
                <w:rFonts w:hint="eastAsia"/>
                <w:bCs/>
                <w:kern w:val="2"/>
                <w:sz w:val="21"/>
                <w:szCs w:val="22"/>
              </w:rPr>
              <w:t>用户</w:t>
            </w:r>
            <w:r w:rsidRPr="00C72EDF">
              <w:rPr>
                <w:rFonts w:hint="eastAsia"/>
                <w:bCs/>
                <w:kern w:val="2"/>
                <w:sz w:val="21"/>
                <w:szCs w:val="22"/>
              </w:rPr>
              <w:t>ID</w:t>
            </w:r>
          </w:p>
        </w:tc>
        <w:tc>
          <w:tcPr>
            <w:tcW w:w="2547" w:type="dxa"/>
            <w:shd w:val="clear" w:color="auto" w:fill="auto"/>
          </w:tcPr>
          <w:p w:rsidR="00C72EDF" w:rsidRPr="00C72EDF" w:rsidRDefault="00C72EDF" w:rsidP="00C72EDF">
            <w:pPr>
              <w:rPr>
                <w:bCs/>
                <w:kern w:val="2"/>
                <w:sz w:val="21"/>
                <w:szCs w:val="22"/>
              </w:rPr>
            </w:pPr>
          </w:p>
        </w:tc>
        <w:tc>
          <w:tcPr>
            <w:tcW w:w="1847" w:type="dxa"/>
            <w:shd w:val="clear" w:color="auto" w:fill="auto"/>
          </w:tcPr>
          <w:p w:rsidR="00C72EDF" w:rsidRPr="00C72EDF" w:rsidRDefault="00C72EDF" w:rsidP="00C72EDF">
            <w:pPr>
              <w:rPr>
                <w:bCs/>
                <w:kern w:val="2"/>
                <w:sz w:val="21"/>
                <w:szCs w:val="22"/>
              </w:rPr>
            </w:pPr>
            <w:r w:rsidRPr="00C72EDF">
              <w:rPr>
                <w:rFonts w:hint="eastAsia"/>
                <w:bCs/>
                <w:kern w:val="2"/>
                <w:sz w:val="21"/>
                <w:szCs w:val="22"/>
              </w:rPr>
              <w:t>是</w:t>
            </w:r>
          </w:p>
        </w:tc>
      </w:tr>
      <w:tr w:rsidR="00C72EDF" w:rsidRPr="00C72EDF" w:rsidTr="00877FF2">
        <w:tc>
          <w:tcPr>
            <w:tcW w:w="1838" w:type="dxa"/>
            <w:shd w:val="clear" w:color="auto" w:fill="A6A6A6" w:themeFill="background1" w:themeFillShade="A6"/>
            <w:vAlign w:val="center"/>
          </w:tcPr>
          <w:p w:rsidR="00C72EDF" w:rsidRPr="00C72EDF" w:rsidRDefault="00C72EDF" w:rsidP="00C72EDF">
            <w:pPr>
              <w:rPr>
                <w:bCs/>
                <w:kern w:val="2"/>
                <w:sz w:val="21"/>
                <w:szCs w:val="22"/>
              </w:rPr>
            </w:pPr>
            <w:r w:rsidRPr="00C72EDF">
              <w:rPr>
                <w:rFonts w:hint="eastAsia"/>
                <w:kern w:val="2"/>
                <w:sz w:val="21"/>
                <w:szCs w:val="22"/>
              </w:rPr>
              <w:t>参数</w:t>
            </w:r>
            <w:r w:rsidRPr="00C72EDF">
              <w:rPr>
                <w:kern w:val="2"/>
                <w:sz w:val="21"/>
                <w:szCs w:val="22"/>
              </w:rPr>
              <w:t>jsonStr</w:t>
            </w:r>
            <w:r w:rsidRPr="00C72EDF">
              <w:rPr>
                <w:rFonts w:hint="eastAsia"/>
                <w:kern w:val="2"/>
                <w:sz w:val="21"/>
                <w:szCs w:val="22"/>
              </w:rPr>
              <w:t>：</w:t>
            </w:r>
          </w:p>
        </w:tc>
        <w:tc>
          <w:tcPr>
            <w:tcW w:w="7229" w:type="dxa"/>
            <w:gridSpan w:val="3"/>
            <w:vAlign w:val="center"/>
          </w:tcPr>
          <w:p w:rsidR="00C72EDF" w:rsidRPr="00C72EDF" w:rsidRDefault="00C72EDF" w:rsidP="00C72EDF">
            <w:pPr>
              <w:rPr>
                <w:b/>
                <w:bCs/>
                <w:kern w:val="2"/>
                <w:sz w:val="21"/>
                <w:szCs w:val="22"/>
              </w:rPr>
            </w:pPr>
            <w:r w:rsidRPr="00C72EDF">
              <w:rPr>
                <w:b/>
                <w:bCs/>
                <w:kern w:val="2"/>
                <w:sz w:val="21"/>
                <w:szCs w:val="22"/>
              </w:rPr>
              <w:t>{</w:t>
            </w:r>
          </w:p>
          <w:p w:rsidR="00C72EDF" w:rsidRPr="00C72EDF" w:rsidRDefault="00C72EDF" w:rsidP="00C72EDF">
            <w:pPr>
              <w:rPr>
                <w:b/>
                <w:bCs/>
                <w:kern w:val="2"/>
                <w:sz w:val="21"/>
                <w:szCs w:val="22"/>
              </w:rPr>
            </w:pPr>
            <w:r>
              <w:rPr>
                <w:b/>
                <w:bCs/>
                <w:kern w:val="2"/>
                <w:sz w:val="21"/>
                <w:szCs w:val="22"/>
              </w:rPr>
              <w:t xml:space="preserve">  </w:t>
            </w:r>
            <w:r w:rsidRPr="00C72EDF">
              <w:rPr>
                <w:b/>
                <w:bCs/>
                <w:kern w:val="2"/>
                <w:sz w:val="21"/>
                <w:szCs w:val="22"/>
              </w:rPr>
              <w:t xml:space="preserve"> "userId"  :  </w:t>
            </w:r>
            <w:r>
              <w:rPr>
                <w:b/>
                <w:bCs/>
                <w:kern w:val="2"/>
                <w:sz w:val="21"/>
                <w:szCs w:val="22"/>
              </w:rPr>
              <w:t>“22322”</w:t>
            </w:r>
          </w:p>
          <w:p w:rsidR="00C72EDF" w:rsidRPr="00C72EDF" w:rsidRDefault="00C72EDF" w:rsidP="00C72EDF">
            <w:pPr>
              <w:rPr>
                <w:b/>
                <w:kern w:val="2"/>
                <w:sz w:val="21"/>
                <w:szCs w:val="22"/>
              </w:rPr>
            </w:pPr>
            <w:r>
              <w:rPr>
                <w:b/>
                <w:bCs/>
                <w:kern w:val="2"/>
                <w:sz w:val="21"/>
                <w:szCs w:val="22"/>
              </w:rPr>
              <w:t xml:space="preserve"> }</w:t>
            </w:r>
          </w:p>
        </w:tc>
      </w:tr>
      <w:tr w:rsidR="00C72EDF" w:rsidRPr="00C72EDF" w:rsidTr="00877FF2">
        <w:tc>
          <w:tcPr>
            <w:tcW w:w="1838" w:type="dxa"/>
            <w:shd w:val="clear" w:color="auto" w:fill="A6A6A6" w:themeFill="background1" w:themeFillShade="A6"/>
            <w:vAlign w:val="center"/>
          </w:tcPr>
          <w:p w:rsidR="00C72EDF" w:rsidRPr="00C72EDF" w:rsidRDefault="00C72EDF" w:rsidP="00C72EDF">
            <w:pPr>
              <w:rPr>
                <w:kern w:val="2"/>
                <w:sz w:val="21"/>
                <w:szCs w:val="22"/>
                <w:u w:val="single"/>
              </w:rPr>
            </w:pPr>
            <w:r w:rsidRPr="00C72EDF">
              <w:rPr>
                <w:rFonts w:hint="eastAsia"/>
                <w:kern w:val="2"/>
                <w:sz w:val="21"/>
                <w:szCs w:val="22"/>
                <w:u w:val="single"/>
              </w:rPr>
              <w:t>后台返回码</w:t>
            </w:r>
          </w:p>
        </w:tc>
        <w:tc>
          <w:tcPr>
            <w:tcW w:w="2835" w:type="dxa"/>
            <w:shd w:val="clear" w:color="auto" w:fill="A6A6A6" w:themeFill="background1" w:themeFillShade="A6"/>
            <w:vAlign w:val="center"/>
          </w:tcPr>
          <w:p w:rsidR="00C72EDF" w:rsidRPr="00C72EDF" w:rsidRDefault="00C72EDF" w:rsidP="00C72EDF">
            <w:pPr>
              <w:rPr>
                <w:bCs/>
                <w:kern w:val="2"/>
                <w:sz w:val="21"/>
                <w:szCs w:val="22"/>
              </w:rPr>
            </w:pPr>
          </w:p>
        </w:tc>
        <w:tc>
          <w:tcPr>
            <w:tcW w:w="2547" w:type="dxa"/>
            <w:shd w:val="clear" w:color="auto" w:fill="A6A6A6" w:themeFill="background1" w:themeFillShade="A6"/>
          </w:tcPr>
          <w:p w:rsidR="00C72EDF" w:rsidRPr="00C72EDF" w:rsidRDefault="00C72EDF" w:rsidP="00C72EDF">
            <w:pPr>
              <w:rPr>
                <w:bCs/>
                <w:kern w:val="2"/>
                <w:sz w:val="21"/>
                <w:szCs w:val="22"/>
              </w:rPr>
            </w:pPr>
          </w:p>
        </w:tc>
        <w:tc>
          <w:tcPr>
            <w:tcW w:w="1847" w:type="dxa"/>
            <w:shd w:val="clear" w:color="auto" w:fill="A6A6A6" w:themeFill="background1" w:themeFillShade="A6"/>
          </w:tcPr>
          <w:p w:rsidR="00C72EDF" w:rsidRPr="00C72EDF" w:rsidRDefault="00C72EDF" w:rsidP="00C72EDF">
            <w:pPr>
              <w:rPr>
                <w:bCs/>
                <w:kern w:val="2"/>
                <w:sz w:val="21"/>
                <w:szCs w:val="22"/>
              </w:rPr>
            </w:pPr>
          </w:p>
        </w:tc>
      </w:tr>
      <w:tr w:rsidR="00C72EDF" w:rsidRPr="00C72EDF" w:rsidTr="00877FF2">
        <w:tc>
          <w:tcPr>
            <w:tcW w:w="1838" w:type="dxa"/>
            <w:shd w:val="clear" w:color="auto" w:fill="FFFFFF" w:themeFill="background1"/>
            <w:vAlign w:val="center"/>
          </w:tcPr>
          <w:p w:rsidR="00C72EDF" w:rsidRPr="00C72EDF" w:rsidRDefault="00C72EDF" w:rsidP="00C72EDF">
            <w:pPr>
              <w:rPr>
                <w:kern w:val="2"/>
                <w:sz w:val="21"/>
                <w:szCs w:val="22"/>
              </w:rPr>
            </w:pPr>
            <w:r w:rsidRPr="00C72EDF">
              <w:rPr>
                <w:rFonts w:hint="eastAsia"/>
                <w:kern w:val="2"/>
                <w:sz w:val="21"/>
                <w:szCs w:val="22"/>
              </w:rPr>
              <w:t>rspCode</w:t>
            </w:r>
          </w:p>
        </w:tc>
        <w:tc>
          <w:tcPr>
            <w:tcW w:w="2835" w:type="dxa"/>
            <w:shd w:val="clear" w:color="auto" w:fill="FFFFFF" w:themeFill="background1"/>
          </w:tcPr>
          <w:p w:rsidR="00C72EDF" w:rsidRPr="00C72EDF" w:rsidRDefault="00C72EDF" w:rsidP="00C72EDF">
            <w:pPr>
              <w:rPr>
                <w:kern w:val="2"/>
                <w:sz w:val="21"/>
                <w:szCs w:val="22"/>
              </w:rPr>
            </w:pPr>
            <w:r w:rsidRPr="00C72EDF">
              <w:rPr>
                <w:rFonts w:hint="eastAsia"/>
                <w:bCs/>
                <w:kern w:val="2"/>
                <w:sz w:val="21"/>
                <w:szCs w:val="22"/>
              </w:rPr>
              <w:t>返回的状态码</w:t>
            </w:r>
          </w:p>
        </w:tc>
        <w:tc>
          <w:tcPr>
            <w:tcW w:w="2547" w:type="dxa"/>
            <w:shd w:val="clear" w:color="auto" w:fill="FFFFFF" w:themeFill="background1"/>
            <w:vAlign w:val="center"/>
          </w:tcPr>
          <w:p w:rsidR="00C72EDF" w:rsidRPr="00C72EDF" w:rsidRDefault="00C72EDF" w:rsidP="00C72EDF">
            <w:pPr>
              <w:rPr>
                <w:bCs/>
                <w:kern w:val="2"/>
                <w:sz w:val="21"/>
                <w:szCs w:val="22"/>
              </w:rPr>
            </w:pPr>
            <w:r w:rsidRPr="00C72EDF">
              <w:rPr>
                <w:rFonts w:hint="eastAsia"/>
                <w:bCs/>
                <w:kern w:val="2"/>
                <w:sz w:val="21"/>
                <w:szCs w:val="22"/>
              </w:rPr>
              <w:t xml:space="preserve">000 </w:t>
            </w:r>
            <w:r w:rsidRPr="00C72EDF">
              <w:rPr>
                <w:rFonts w:hint="eastAsia"/>
                <w:bCs/>
                <w:kern w:val="2"/>
                <w:sz w:val="21"/>
                <w:szCs w:val="22"/>
              </w:rPr>
              <w:t>为正常返回</w:t>
            </w:r>
            <w:r w:rsidRPr="00C72EDF">
              <w:rPr>
                <w:rFonts w:hint="eastAsia"/>
                <w:bCs/>
                <w:kern w:val="2"/>
                <w:sz w:val="21"/>
                <w:szCs w:val="22"/>
              </w:rPr>
              <w:t>,</w:t>
            </w:r>
            <w:r w:rsidRPr="00C72EDF">
              <w:rPr>
                <w:rFonts w:hint="eastAsia"/>
                <w:bCs/>
                <w:kern w:val="2"/>
                <w:sz w:val="21"/>
                <w:szCs w:val="22"/>
              </w:rPr>
              <w:t>其他为异常返回</w:t>
            </w:r>
          </w:p>
        </w:tc>
        <w:tc>
          <w:tcPr>
            <w:tcW w:w="1847" w:type="dxa"/>
            <w:shd w:val="clear" w:color="auto" w:fill="FFFFFF" w:themeFill="background1"/>
            <w:vAlign w:val="center"/>
          </w:tcPr>
          <w:p w:rsidR="00C72EDF" w:rsidRPr="00C72EDF" w:rsidRDefault="00C72EDF" w:rsidP="00C72EDF">
            <w:pPr>
              <w:rPr>
                <w:kern w:val="2"/>
                <w:sz w:val="21"/>
                <w:szCs w:val="22"/>
              </w:rPr>
            </w:pPr>
          </w:p>
        </w:tc>
      </w:tr>
      <w:tr w:rsidR="00C72EDF" w:rsidRPr="00C72EDF" w:rsidTr="00877FF2">
        <w:tc>
          <w:tcPr>
            <w:tcW w:w="1838" w:type="dxa"/>
            <w:shd w:val="clear" w:color="auto" w:fill="FFFFFF" w:themeFill="background1"/>
            <w:vAlign w:val="center"/>
          </w:tcPr>
          <w:p w:rsidR="00C72EDF" w:rsidRPr="00C72EDF" w:rsidRDefault="00C72EDF" w:rsidP="00C72EDF">
            <w:pPr>
              <w:rPr>
                <w:kern w:val="2"/>
                <w:sz w:val="21"/>
                <w:szCs w:val="22"/>
              </w:rPr>
            </w:pPr>
            <w:r w:rsidRPr="00C72EDF">
              <w:rPr>
                <w:rFonts w:hint="eastAsia"/>
                <w:kern w:val="2"/>
                <w:sz w:val="21"/>
                <w:szCs w:val="22"/>
              </w:rPr>
              <w:t>rspDesc</w:t>
            </w:r>
          </w:p>
        </w:tc>
        <w:tc>
          <w:tcPr>
            <w:tcW w:w="2835" w:type="dxa"/>
            <w:shd w:val="clear" w:color="auto" w:fill="FFFFFF" w:themeFill="background1"/>
          </w:tcPr>
          <w:p w:rsidR="00C72EDF" w:rsidRPr="00C72EDF" w:rsidRDefault="00C72EDF" w:rsidP="00C72EDF">
            <w:pPr>
              <w:rPr>
                <w:kern w:val="2"/>
                <w:sz w:val="21"/>
                <w:szCs w:val="22"/>
              </w:rPr>
            </w:pPr>
            <w:r w:rsidRPr="00C72EDF">
              <w:rPr>
                <w:rFonts w:hint="eastAsia"/>
                <w:bCs/>
                <w:kern w:val="2"/>
                <w:sz w:val="21"/>
                <w:szCs w:val="22"/>
              </w:rPr>
              <w:t>返回的状态码</w:t>
            </w:r>
            <w:r w:rsidRPr="00C72EDF">
              <w:rPr>
                <w:rFonts w:hint="eastAsia"/>
                <w:kern w:val="2"/>
                <w:sz w:val="21"/>
                <w:szCs w:val="22"/>
              </w:rPr>
              <w:t>描述</w:t>
            </w:r>
          </w:p>
        </w:tc>
        <w:tc>
          <w:tcPr>
            <w:tcW w:w="2547" w:type="dxa"/>
            <w:shd w:val="clear" w:color="auto" w:fill="FFFFFF" w:themeFill="background1"/>
            <w:vAlign w:val="center"/>
          </w:tcPr>
          <w:p w:rsidR="00C72EDF" w:rsidRPr="00C72EDF" w:rsidRDefault="00C72EDF" w:rsidP="00C72EDF">
            <w:pPr>
              <w:rPr>
                <w:bCs/>
                <w:kern w:val="2"/>
                <w:sz w:val="21"/>
                <w:szCs w:val="22"/>
              </w:rPr>
            </w:pPr>
            <w:r w:rsidRPr="00C72EDF">
              <w:rPr>
                <w:rFonts w:hint="eastAsia"/>
                <w:bCs/>
                <w:kern w:val="2"/>
                <w:sz w:val="21"/>
                <w:szCs w:val="22"/>
              </w:rPr>
              <w:t>异常返回时的异常说明</w:t>
            </w:r>
          </w:p>
        </w:tc>
        <w:tc>
          <w:tcPr>
            <w:tcW w:w="1847" w:type="dxa"/>
            <w:shd w:val="clear" w:color="auto" w:fill="FFFFFF" w:themeFill="background1"/>
            <w:vAlign w:val="center"/>
          </w:tcPr>
          <w:p w:rsidR="00C72EDF" w:rsidRPr="00C72EDF" w:rsidRDefault="00C72EDF" w:rsidP="00C72EDF">
            <w:pPr>
              <w:rPr>
                <w:kern w:val="2"/>
                <w:sz w:val="21"/>
                <w:szCs w:val="22"/>
              </w:rPr>
            </w:pPr>
          </w:p>
        </w:tc>
      </w:tr>
      <w:tr w:rsidR="00C72EDF" w:rsidRPr="00C72EDF" w:rsidTr="00877FF2">
        <w:tc>
          <w:tcPr>
            <w:tcW w:w="1838" w:type="dxa"/>
            <w:shd w:val="clear" w:color="auto" w:fill="FFFFFF" w:themeFill="background1"/>
            <w:vAlign w:val="center"/>
          </w:tcPr>
          <w:p w:rsidR="00C72EDF" w:rsidRPr="00C72EDF" w:rsidRDefault="00C72EDF" w:rsidP="00C72EDF">
            <w:r>
              <w:rPr>
                <w:rFonts w:hint="eastAsia"/>
              </w:rPr>
              <w:t>user</w:t>
            </w:r>
            <w:r>
              <w:t>Id</w:t>
            </w:r>
          </w:p>
        </w:tc>
        <w:tc>
          <w:tcPr>
            <w:tcW w:w="2835" w:type="dxa"/>
            <w:shd w:val="clear" w:color="auto" w:fill="FFFFFF" w:themeFill="background1"/>
          </w:tcPr>
          <w:p w:rsidR="00C72EDF" w:rsidRPr="00C72EDF" w:rsidRDefault="00C72EDF" w:rsidP="00C72EDF">
            <w:pPr>
              <w:rPr>
                <w:bCs/>
              </w:rPr>
            </w:pPr>
            <w:r>
              <w:rPr>
                <w:rFonts w:hint="eastAsia"/>
                <w:bCs/>
              </w:rPr>
              <w:t>用户</w:t>
            </w:r>
            <w:r>
              <w:rPr>
                <w:rFonts w:hint="eastAsia"/>
                <w:bCs/>
              </w:rPr>
              <w:t>id</w:t>
            </w:r>
          </w:p>
        </w:tc>
        <w:tc>
          <w:tcPr>
            <w:tcW w:w="2547" w:type="dxa"/>
            <w:shd w:val="clear" w:color="auto" w:fill="FFFFFF" w:themeFill="background1"/>
            <w:vAlign w:val="center"/>
          </w:tcPr>
          <w:p w:rsidR="00C72EDF" w:rsidRPr="00C72EDF" w:rsidRDefault="00C72EDF" w:rsidP="00C72EDF">
            <w:pPr>
              <w:rPr>
                <w:bCs/>
              </w:rPr>
            </w:pPr>
          </w:p>
        </w:tc>
        <w:tc>
          <w:tcPr>
            <w:tcW w:w="1847" w:type="dxa"/>
            <w:shd w:val="clear" w:color="auto" w:fill="FFFFFF" w:themeFill="background1"/>
            <w:vAlign w:val="center"/>
          </w:tcPr>
          <w:p w:rsidR="00C72EDF" w:rsidRPr="00C72EDF" w:rsidRDefault="00C72EDF" w:rsidP="00C72EDF"/>
        </w:tc>
      </w:tr>
      <w:tr w:rsidR="00C72EDF" w:rsidRPr="00C72EDF" w:rsidTr="00877FF2">
        <w:tc>
          <w:tcPr>
            <w:tcW w:w="1838" w:type="dxa"/>
            <w:shd w:val="clear" w:color="auto" w:fill="FFFFFF" w:themeFill="background1"/>
            <w:vAlign w:val="center"/>
          </w:tcPr>
          <w:p w:rsidR="00C72EDF" w:rsidRPr="00C72EDF" w:rsidRDefault="00C72EDF" w:rsidP="00C72EDF">
            <w:r>
              <w:rPr>
                <w:rFonts w:hint="eastAsia"/>
              </w:rPr>
              <w:t>count</w:t>
            </w:r>
          </w:p>
        </w:tc>
        <w:tc>
          <w:tcPr>
            <w:tcW w:w="2835" w:type="dxa"/>
            <w:shd w:val="clear" w:color="auto" w:fill="FFFFFF" w:themeFill="background1"/>
          </w:tcPr>
          <w:p w:rsidR="00C72EDF" w:rsidRPr="00C72EDF" w:rsidRDefault="00C72EDF" w:rsidP="00C72EDF">
            <w:pPr>
              <w:rPr>
                <w:bCs/>
              </w:rPr>
            </w:pPr>
            <w:r>
              <w:rPr>
                <w:rFonts w:hint="eastAsia"/>
                <w:bCs/>
              </w:rPr>
              <w:t>总数</w:t>
            </w:r>
          </w:p>
        </w:tc>
        <w:tc>
          <w:tcPr>
            <w:tcW w:w="2547" w:type="dxa"/>
            <w:shd w:val="clear" w:color="auto" w:fill="FFFFFF" w:themeFill="background1"/>
            <w:vAlign w:val="center"/>
          </w:tcPr>
          <w:p w:rsidR="00C72EDF" w:rsidRPr="00C72EDF" w:rsidRDefault="00C72EDF" w:rsidP="00C72EDF">
            <w:pPr>
              <w:rPr>
                <w:bCs/>
              </w:rPr>
            </w:pPr>
          </w:p>
        </w:tc>
        <w:tc>
          <w:tcPr>
            <w:tcW w:w="1847" w:type="dxa"/>
            <w:shd w:val="clear" w:color="auto" w:fill="FFFFFF" w:themeFill="background1"/>
            <w:vAlign w:val="center"/>
          </w:tcPr>
          <w:p w:rsidR="00C72EDF" w:rsidRPr="00C72EDF" w:rsidRDefault="00C72EDF" w:rsidP="00C72EDF"/>
        </w:tc>
      </w:tr>
      <w:tr w:rsidR="00C72EDF" w:rsidRPr="00C72EDF" w:rsidTr="00877FF2">
        <w:tc>
          <w:tcPr>
            <w:tcW w:w="1838" w:type="dxa"/>
            <w:shd w:val="clear" w:color="auto" w:fill="A6A6A6" w:themeFill="background1" w:themeFillShade="A6"/>
            <w:vAlign w:val="center"/>
          </w:tcPr>
          <w:p w:rsidR="00C72EDF" w:rsidRPr="00C72EDF" w:rsidRDefault="00C72EDF" w:rsidP="00C72EDF">
            <w:pPr>
              <w:rPr>
                <w:kern w:val="2"/>
                <w:sz w:val="21"/>
                <w:szCs w:val="22"/>
              </w:rPr>
            </w:pPr>
            <w:r w:rsidRPr="00C72EDF">
              <w:rPr>
                <w:kern w:val="2"/>
                <w:sz w:val="21"/>
                <w:szCs w:val="22"/>
              </w:rPr>
              <w:t>返回码示例：</w:t>
            </w:r>
          </w:p>
        </w:tc>
        <w:tc>
          <w:tcPr>
            <w:tcW w:w="7229" w:type="dxa"/>
            <w:gridSpan w:val="3"/>
            <w:shd w:val="clear" w:color="auto" w:fill="FFFFFF" w:themeFill="background1"/>
            <w:vAlign w:val="center"/>
          </w:tcPr>
          <w:p w:rsidR="00C72EDF" w:rsidRPr="00C72EDF" w:rsidRDefault="00C72EDF" w:rsidP="00C72EDF">
            <w:pPr>
              <w:rPr>
                <w:bCs/>
                <w:kern w:val="2"/>
                <w:sz w:val="21"/>
                <w:szCs w:val="22"/>
              </w:rPr>
            </w:pPr>
          </w:p>
        </w:tc>
      </w:tr>
    </w:tbl>
    <w:p w:rsidR="00C72EDF" w:rsidRPr="00C72EDF" w:rsidRDefault="00C72EDF" w:rsidP="00C72EDF"/>
    <w:p w:rsidR="00C72EDF" w:rsidRDefault="00555A56" w:rsidP="00FD384A">
      <w:pPr>
        <w:pStyle w:val="2"/>
      </w:pPr>
      <w:r>
        <w:rPr>
          <w:rFonts w:hint="eastAsia"/>
        </w:rPr>
        <w:lastRenderedPageBreak/>
        <w:t>5.</w:t>
      </w:r>
      <w:r w:rsidR="00FD384A">
        <w:rPr>
          <w:rFonts w:hint="eastAsia"/>
        </w:rPr>
        <w:t>登录</w:t>
      </w:r>
    </w:p>
    <w:p w:rsidR="00FD384A" w:rsidRDefault="00555A56" w:rsidP="00FD384A">
      <w:pPr>
        <w:pStyle w:val="3"/>
      </w:pPr>
      <w:r>
        <w:t>5.1</w:t>
      </w:r>
      <w:r w:rsidR="00FD384A">
        <w:rPr>
          <w:rFonts w:hint="eastAsia"/>
        </w:rPr>
        <w:t>修改密码</w:t>
      </w:r>
    </w:p>
    <w:p w:rsidR="009E30B3" w:rsidRPr="00C2192C" w:rsidRDefault="009E30B3" w:rsidP="009E30B3"/>
    <w:tbl>
      <w:tblPr>
        <w:tblStyle w:val="a7"/>
        <w:tblW w:w="9067" w:type="dxa"/>
        <w:tblLayout w:type="fixed"/>
        <w:tblLook w:val="04A0" w:firstRow="1" w:lastRow="0" w:firstColumn="1" w:lastColumn="0" w:noHBand="0" w:noVBand="1"/>
      </w:tblPr>
      <w:tblGrid>
        <w:gridCol w:w="1838"/>
        <w:gridCol w:w="2620"/>
        <w:gridCol w:w="35"/>
        <w:gridCol w:w="2727"/>
        <w:gridCol w:w="1847"/>
      </w:tblGrid>
      <w:tr w:rsidR="009E30B3" w:rsidTr="00241EAD">
        <w:tc>
          <w:tcPr>
            <w:tcW w:w="1838" w:type="dxa"/>
            <w:vAlign w:val="center"/>
          </w:tcPr>
          <w:p w:rsidR="009E30B3" w:rsidRDefault="009E30B3" w:rsidP="00241EAD">
            <w:pPr>
              <w:jc w:val="center"/>
              <w:rPr>
                <w:bCs/>
                <w:szCs w:val="21"/>
              </w:rPr>
            </w:pPr>
            <w:r>
              <w:rPr>
                <w:bCs/>
                <w:szCs w:val="21"/>
              </w:rPr>
              <w:t>接口标识：</w:t>
            </w:r>
          </w:p>
        </w:tc>
        <w:tc>
          <w:tcPr>
            <w:tcW w:w="2655" w:type="dxa"/>
            <w:gridSpan w:val="2"/>
            <w:vAlign w:val="center"/>
          </w:tcPr>
          <w:p w:rsidR="009E30B3" w:rsidRDefault="009E30B3" w:rsidP="00241EAD">
            <w:pPr>
              <w:jc w:val="center"/>
              <w:rPr>
                <w:bCs/>
                <w:szCs w:val="21"/>
              </w:rPr>
            </w:pPr>
            <w:r>
              <w:rPr>
                <w:rFonts w:hint="eastAsia"/>
                <w:bCs/>
                <w:szCs w:val="21"/>
              </w:rPr>
              <w:t>change</w:t>
            </w:r>
            <w:r>
              <w:rPr>
                <w:bCs/>
                <w:szCs w:val="21"/>
              </w:rPr>
              <w:t>Pass</w:t>
            </w:r>
          </w:p>
        </w:tc>
        <w:tc>
          <w:tcPr>
            <w:tcW w:w="2727" w:type="dxa"/>
          </w:tcPr>
          <w:p w:rsidR="009E30B3" w:rsidRDefault="009E30B3" w:rsidP="00241EAD">
            <w:pPr>
              <w:jc w:val="left"/>
            </w:pPr>
          </w:p>
        </w:tc>
        <w:tc>
          <w:tcPr>
            <w:tcW w:w="1847" w:type="dxa"/>
          </w:tcPr>
          <w:p w:rsidR="009E30B3" w:rsidRDefault="009E30B3" w:rsidP="00241EAD">
            <w:pPr>
              <w:jc w:val="left"/>
            </w:pPr>
          </w:p>
        </w:tc>
      </w:tr>
      <w:tr w:rsidR="009E30B3" w:rsidTr="00241EAD">
        <w:tc>
          <w:tcPr>
            <w:tcW w:w="1838" w:type="dxa"/>
            <w:shd w:val="clear" w:color="auto" w:fill="A6A6A6" w:themeFill="background1" w:themeFillShade="A6"/>
            <w:vAlign w:val="center"/>
          </w:tcPr>
          <w:p w:rsidR="009E30B3" w:rsidRDefault="009E30B3" w:rsidP="00241E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9E30B3" w:rsidRDefault="009E30B3" w:rsidP="00241EAD">
            <w:pPr>
              <w:jc w:val="center"/>
              <w:rPr>
                <w:bCs/>
                <w:szCs w:val="21"/>
              </w:rPr>
            </w:pPr>
            <w:r>
              <w:rPr>
                <w:rFonts w:hint="eastAsia"/>
                <w:bCs/>
                <w:szCs w:val="21"/>
              </w:rPr>
              <w:t>change</w:t>
            </w:r>
            <w:r>
              <w:rPr>
                <w:bCs/>
                <w:szCs w:val="21"/>
              </w:rPr>
              <w:t>Pass</w:t>
            </w:r>
          </w:p>
        </w:tc>
        <w:tc>
          <w:tcPr>
            <w:tcW w:w="2727" w:type="dxa"/>
          </w:tcPr>
          <w:p w:rsidR="009E30B3" w:rsidRDefault="009E30B3" w:rsidP="00241EAD">
            <w:pPr>
              <w:jc w:val="center"/>
              <w:rPr>
                <w:bCs/>
                <w:szCs w:val="21"/>
              </w:rPr>
            </w:pPr>
          </w:p>
        </w:tc>
        <w:tc>
          <w:tcPr>
            <w:tcW w:w="1847" w:type="dxa"/>
          </w:tcPr>
          <w:p w:rsidR="009E30B3" w:rsidRDefault="009E30B3" w:rsidP="00241EAD">
            <w:pPr>
              <w:jc w:val="center"/>
              <w:rPr>
                <w:bCs/>
                <w:szCs w:val="21"/>
              </w:rPr>
            </w:pPr>
          </w:p>
        </w:tc>
      </w:tr>
      <w:tr w:rsidR="009E30B3" w:rsidTr="00241EAD">
        <w:tc>
          <w:tcPr>
            <w:tcW w:w="1838" w:type="dxa"/>
            <w:shd w:val="clear" w:color="auto" w:fill="A6A6A6" w:themeFill="background1" w:themeFillShade="A6"/>
            <w:vAlign w:val="center"/>
          </w:tcPr>
          <w:p w:rsidR="009E30B3" w:rsidRDefault="009E30B3"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9E30B3" w:rsidRDefault="009E30B3" w:rsidP="00241EAD">
            <w:pPr>
              <w:jc w:val="center"/>
              <w:rPr>
                <w:bCs/>
                <w:szCs w:val="21"/>
              </w:rPr>
            </w:pPr>
            <w:r>
              <w:rPr>
                <w:bCs/>
                <w:szCs w:val="21"/>
              </w:rPr>
              <w:t>说明</w:t>
            </w:r>
          </w:p>
        </w:tc>
        <w:tc>
          <w:tcPr>
            <w:tcW w:w="2727" w:type="dxa"/>
            <w:shd w:val="clear" w:color="auto" w:fill="A6A6A6" w:themeFill="background1" w:themeFillShade="A6"/>
          </w:tcPr>
          <w:p w:rsidR="009E30B3" w:rsidRDefault="009E30B3" w:rsidP="00241EAD">
            <w:pPr>
              <w:jc w:val="center"/>
              <w:rPr>
                <w:bCs/>
                <w:szCs w:val="21"/>
              </w:rPr>
            </w:pPr>
            <w:r>
              <w:rPr>
                <w:bCs/>
                <w:szCs w:val="21"/>
              </w:rPr>
              <w:t>备注</w:t>
            </w:r>
          </w:p>
        </w:tc>
        <w:tc>
          <w:tcPr>
            <w:tcW w:w="1847" w:type="dxa"/>
            <w:shd w:val="clear" w:color="auto" w:fill="A6A6A6" w:themeFill="background1" w:themeFillShade="A6"/>
          </w:tcPr>
          <w:p w:rsidR="009E30B3" w:rsidRDefault="009E30B3" w:rsidP="00241EAD">
            <w:pPr>
              <w:jc w:val="center"/>
              <w:rPr>
                <w:bCs/>
                <w:szCs w:val="21"/>
              </w:rPr>
            </w:pPr>
            <w:r>
              <w:rPr>
                <w:rFonts w:hint="eastAsia"/>
                <w:bCs/>
                <w:szCs w:val="21"/>
              </w:rPr>
              <w:t>是否必填项</w:t>
            </w:r>
          </w:p>
        </w:tc>
      </w:tr>
      <w:tr w:rsidR="009E30B3" w:rsidTr="00241EAD">
        <w:trPr>
          <w:trHeight w:val="413"/>
        </w:trPr>
        <w:tc>
          <w:tcPr>
            <w:tcW w:w="1838" w:type="dxa"/>
            <w:shd w:val="clear" w:color="auto" w:fill="auto"/>
            <w:vAlign w:val="center"/>
          </w:tcPr>
          <w:p w:rsidR="009E30B3" w:rsidRPr="001112AF" w:rsidRDefault="009E30B3" w:rsidP="00241EAD">
            <w:pPr>
              <w:jc w:val="center"/>
            </w:pPr>
            <w:r>
              <w:t>mobile</w:t>
            </w:r>
          </w:p>
        </w:tc>
        <w:tc>
          <w:tcPr>
            <w:tcW w:w="2655" w:type="dxa"/>
            <w:gridSpan w:val="2"/>
            <w:shd w:val="clear" w:color="auto" w:fill="auto"/>
            <w:vAlign w:val="center"/>
          </w:tcPr>
          <w:p w:rsidR="009E30B3" w:rsidRPr="001112AF" w:rsidRDefault="009E30B3" w:rsidP="00241EAD">
            <w:pPr>
              <w:jc w:val="center"/>
              <w:rPr>
                <w:bCs/>
                <w:szCs w:val="21"/>
              </w:rPr>
            </w:pPr>
            <w:r>
              <w:rPr>
                <w:rFonts w:hint="eastAsia"/>
                <w:bCs/>
                <w:szCs w:val="21"/>
              </w:rPr>
              <w:t>手机号</w:t>
            </w:r>
          </w:p>
        </w:tc>
        <w:tc>
          <w:tcPr>
            <w:tcW w:w="2727" w:type="dxa"/>
            <w:shd w:val="clear" w:color="auto" w:fill="auto"/>
          </w:tcPr>
          <w:p w:rsidR="009E30B3" w:rsidRDefault="009E30B3" w:rsidP="00241EAD">
            <w:pPr>
              <w:jc w:val="center"/>
              <w:rPr>
                <w:bCs/>
                <w:szCs w:val="21"/>
              </w:rPr>
            </w:pPr>
          </w:p>
        </w:tc>
        <w:tc>
          <w:tcPr>
            <w:tcW w:w="1847" w:type="dxa"/>
            <w:shd w:val="clear" w:color="auto" w:fill="auto"/>
          </w:tcPr>
          <w:p w:rsidR="009E30B3" w:rsidRDefault="009E30B3" w:rsidP="00241EAD">
            <w:pPr>
              <w:jc w:val="center"/>
              <w:rPr>
                <w:bCs/>
                <w:szCs w:val="21"/>
              </w:rPr>
            </w:pPr>
            <w:r>
              <w:rPr>
                <w:rFonts w:hint="eastAsia"/>
                <w:bCs/>
                <w:szCs w:val="21"/>
              </w:rPr>
              <w:t>是</w:t>
            </w:r>
          </w:p>
        </w:tc>
      </w:tr>
      <w:tr w:rsidR="009E30B3" w:rsidTr="00241EAD">
        <w:trPr>
          <w:trHeight w:val="413"/>
        </w:trPr>
        <w:tc>
          <w:tcPr>
            <w:tcW w:w="1838" w:type="dxa"/>
            <w:shd w:val="clear" w:color="auto" w:fill="auto"/>
            <w:vAlign w:val="center"/>
          </w:tcPr>
          <w:p w:rsidR="009E30B3" w:rsidRDefault="009E30B3" w:rsidP="00241EAD">
            <w:pPr>
              <w:jc w:val="center"/>
            </w:pPr>
            <w:r>
              <w:t>oldPassWord</w:t>
            </w:r>
          </w:p>
        </w:tc>
        <w:tc>
          <w:tcPr>
            <w:tcW w:w="2655" w:type="dxa"/>
            <w:gridSpan w:val="2"/>
            <w:shd w:val="clear" w:color="auto" w:fill="auto"/>
            <w:vAlign w:val="center"/>
          </w:tcPr>
          <w:p w:rsidR="009E30B3" w:rsidRDefault="009E30B3" w:rsidP="00241EAD">
            <w:pPr>
              <w:jc w:val="center"/>
              <w:rPr>
                <w:bCs/>
                <w:szCs w:val="21"/>
              </w:rPr>
            </w:pPr>
            <w:r>
              <w:rPr>
                <w:rFonts w:hint="eastAsia"/>
                <w:bCs/>
                <w:szCs w:val="21"/>
              </w:rPr>
              <w:t>旧密码</w:t>
            </w:r>
          </w:p>
        </w:tc>
        <w:tc>
          <w:tcPr>
            <w:tcW w:w="2727" w:type="dxa"/>
            <w:shd w:val="clear" w:color="auto" w:fill="auto"/>
          </w:tcPr>
          <w:p w:rsidR="009E30B3" w:rsidRDefault="009E30B3" w:rsidP="00241EAD">
            <w:pPr>
              <w:jc w:val="center"/>
              <w:rPr>
                <w:bCs/>
                <w:szCs w:val="21"/>
              </w:rPr>
            </w:pPr>
          </w:p>
        </w:tc>
        <w:tc>
          <w:tcPr>
            <w:tcW w:w="1847" w:type="dxa"/>
            <w:shd w:val="clear" w:color="auto" w:fill="auto"/>
          </w:tcPr>
          <w:p w:rsidR="009E30B3" w:rsidRDefault="009E30B3" w:rsidP="00241EAD">
            <w:pPr>
              <w:jc w:val="center"/>
              <w:rPr>
                <w:bCs/>
                <w:szCs w:val="21"/>
              </w:rPr>
            </w:pPr>
            <w:r>
              <w:rPr>
                <w:rFonts w:hint="eastAsia"/>
                <w:bCs/>
                <w:szCs w:val="21"/>
              </w:rPr>
              <w:t>是</w:t>
            </w:r>
          </w:p>
        </w:tc>
      </w:tr>
      <w:tr w:rsidR="009E30B3" w:rsidTr="00241EAD">
        <w:trPr>
          <w:trHeight w:val="405"/>
        </w:trPr>
        <w:tc>
          <w:tcPr>
            <w:tcW w:w="1838" w:type="dxa"/>
            <w:vAlign w:val="center"/>
          </w:tcPr>
          <w:p w:rsidR="009E30B3" w:rsidRPr="001112AF" w:rsidRDefault="009E30B3" w:rsidP="00241EAD">
            <w:pPr>
              <w:jc w:val="center"/>
            </w:pPr>
            <w:r>
              <w:t>newP</w:t>
            </w:r>
            <w:r w:rsidRPr="001112AF">
              <w:t>assWord</w:t>
            </w:r>
          </w:p>
        </w:tc>
        <w:tc>
          <w:tcPr>
            <w:tcW w:w="2655" w:type="dxa"/>
            <w:gridSpan w:val="2"/>
            <w:vAlign w:val="center"/>
          </w:tcPr>
          <w:p w:rsidR="009E30B3" w:rsidRPr="001112AF" w:rsidRDefault="009E30B3" w:rsidP="00241EAD">
            <w:pPr>
              <w:jc w:val="center"/>
              <w:rPr>
                <w:bCs/>
                <w:szCs w:val="21"/>
              </w:rPr>
            </w:pPr>
            <w:r>
              <w:rPr>
                <w:rFonts w:hint="eastAsia"/>
                <w:bCs/>
                <w:szCs w:val="21"/>
              </w:rPr>
              <w:t>新密码</w:t>
            </w:r>
          </w:p>
        </w:tc>
        <w:tc>
          <w:tcPr>
            <w:tcW w:w="2727" w:type="dxa"/>
            <w:vAlign w:val="center"/>
          </w:tcPr>
          <w:p w:rsidR="009E30B3" w:rsidRPr="00FE77C3" w:rsidRDefault="009E30B3" w:rsidP="00241EAD">
            <w:pPr>
              <w:jc w:val="left"/>
              <w:rPr>
                <w:rFonts w:ascii="微软雅黑" w:eastAsia="微软雅黑" w:hAnsi="微软雅黑"/>
                <w:color w:val="333333"/>
              </w:rPr>
            </w:pPr>
          </w:p>
        </w:tc>
        <w:tc>
          <w:tcPr>
            <w:tcW w:w="1847" w:type="dxa"/>
            <w:vAlign w:val="center"/>
          </w:tcPr>
          <w:p w:rsidR="009E30B3" w:rsidRDefault="009E30B3" w:rsidP="00241EAD">
            <w:pPr>
              <w:jc w:val="center"/>
              <w:rPr>
                <w:bCs/>
                <w:szCs w:val="21"/>
              </w:rPr>
            </w:pPr>
            <w:r>
              <w:rPr>
                <w:rFonts w:hint="eastAsia"/>
                <w:bCs/>
                <w:szCs w:val="21"/>
              </w:rPr>
              <w:t>是</w:t>
            </w:r>
          </w:p>
        </w:tc>
      </w:tr>
      <w:tr w:rsidR="009E30B3" w:rsidTr="00241EAD">
        <w:trPr>
          <w:trHeight w:val="405"/>
        </w:trPr>
        <w:tc>
          <w:tcPr>
            <w:tcW w:w="1838" w:type="dxa"/>
            <w:vAlign w:val="center"/>
          </w:tcPr>
          <w:p w:rsidR="009E30B3" w:rsidRPr="00576377" w:rsidRDefault="009E30B3" w:rsidP="00241EAD">
            <w:pPr>
              <w:jc w:val="center"/>
              <w:rPr>
                <w:strike/>
                <w:color w:val="FF0000"/>
              </w:rPr>
            </w:pPr>
            <w:r w:rsidRPr="00576377">
              <w:rPr>
                <w:rFonts w:ascii="Tahoma" w:hAnsi="Tahoma" w:cs="Tahoma"/>
                <w:strike/>
                <w:color w:val="FF0000"/>
              </w:rPr>
              <w:t>authCode</w:t>
            </w:r>
          </w:p>
        </w:tc>
        <w:tc>
          <w:tcPr>
            <w:tcW w:w="2655" w:type="dxa"/>
            <w:gridSpan w:val="2"/>
            <w:vAlign w:val="center"/>
          </w:tcPr>
          <w:p w:rsidR="009E30B3" w:rsidRPr="00576377" w:rsidRDefault="009E30B3" w:rsidP="00241EAD">
            <w:pPr>
              <w:jc w:val="center"/>
              <w:rPr>
                <w:bCs/>
                <w:strike/>
                <w:color w:val="FF0000"/>
                <w:szCs w:val="21"/>
              </w:rPr>
            </w:pPr>
            <w:r w:rsidRPr="00576377">
              <w:rPr>
                <w:rFonts w:hint="eastAsia"/>
                <w:bCs/>
                <w:strike/>
                <w:color w:val="FF0000"/>
                <w:szCs w:val="21"/>
              </w:rPr>
              <w:t>验证码</w:t>
            </w:r>
          </w:p>
        </w:tc>
        <w:tc>
          <w:tcPr>
            <w:tcW w:w="2727" w:type="dxa"/>
            <w:vAlign w:val="center"/>
          </w:tcPr>
          <w:p w:rsidR="009E30B3" w:rsidRPr="00576377" w:rsidRDefault="009E30B3" w:rsidP="00241EAD">
            <w:pPr>
              <w:jc w:val="left"/>
              <w:rPr>
                <w:rFonts w:ascii="微软雅黑" w:eastAsia="微软雅黑" w:hAnsi="微软雅黑"/>
                <w:strike/>
                <w:color w:val="FF0000"/>
              </w:rPr>
            </w:pPr>
          </w:p>
        </w:tc>
        <w:tc>
          <w:tcPr>
            <w:tcW w:w="1847" w:type="dxa"/>
            <w:vAlign w:val="center"/>
          </w:tcPr>
          <w:p w:rsidR="009E30B3" w:rsidRPr="00576377" w:rsidRDefault="009E30B3" w:rsidP="00241EAD">
            <w:pPr>
              <w:jc w:val="center"/>
              <w:rPr>
                <w:bCs/>
                <w:strike/>
                <w:color w:val="FF0000"/>
                <w:szCs w:val="21"/>
              </w:rPr>
            </w:pPr>
            <w:r w:rsidRPr="00576377">
              <w:rPr>
                <w:rFonts w:hint="eastAsia"/>
                <w:bCs/>
                <w:strike/>
                <w:color w:val="FF0000"/>
                <w:szCs w:val="21"/>
              </w:rPr>
              <w:t>是</w:t>
            </w:r>
          </w:p>
        </w:tc>
      </w:tr>
      <w:tr w:rsidR="009E30B3" w:rsidTr="00241EAD">
        <w:tc>
          <w:tcPr>
            <w:tcW w:w="1838" w:type="dxa"/>
            <w:shd w:val="clear" w:color="auto" w:fill="A6A6A6" w:themeFill="background1" w:themeFillShade="A6"/>
            <w:vAlign w:val="center"/>
          </w:tcPr>
          <w:p w:rsidR="009E30B3" w:rsidRDefault="009E30B3" w:rsidP="00241EAD">
            <w:pPr>
              <w:jc w:val="center"/>
              <w:rPr>
                <w:bCs/>
                <w:szCs w:val="21"/>
              </w:rPr>
            </w:pPr>
            <w:r>
              <w:rPr>
                <w:rFonts w:hint="eastAsia"/>
              </w:rPr>
              <w:t>参数</w:t>
            </w:r>
            <w:r>
              <w:t>jsonStr</w:t>
            </w:r>
            <w:r>
              <w:rPr>
                <w:rFonts w:hint="eastAsia"/>
              </w:rPr>
              <w:t>：</w:t>
            </w:r>
          </w:p>
        </w:tc>
        <w:tc>
          <w:tcPr>
            <w:tcW w:w="7229" w:type="dxa"/>
            <w:gridSpan w:val="4"/>
            <w:vAlign w:val="center"/>
          </w:tcPr>
          <w:p w:rsidR="009E30B3" w:rsidRPr="007856FB" w:rsidRDefault="009E30B3" w:rsidP="00241EA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t>mobile</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hint="eastAsia"/>
                <w:bCs/>
                <w:szCs w:val="21"/>
              </w:rPr>
              <w:t>登录帐号</w:t>
            </w:r>
            <w:r w:rsidRPr="007856FB">
              <w:rPr>
                <w:rFonts w:ascii="Consolas" w:eastAsia="Consolas" w:hAnsi="Consolas" w:hint="eastAsia"/>
                <w:b/>
                <w:color w:val="0070C0"/>
                <w:sz w:val="24"/>
                <w:highlight w:val="white"/>
              </w:rPr>
              <w:t>"</w:t>
            </w:r>
            <w:r w:rsidRPr="007856FB">
              <w:rPr>
                <w:rFonts w:ascii="Consolas" w:eastAsia="Consolas" w:hAnsi="Consolas"/>
                <w:b/>
                <w:color w:val="0070C0"/>
                <w:sz w:val="24"/>
                <w:highlight w:val="white"/>
              </w:rPr>
              <w:t>,</w:t>
            </w:r>
            <w:r w:rsidRPr="007856FB">
              <w:rPr>
                <w:rFonts w:ascii="Consolas" w:eastAsia="Consolas" w:hAnsi="Consolas" w:hint="eastAsia"/>
                <w:b/>
                <w:color w:val="0070C0"/>
                <w:sz w:val="24"/>
                <w:highlight w:val="white"/>
              </w:rPr>
              <w:t>"</w:t>
            </w:r>
            <w:r>
              <w:t xml:space="preserve"> newP</w:t>
            </w:r>
            <w:r w:rsidRPr="001112AF">
              <w:t>assWord</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hint="eastAsia"/>
                <w:b/>
                <w:bCs/>
                <w:color w:val="0070C0"/>
                <w:szCs w:val="21"/>
              </w:rPr>
              <w:t>新</w:t>
            </w:r>
            <w:r w:rsidRPr="007856FB">
              <w:rPr>
                <w:rFonts w:hint="eastAsia"/>
                <w:b/>
                <w:bCs/>
                <w:color w:val="0070C0"/>
                <w:szCs w:val="21"/>
              </w:rPr>
              <w:t>密码</w:t>
            </w:r>
            <w:r w:rsidRPr="007856FB">
              <w:rPr>
                <w:rFonts w:ascii="Consolas" w:eastAsia="Consolas" w:hAnsi="Consolas" w:hint="eastAsia"/>
                <w:b/>
                <w:color w:val="0070C0"/>
                <w:sz w:val="24"/>
                <w:highlight w:val="white"/>
              </w:rPr>
              <w:t>"</w:t>
            </w:r>
            <w:r w:rsidRPr="007856FB">
              <w:rPr>
                <w:rFonts w:ascii="Consolas" w:eastAsiaTheme="minorEastAsia" w:hAnsi="Consolas" w:hint="eastAsia"/>
                <w:b/>
                <w:color w:val="0070C0"/>
                <w:sz w:val="24"/>
              </w:rPr>
              <w:t>,</w:t>
            </w:r>
            <w:r w:rsidRPr="007856FB">
              <w:rPr>
                <w:rFonts w:ascii="Consolas" w:eastAsia="Consolas" w:hAnsi="Consolas" w:hint="eastAsia"/>
                <w:b/>
                <w:color w:val="0070C0"/>
                <w:sz w:val="24"/>
                <w:highlight w:val="white"/>
              </w:rPr>
              <w:t>"</w:t>
            </w:r>
            <w:r>
              <w:t xml:space="preserve"> oldPassword</w:t>
            </w:r>
            <w:r w:rsidRPr="007856FB">
              <w:rPr>
                <w:rFonts w:ascii="Consolas" w:eastAsia="Consolas" w:hAnsi="Consolas" w:hint="eastAsia"/>
                <w:b/>
                <w:color w:val="0070C0"/>
                <w:sz w:val="24"/>
                <w:highlight w:val="white"/>
              </w:rPr>
              <w:t xml:space="preserve"> "</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Consolas" w:eastAsia="Consolas" w:hAnsi="Consolas" w:hint="eastAsia"/>
                <w:b/>
                <w:color w:val="0070C0"/>
                <w:sz w:val="24"/>
                <w:highlight w:val="white"/>
              </w:rPr>
              <w:t>旧</w:t>
            </w:r>
            <w:r w:rsidRPr="007856FB">
              <w:rPr>
                <w:rFonts w:hint="eastAsia"/>
                <w:b/>
                <w:bCs/>
                <w:color w:val="0070C0"/>
                <w:szCs w:val="21"/>
              </w:rPr>
              <w:t>密码</w:t>
            </w:r>
            <w:r w:rsidRPr="007856FB">
              <w:rPr>
                <w:rFonts w:ascii="Consolas" w:eastAsia="Consolas" w:hAnsi="Consolas" w:hint="eastAsia"/>
                <w:b/>
                <w:color w:val="0070C0"/>
                <w:sz w:val="24"/>
                <w:highlight w:val="white"/>
              </w:rPr>
              <w:t>"</w:t>
            </w:r>
            <w:r>
              <w:rPr>
                <w:rFonts w:asciiTheme="minorEastAsia" w:eastAsiaTheme="minorEastAsia" w:hAnsiTheme="minorEastAsia" w:hint="eastAsia"/>
                <w:b/>
                <w:color w:val="0070C0"/>
                <w:sz w:val="24"/>
                <w:highlight w:val="white"/>
              </w:rPr>
              <w:t>，</w:t>
            </w:r>
            <w:r w:rsidRPr="00840DFA">
              <w:rPr>
                <w:rFonts w:ascii="Consolas" w:eastAsiaTheme="minorEastAsia" w:hAnsi="Consolas" w:hint="eastAsia"/>
                <w:b/>
                <w:strike/>
                <w:color w:val="FF0000"/>
                <w:sz w:val="24"/>
              </w:rPr>
              <w:t>"authCode":"</w:t>
            </w:r>
            <w:r w:rsidRPr="00840DFA">
              <w:rPr>
                <w:rFonts w:ascii="Consolas" w:eastAsiaTheme="minorEastAsia" w:hAnsi="Consolas" w:hint="eastAsia"/>
                <w:b/>
                <w:strike/>
                <w:color w:val="FF0000"/>
                <w:sz w:val="24"/>
              </w:rPr>
              <w:t>验证码</w:t>
            </w:r>
            <w:r w:rsidRPr="00840DFA">
              <w:rPr>
                <w:rFonts w:ascii="Consolas" w:eastAsiaTheme="minorEastAsia" w:hAnsi="Consolas" w:hint="eastAsia"/>
                <w:b/>
                <w:strike/>
                <w:color w:val="FF0000"/>
                <w:sz w:val="24"/>
              </w:rPr>
              <w:t>"</w:t>
            </w:r>
            <w:r w:rsidRPr="007856FB">
              <w:rPr>
                <w:rFonts w:ascii="Consolas" w:eastAsia="Consolas" w:hAnsi="Consolas"/>
                <w:b/>
                <w:color w:val="0070C0"/>
                <w:sz w:val="24"/>
              </w:rPr>
              <w:t>}</w:t>
            </w:r>
          </w:p>
        </w:tc>
      </w:tr>
      <w:tr w:rsidR="009E30B3" w:rsidTr="00241EAD">
        <w:tc>
          <w:tcPr>
            <w:tcW w:w="1838" w:type="dxa"/>
            <w:shd w:val="clear" w:color="auto" w:fill="A6A6A6" w:themeFill="background1" w:themeFillShade="A6"/>
            <w:vAlign w:val="center"/>
          </w:tcPr>
          <w:p w:rsidR="009E30B3" w:rsidRDefault="009E30B3"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9E30B3" w:rsidRDefault="009E30B3" w:rsidP="00241EAD">
            <w:pPr>
              <w:ind w:firstLine="210"/>
              <w:jc w:val="center"/>
              <w:rPr>
                <w:rFonts w:ascii="宋体" w:hAnsi="宋体"/>
                <w:bCs/>
                <w:szCs w:val="21"/>
              </w:rPr>
            </w:pPr>
          </w:p>
        </w:tc>
        <w:tc>
          <w:tcPr>
            <w:tcW w:w="2762" w:type="dxa"/>
            <w:gridSpan w:val="2"/>
            <w:shd w:val="clear" w:color="auto" w:fill="A6A6A6" w:themeFill="background1" w:themeFillShade="A6"/>
          </w:tcPr>
          <w:p w:rsidR="009E30B3" w:rsidRDefault="009E30B3" w:rsidP="00241EAD">
            <w:pPr>
              <w:ind w:firstLine="210"/>
              <w:jc w:val="center"/>
              <w:rPr>
                <w:rFonts w:ascii="宋体" w:hAnsi="宋体"/>
                <w:bCs/>
                <w:szCs w:val="21"/>
              </w:rPr>
            </w:pPr>
          </w:p>
        </w:tc>
        <w:tc>
          <w:tcPr>
            <w:tcW w:w="1847" w:type="dxa"/>
            <w:shd w:val="clear" w:color="auto" w:fill="A6A6A6" w:themeFill="background1" w:themeFillShade="A6"/>
          </w:tcPr>
          <w:p w:rsidR="009E30B3" w:rsidRDefault="009E30B3" w:rsidP="00241EAD">
            <w:pPr>
              <w:ind w:firstLine="210"/>
              <w:jc w:val="center"/>
              <w:rPr>
                <w:rFonts w:ascii="宋体" w:hAnsi="宋体"/>
                <w:bCs/>
                <w:szCs w:val="21"/>
              </w:rPr>
            </w:pPr>
          </w:p>
        </w:tc>
      </w:tr>
      <w:tr w:rsidR="009E30B3" w:rsidTr="00241EAD">
        <w:tc>
          <w:tcPr>
            <w:tcW w:w="1838" w:type="dxa"/>
            <w:shd w:val="clear" w:color="auto" w:fill="auto"/>
            <w:vAlign w:val="center"/>
          </w:tcPr>
          <w:p w:rsidR="009E30B3" w:rsidRPr="001112AF" w:rsidRDefault="009E30B3" w:rsidP="00241EAD">
            <w:pPr>
              <w:jc w:val="center"/>
            </w:pPr>
            <w:r w:rsidRPr="001112AF">
              <w:t>userName</w:t>
            </w:r>
          </w:p>
        </w:tc>
        <w:tc>
          <w:tcPr>
            <w:tcW w:w="2620" w:type="dxa"/>
            <w:shd w:val="clear" w:color="auto" w:fill="auto"/>
            <w:vAlign w:val="center"/>
          </w:tcPr>
          <w:p w:rsidR="009E30B3" w:rsidRPr="001112AF" w:rsidRDefault="009E30B3" w:rsidP="00241EAD">
            <w:pPr>
              <w:jc w:val="center"/>
              <w:rPr>
                <w:bCs/>
                <w:szCs w:val="21"/>
              </w:rPr>
            </w:pPr>
            <w:r>
              <w:rPr>
                <w:rFonts w:hint="eastAsia"/>
                <w:bCs/>
                <w:szCs w:val="21"/>
              </w:rPr>
              <w:t>用</w:t>
            </w:r>
            <w:r>
              <w:rPr>
                <w:bCs/>
                <w:szCs w:val="21"/>
              </w:rPr>
              <w:t>户名</w:t>
            </w:r>
          </w:p>
        </w:tc>
        <w:tc>
          <w:tcPr>
            <w:tcW w:w="2762" w:type="dxa"/>
            <w:gridSpan w:val="2"/>
            <w:shd w:val="clear" w:color="auto" w:fill="auto"/>
          </w:tcPr>
          <w:p w:rsidR="009E30B3" w:rsidRDefault="009E30B3" w:rsidP="00241EAD">
            <w:pPr>
              <w:ind w:firstLine="210"/>
              <w:jc w:val="center"/>
              <w:rPr>
                <w:rFonts w:ascii="宋体" w:hAnsi="宋体"/>
                <w:bCs/>
                <w:szCs w:val="21"/>
              </w:rPr>
            </w:pPr>
          </w:p>
        </w:tc>
        <w:tc>
          <w:tcPr>
            <w:tcW w:w="1847" w:type="dxa"/>
            <w:shd w:val="clear" w:color="auto" w:fill="auto"/>
          </w:tcPr>
          <w:p w:rsidR="009E30B3" w:rsidRDefault="009E30B3" w:rsidP="00241EAD">
            <w:pPr>
              <w:ind w:firstLine="210"/>
              <w:jc w:val="center"/>
              <w:rPr>
                <w:rFonts w:ascii="宋体" w:hAnsi="宋体"/>
                <w:bCs/>
                <w:szCs w:val="21"/>
              </w:rPr>
            </w:pPr>
          </w:p>
        </w:tc>
      </w:tr>
      <w:tr w:rsidR="009E30B3" w:rsidTr="00241EAD">
        <w:tc>
          <w:tcPr>
            <w:tcW w:w="1838" w:type="dxa"/>
            <w:shd w:val="clear" w:color="auto" w:fill="auto"/>
            <w:vAlign w:val="center"/>
          </w:tcPr>
          <w:p w:rsidR="009E30B3" w:rsidRPr="001112AF" w:rsidRDefault="009E30B3" w:rsidP="00241EAD">
            <w:pPr>
              <w:jc w:val="center"/>
              <w:rPr>
                <w:b/>
                <w:bCs/>
                <w:szCs w:val="21"/>
              </w:rPr>
            </w:pPr>
            <w:r w:rsidRPr="004A7464">
              <w:rPr>
                <w:rFonts w:ascii="Courier New" w:hAnsi="Courier New" w:cs="Courier New"/>
              </w:rPr>
              <w:t>userId</w:t>
            </w:r>
          </w:p>
        </w:tc>
        <w:tc>
          <w:tcPr>
            <w:tcW w:w="2620" w:type="dxa"/>
            <w:shd w:val="clear" w:color="auto" w:fill="auto"/>
            <w:vAlign w:val="center"/>
          </w:tcPr>
          <w:p w:rsidR="009E30B3" w:rsidRPr="001112AF" w:rsidRDefault="009E30B3" w:rsidP="00241EAD">
            <w:pPr>
              <w:jc w:val="center"/>
              <w:rPr>
                <w:rFonts w:ascii="Courier New" w:hAnsi="Courier New" w:cs="Courier New"/>
              </w:rPr>
            </w:pPr>
            <w:r w:rsidRPr="004A7464">
              <w:rPr>
                <w:rFonts w:hint="eastAsia"/>
                <w:bCs/>
                <w:szCs w:val="21"/>
              </w:rPr>
              <w:t>用户</w:t>
            </w:r>
            <w:r w:rsidRPr="004A7464">
              <w:rPr>
                <w:rFonts w:hint="eastAsia"/>
                <w:bCs/>
                <w:szCs w:val="21"/>
              </w:rPr>
              <w:t>ID</w:t>
            </w:r>
          </w:p>
        </w:tc>
        <w:tc>
          <w:tcPr>
            <w:tcW w:w="2762" w:type="dxa"/>
            <w:gridSpan w:val="2"/>
            <w:shd w:val="clear" w:color="auto" w:fill="auto"/>
          </w:tcPr>
          <w:p w:rsidR="009E30B3" w:rsidRDefault="009E30B3" w:rsidP="00241EAD">
            <w:pPr>
              <w:ind w:firstLine="210"/>
              <w:jc w:val="center"/>
              <w:rPr>
                <w:rFonts w:ascii="宋体" w:hAnsi="宋体"/>
                <w:bCs/>
                <w:szCs w:val="21"/>
              </w:rPr>
            </w:pPr>
          </w:p>
        </w:tc>
        <w:tc>
          <w:tcPr>
            <w:tcW w:w="1847" w:type="dxa"/>
            <w:shd w:val="clear" w:color="auto" w:fill="auto"/>
          </w:tcPr>
          <w:p w:rsidR="009E30B3" w:rsidRDefault="009E30B3" w:rsidP="00241EAD">
            <w:pPr>
              <w:ind w:firstLine="210"/>
              <w:jc w:val="center"/>
              <w:rPr>
                <w:rFonts w:ascii="宋体" w:hAnsi="宋体"/>
                <w:bCs/>
                <w:szCs w:val="21"/>
              </w:rPr>
            </w:pPr>
          </w:p>
        </w:tc>
      </w:tr>
      <w:tr w:rsidR="009E30B3" w:rsidRPr="00F64465" w:rsidTr="00241EAD">
        <w:tc>
          <w:tcPr>
            <w:tcW w:w="1838" w:type="dxa"/>
            <w:shd w:val="clear" w:color="auto" w:fill="FFFFFF" w:themeFill="background1"/>
            <w:vAlign w:val="center"/>
          </w:tcPr>
          <w:p w:rsidR="009E30B3" w:rsidRPr="00F64465" w:rsidRDefault="009E30B3" w:rsidP="00241EA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9E30B3" w:rsidRPr="00F64465" w:rsidRDefault="009E30B3" w:rsidP="00241E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9E30B3" w:rsidRPr="00F64465" w:rsidRDefault="009E30B3" w:rsidP="00241E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9E30B3" w:rsidRPr="00F64465" w:rsidRDefault="009E30B3" w:rsidP="00241EAD">
            <w:pPr>
              <w:widowControl/>
              <w:jc w:val="center"/>
              <w:rPr>
                <w:rFonts w:ascii="Consolas" w:hAnsi="Consolas" w:cs="Consolas"/>
                <w:szCs w:val="21"/>
              </w:rPr>
            </w:pPr>
          </w:p>
        </w:tc>
      </w:tr>
      <w:tr w:rsidR="009E30B3" w:rsidRPr="00F64465" w:rsidTr="00241EAD">
        <w:tc>
          <w:tcPr>
            <w:tcW w:w="1838" w:type="dxa"/>
            <w:shd w:val="clear" w:color="auto" w:fill="FFFFFF" w:themeFill="background1"/>
            <w:vAlign w:val="center"/>
          </w:tcPr>
          <w:p w:rsidR="009E30B3" w:rsidRPr="00F64465" w:rsidRDefault="009E30B3" w:rsidP="00241EA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9E30B3" w:rsidRPr="00F64465" w:rsidRDefault="009E30B3" w:rsidP="00241E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9E30B3" w:rsidRPr="00F64465" w:rsidRDefault="009E30B3" w:rsidP="00241E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9E30B3" w:rsidRPr="00F64465" w:rsidRDefault="009E30B3" w:rsidP="00241EAD">
            <w:pPr>
              <w:widowControl/>
              <w:jc w:val="center"/>
              <w:rPr>
                <w:rFonts w:ascii="Consolas" w:hAnsi="Consolas" w:cs="Consolas"/>
                <w:szCs w:val="21"/>
              </w:rPr>
            </w:pPr>
          </w:p>
        </w:tc>
      </w:tr>
      <w:tr w:rsidR="009E30B3" w:rsidTr="00241EAD">
        <w:tc>
          <w:tcPr>
            <w:tcW w:w="1838" w:type="dxa"/>
            <w:shd w:val="clear" w:color="auto" w:fill="A6A6A6" w:themeFill="background1" w:themeFillShade="A6"/>
            <w:vAlign w:val="center"/>
          </w:tcPr>
          <w:p w:rsidR="009E30B3" w:rsidRDefault="009E30B3"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9E30B3" w:rsidRDefault="009E30B3" w:rsidP="00241EAD">
            <w:pPr>
              <w:jc w:val="left"/>
              <w:rPr>
                <w:rFonts w:ascii="Consolas" w:hAnsi="Consolas" w:cs="Consolas"/>
                <w:bCs/>
                <w:szCs w:val="21"/>
              </w:rPr>
            </w:pPr>
            <w:r w:rsidRPr="00D909F3">
              <w:rPr>
                <w:rFonts w:ascii="Consolas" w:hAnsi="Consolas" w:cs="Consolas" w:hint="eastAsia"/>
                <w:bCs/>
                <w:color w:val="5B9BD5" w:themeColor="accent1"/>
                <w:sz w:val="24"/>
                <w:szCs w:val="24"/>
              </w:rPr>
              <w:t>{</w:t>
            </w:r>
            <w:r w:rsidRPr="00D909F3">
              <w:rPr>
                <w:rFonts w:ascii="Consolas" w:eastAsia="Consolas" w:hAnsi="Consolas" w:hint="eastAsia"/>
                <w:color w:val="5B9BD5" w:themeColor="accent1"/>
                <w:sz w:val="24"/>
                <w:highlight w:val="white"/>
              </w:rPr>
              <w:t>"</w:t>
            </w:r>
            <w:r w:rsidRPr="00D909F3">
              <w:rPr>
                <w:color w:val="5B9BD5" w:themeColor="accent1"/>
              </w:rPr>
              <w:t>userName</w:t>
            </w:r>
            <w:r w:rsidRPr="00D909F3">
              <w:rPr>
                <w:rFonts w:ascii="Consolas" w:eastAsia="Consolas" w:hAnsi="Consolas" w:hint="eastAsia"/>
                <w:color w:val="5B9BD5" w:themeColor="accent1"/>
                <w:sz w:val="24"/>
                <w:highlight w:val="white"/>
              </w:rPr>
              <w:t>"</w:t>
            </w:r>
            <w:r w:rsidRPr="00D909F3">
              <w:rPr>
                <w:rFonts w:ascii="Consolas" w:hAnsi="Consolas" w:hint="eastAsia"/>
                <w:color w:val="5B9BD5" w:themeColor="accent1"/>
                <w:sz w:val="24"/>
                <w:highlight w:val="white"/>
              </w:rPr>
              <w:t>:</w:t>
            </w:r>
            <w:r w:rsidRPr="00D909F3">
              <w:rPr>
                <w:rFonts w:ascii="Consolas" w:eastAsia="Consolas" w:hAnsi="Consolas" w:hint="eastAsia"/>
                <w:color w:val="5B9BD5" w:themeColor="accent1"/>
                <w:sz w:val="24"/>
                <w:highlight w:val="white"/>
              </w:rPr>
              <w:t>"</w:t>
            </w:r>
            <w:r w:rsidRPr="00D909F3">
              <w:rPr>
                <w:rFonts w:hint="eastAsia"/>
                <w:bCs/>
                <w:color w:val="5B9BD5" w:themeColor="accent1"/>
                <w:szCs w:val="21"/>
              </w:rPr>
              <w:t>用</w:t>
            </w:r>
            <w:r w:rsidRPr="00D909F3">
              <w:rPr>
                <w:bCs/>
                <w:color w:val="5B9BD5" w:themeColor="accent1"/>
                <w:szCs w:val="21"/>
              </w:rPr>
              <w:t>户名</w:t>
            </w:r>
            <w:r w:rsidRPr="00D909F3">
              <w:rPr>
                <w:rFonts w:ascii="Consolas" w:eastAsia="Consolas" w:hAnsi="Consolas" w:hint="eastAsia"/>
                <w:color w:val="5B9BD5" w:themeColor="accent1"/>
                <w:sz w:val="24"/>
                <w:highlight w:val="white"/>
              </w:rPr>
              <w:t>"</w:t>
            </w:r>
            <w:r w:rsidRPr="00D909F3">
              <w:rPr>
                <w:rFonts w:ascii="Consolas" w:hAnsi="Consolas" w:hint="eastAsia"/>
                <w:color w:val="5B9BD5" w:themeColor="accent1"/>
                <w:sz w:val="24"/>
              </w:rPr>
              <w:t>,</w:t>
            </w:r>
            <w:r w:rsidRPr="00D909F3">
              <w:rPr>
                <w:rFonts w:ascii="Consolas" w:eastAsia="Consolas" w:hAnsi="Consolas" w:hint="eastAsia"/>
                <w:color w:val="5B9BD5" w:themeColor="accent1"/>
                <w:sz w:val="24"/>
                <w:highlight w:val="white"/>
              </w:rPr>
              <w:t>"</w:t>
            </w:r>
            <w:r w:rsidRPr="00D909F3">
              <w:rPr>
                <w:rFonts w:ascii="Courier New" w:hAnsi="Courier New" w:cs="Courier New"/>
                <w:color w:val="5B9BD5" w:themeColor="accent1"/>
              </w:rPr>
              <w:t>userId</w:t>
            </w:r>
            <w:r w:rsidRPr="00D909F3">
              <w:rPr>
                <w:rFonts w:ascii="Consolas" w:eastAsia="Consolas" w:hAnsi="Consolas" w:hint="eastAsia"/>
                <w:color w:val="5B9BD5" w:themeColor="accent1"/>
                <w:sz w:val="24"/>
                <w:highlight w:val="white"/>
              </w:rPr>
              <w:t>"</w:t>
            </w:r>
            <w:r w:rsidRPr="00D909F3">
              <w:rPr>
                <w:rFonts w:ascii="Consolas" w:hAnsi="Consolas" w:hint="eastAsia"/>
                <w:color w:val="5B9BD5" w:themeColor="accent1"/>
                <w:sz w:val="24"/>
                <w:highlight w:val="white"/>
              </w:rPr>
              <w:t>:</w:t>
            </w:r>
            <w:r w:rsidRPr="00D909F3">
              <w:rPr>
                <w:rFonts w:ascii="Consolas" w:eastAsia="Consolas" w:hAnsi="Consolas" w:hint="eastAsia"/>
                <w:color w:val="5B9BD5" w:themeColor="accent1"/>
                <w:sz w:val="24"/>
                <w:highlight w:val="white"/>
              </w:rPr>
              <w:t>"</w:t>
            </w:r>
            <w:r w:rsidRPr="00D909F3">
              <w:rPr>
                <w:rFonts w:hint="eastAsia"/>
                <w:bCs/>
                <w:color w:val="5B9BD5" w:themeColor="accent1"/>
                <w:szCs w:val="21"/>
              </w:rPr>
              <w:t>用户</w:t>
            </w:r>
            <w:r w:rsidRPr="00D909F3">
              <w:rPr>
                <w:rFonts w:hint="eastAsia"/>
                <w:bCs/>
                <w:color w:val="5B9BD5" w:themeColor="accent1"/>
                <w:szCs w:val="21"/>
              </w:rPr>
              <w:t>ID</w:t>
            </w:r>
            <w:r w:rsidRPr="00D909F3">
              <w:rPr>
                <w:rFonts w:ascii="Consolas" w:eastAsia="Consolas" w:hAnsi="Consolas" w:hint="eastAsia"/>
                <w:color w:val="5B9BD5" w:themeColor="accent1"/>
                <w:sz w:val="24"/>
                <w:highlight w:val="white"/>
              </w:rPr>
              <w:t>"</w:t>
            </w:r>
            <w:r w:rsidRPr="00D909F3">
              <w:rPr>
                <w:rFonts w:ascii="Consolas" w:hAnsi="Consolas" w:hint="eastAsia"/>
                <w:color w:val="5B9BD5" w:themeColor="accent1"/>
                <w:sz w:val="24"/>
              </w:rPr>
              <w:t>,</w:t>
            </w:r>
            <w:r w:rsidRPr="00D909F3">
              <w:rPr>
                <w:rFonts w:ascii="Consolas" w:eastAsia="Consolas" w:hAnsi="Consolas" w:hint="eastAsia"/>
                <w:color w:val="5B9BD5" w:themeColor="accent1"/>
                <w:sz w:val="24"/>
                <w:highlight w:val="white"/>
              </w:rPr>
              <w:t>"</w:t>
            </w:r>
            <w:r w:rsidRPr="00D909F3">
              <w:rPr>
                <w:rFonts w:ascii="Consolas" w:hAnsi="Consolas" w:cs="Consolas" w:hint="eastAsia"/>
                <w:color w:val="5B9BD5" w:themeColor="accent1"/>
                <w:szCs w:val="21"/>
              </w:rPr>
              <w:t>rspCode</w:t>
            </w:r>
            <w:r w:rsidRPr="00D909F3">
              <w:rPr>
                <w:rFonts w:ascii="Consolas" w:eastAsia="Consolas" w:hAnsi="Consolas" w:hint="eastAsia"/>
                <w:color w:val="5B9BD5" w:themeColor="accent1"/>
                <w:sz w:val="24"/>
                <w:highlight w:val="white"/>
              </w:rPr>
              <w:t>"</w:t>
            </w:r>
            <w:r w:rsidRPr="00D909F3">
              <w:rPr>
                <w:rFonts w:ascii="Consolas" w:hAnsi="Consolas" w:hint="eastAsia"/>
                <w:color w:val="5B9BD5" w:themeColor="accent1"/>
                <w:sz w:val="24"/>
                <w:highlight w:val="white"/>
              </w:rPr>
              <w:t>:</w:t>
            </w:r>
            <w:r w:rsidRPr="00D909F3">
              <w:rPr>
                <w:rFonts w:ascii="Consolas" w:eastAsia="Consolas" w:hAnsi="Consolas" w:hint="eastAsia"/>
                <w:color w:val="5B9BD5" w:themeColor="accent1"/>
                <w:sz w:val="24"/>
                <w:highlight w:val="white"/>
              </w:rPr>
              <w:t>"</w:t>
            </w:r>
            <w:r w:rsidRPr="00D909F3">
              <w:rPr>
                <w:rFonts w:hint="eastAsia"/>
                <w:bCs/>
                <w:color w:val="5B9BD5" w:themeColor="accent1"/>
                <w:szCs w:val="21"/>
              </w:rPr>
              <w:t>0</w:t>
            </w:r>
            <w:r w:rsidRPr="00D909F3">
              <w:rPr>
                <w:bCs/>
                <w:color w:val="5B9BD5" w:themeColor="accent1"/>
                <w:szCs w:val="21"/>
              </w:rPr>
              <w:t>00</w:t>
            </w:r>
            <w:r w:rsidRPr="00D909F3">
              <w:rPr>
                <w:rFonts w:ascii="Consolas" w:eastAsia="Consolas" w:hAnsi="Consolas" w:hint="eastAsia"/>
                <w:color w:val="5B9BD5" w:themeColor="accent1"/>
                <w:sz w:val="24"/>
                <w:highlight w:val="white"/>
              </w:rPr>
              <w:t>"</w:t>
            </w:r>
            <w:r w:rsidRPr="00D909F3">
              <w:rPr>
                <w:rFonts w:ascii="Consolas" w:hAnsi="Consolas" w:hint="eastAsia"/>
                <w:color w:val="5B9BD5" w:themeColor="accent1"/>
                <w:sz w:val="24"/>
              </w:rPr>
              <w:t>,</w:t>
            </w:r>
            <w:r w:rsidRPr="00D909F3">
              <w:rPr>
                <w:rFonts w:ascii="Consolas" w:eastAsia="Consolas" w:hAnsi="Consolas" w:hint="eastAsia"/>
                <w:color w:val="5B9BD5" w:themeColor="accent1"/>
                <w:sz w:val="24"/>
                <w:highlight w:val="white"/>
              </w:rPr>
              <w:t>"</w:t>
            </w:r>
            <w:r w:rsidRPr="00D909F3">
              <w:rPr>
                <w:rFonts w:ascii="Consolas" w:hAnsi="Consolas" w:cs="Consolas" w:hint="eastAsia"/>
                <w:color w:val="5B9BD5" w:themeColor="accent1"/>
                <w:szCs w:val="21"/>
              </w:rPr>
              <w:t>rspDesc</w:t>
            </w:r>
            <w:r w:rsidRPr="00D909F3">
              <w:rPr>
                <w:rFonts w:ascii="Consolas" w:eastAsia="Consolas" w:hAnsi="Consolas" w:hint="eastAsia"/>
                <w:color w:val="5B9BD5" w:themeColor="accent1"/>
                <w:sz w:val="24"/>
                <w:highlight w:val="white"/>
              </w:rPr>
              <w:t>"</w:t>
            </w:r>
            <w:r w:rsidRPr="00D909F3">
              <w:rPr>
                <w:rFonts w:ascii="Consolas" w:hAnsi="Consolas" w:hint="eastAsia"/>
                <w:color w:val="5B9BD5" w:themeColor="accent1"/>
                <w:sz w:val="24"/>
              </w:rPr>
              <w:t>:</w:t>
            </w:r>
            <w:r w:rsidRPr="00D909F3">
              <w:rPr>
                <w:rFonts w:ascii="Consolas" w:eastAsia="Consolas" w:hAnsi="Consolas" w:hint="eastAsia"/>
                <w:color w:val="5B9BD5" w:themeColor="accent1"/>
                <w:sz w:val="24"/>
                <w:highlight w:val="white"/>
              </w:rPr>
              <w:t>"</w:t>
            </w:r>
            <w:r w:rsidRPr="00D909F3">
              <w:rPr>
                <w:rFonts w:hint="eastAsia"/>
                <w:bCs/>
                <w:color w:val="5B9BD5" w:themeColor="accent1"/>
                <w:szCs w:val="21"/>
              </w:rPr>
              <w:t>正常</w:t>
            </w:r>
            <w:r w:rsidRPr="00D909F3">
              <w:rPr>
                <w:rFonts w:ascii="Consolas" w:eastAsia="Consolas" w:hAnsi="Consolas" w:hint="eastAsia"/>
                <w:color w:val="5B9BD5" w:themeColor="accent1"/>
                <w:sz w:val="24"/>
                <w:highlight w:val="white"/>
              </w:rPr>
              <w:t>"</w:t>
            </w:r>
            <w:r w:rsidRPr="00D909F3">
              <w:rPr>
                <w:rFonts w:ascii="Consolas" w:eastAsia="Consolas" w:hAnsi="Consolas"/>
                <w:color w:val="5B9BD5" w:themeColor="accent1"/>
                <w:sz w:val="24"/>
              </w:rPr>
              <w:t>}</w:t>
            </w:r>
          </w:p>
        </w:tc>
      </w:tr>
    </w:tbl>
    <w:p w:rsidR="007F4758" w:rsidRDefault="00555A56" w:rsidP="007F4758">
      <w:pPr>
        <w:pStyle w:val="3"/>
      </w:pPr>
      <w:r>
        <w:t>5.2</w:t>
      </w:r>
      <w:r w:rsidR="007F4758">
        <w:rPr>
          <w:rFonts w:hint="eastAsia"/>
        </w:rPr>
        <w:t>注册账户</w:t>
      </w:r>
    </w:p>
    <w:p w:rsidR="007301CB" w:rsidRPr="00910C52" w:rsidRDefault="007301CB" w:rsidP="007301CB"/>
    <w:tbl>
      <w:tblPr>
        <w:tblStyle w:val="a7"/>
        <w:tblW w:w="9067" w:type="dxa"/>
        <w:tblLayout w:type="fixed"/>
        <w:tblLook w:val="04A0" w:firstRow="1" w:lastRow="0" w:firstColumn="1" w:lastColumn="0" w:noHBand="0" w:noVBand="1"/>
      </w:tblPr>
      <w:tblGrid>
        <w:gridCol w:w="1838"/>
        <w:gridCol w:w="2620"/>
        <w:gridCol w:w="35"/>
        <w:gridCol w:w="2727"/>
        <w:gridCol w:w="1847"/>
      </w:tblGrid>
      <w:tr w:rsidR="007301CB" w:rsidTr="00A41E9F">
        <w:tc>
          <w:tcPr>
            <w:tcW w:w="1838" w:type="dxa"/>
            <w:vAlign w:val="center"/>
          </w:tcPr>
          <w:p w:rsidR="007301CB" w:rsidRDefault="007301CB" w:rsidP="00A41E9F">
            <w:pPr>
              <w:jc w:val="center"/>
              <w:rPr>
                <w:bCs/>
                <w:szCs w:val="21"/>
              </w:rPr>
            </w:pPr>
            <w:r>
              <w:rPr>
                <w:bCs/>
                <w:szCs w:val="21"/>
              </w:rPr>
              <w:t>接口标识：</w:t>
            </w:r>
          </w:p>
        </w:tc>
        <w:tc>
          <w:tcPr>
            <w:tcW w:w="2655" w:type="dxa"/>
            <w:gridSpan w:val="2"/>
            <w:vAlign w:val="center"/>
          </w:tcPr>
          <w:p w:rsidR="007301CB" w:rsidRDefault="007301CB" w:rsidP="00A41E9F">
            <w:pPr>
              <w:jc w:val="center"/>
              <w:rPr>
                <w:bCs/>
                <w:szCs w:val="21"/>
              </w:rPr>
            </w:pPr>
            <w:r w:rsidRPr="000135B3">
              <w:rPr>
                <w:bCs/>
                <w:szCs w:val="21"/>
              </w:rPr>
              <w:t>registerAppUsers</w:t>
            </w:r>
          </w:p>
        </w:tc>
        <w:tc>
          <w:tcPr>
            <w:tcW w:w="2727" w:type="dxa"/>
          </w:tcPr>
          <w:p w:rsidR="007301CB" w:rsidRDefault="007301CB" w:rsidP="00A41E9F">
            <w:pPr>
              <w:jc w:val="left"/>
            </w:pPr>
          </w:p>
        </w:tc>
        <w:tc>
          <w:tcPr>
            <w:tcW w:w="1847" w:type="dxa"/>
          </w:tcPr>
          <w:p w:rsidR="007301CB" w:rsidRDefault="007301CB" w:rsidP="00A41E9F">
            <w:pPr>
              <w:jc w:val="left"/>
            </w:pPr>
          </w:p>
        </w:tc>
      </w:tr>
      <w:tr w:rsidR="007301CB" w:rsidTr="00A41E9F">
        <w:tc>
          <w:tcPr>
            <w:tcW w:w="1838" w:type="dxa"/>
            <w:shd w:val="clear" w:color="auto" w:fill="A6A6A6" w:themeFill="background1" w:themeFillShade="A6"/>
            <w:vAlign w:val="center"/>
          </w:tcPr>
          <w:p w:rsidR="007301CB" w:rsidRDefault="007301CB" w:rsidP="00A41E9F">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7301CB" w:rsidRDefault="007301CB" w:rsidP="00A41E9F">
            <w:pPr>
              <w:jc w:val="center"/>
              <w:rPr>
                <w:bCs/>
                <w:szCs w:val="21"/>
              </w:rPr>
            </w:pPr>
            <w:r w:rsidRPr="000135B3">
              <w:rPr>
                <w:bCs/>
                <w:szCs w:val="21"/>
              </w:rPr>
              <w:t>registerAppUsers</w:t>
            </w:r>
          </w:p>
        </w:tc>
        <w:tc>
          <w:tcPr>
            <w:tcW w:w="2727" w:type="dxa"/>
          </w:tcPr>
          <w:p w:rsidR="007301CB" w:rsidRDefault="007301CB" w:rsidP="00A41E9F">
            <w:pPr>
              <w:jc w:val="center"/>
              <w:rPr>
                <w:bCs/>
                <w:szCs w:val="21"/>
              </w:rPr>
            </w:pPr>
          </w:p>
        </w:tc>
        <w:tc>
          <w:tcPr>
            <w:tcW w:w="1847" w:type="dxa"/>
          </w:tcPr>
          <w:p w:rsidR="007301CB" w:rsidRDefault="007301CB" w:rsidP="00A41E9F">
            <w:pPr>
              <w:jc w:val="center"/>
              <w:rPr>
                <w:bCs/>
                <w:szCs w:val="21"/>
              </w:rPr>
            </w:pPr>
          </w:p>
        </w:tc>
      </w:tr>
      <w:tr w:rsidR="007301CB" w:rsidTr="00A41E9F">
        <w:tc>
          <w:tcPr>
            <w:tcW w:w="1838" w:type="dxa"/>
            <w:shd w:val="clear" w:color="auto" w:fill="A6A6A6" w:themeFill="background1" w:themeFillShade="A6"/>
            <w:vAlign w:val="center"/>
          </w:tcPr>
          <w:p w:rsidR="007301CB" w:rsidRDefault="007301CB" w:rsidP="00A41E9F">
            <w:pPr>
              <w:jc w:val="center"/>
              <w:rPr>
                <w:bCs/>
                <w:szCs w:val="21"/>
              </w:rPr>
            </w:pPr>
            <w:r>
              <w:rPr>
                <w:bCs/>
                <w:szCs w:val="21"/>
              </w:rPr>
              <w:t>字段名</w:t>
            </w:r>
          </w:p>
        </w:tc>
        <w:tc>
          <w:tcPr>
            <w:tcW w:w="2655" w:type="dxa"/>
            <w:gridSpan w:val="2"/>
            <w:shd w:val="clear" w:color="auto" w:fill="A6A6A6" w:themeFill="background1" w:themeFillShade="A6"/>
            <w:vAlign w:val="center"/>
          </w:tcPr>
          <w:p w:rsidR="007301CB" w:rsidRDefault="007301CB" w:rsidP="00A41E9F">
            <w:pPr>
              <w:jc w:val="center"/>
              <w:rPr>
                <w:bCs/>
                <w:szCs w:val="21"/>
              </w:rPr>
            </w:pPr>
            <w:r>
              <w:rPr>
                <w:bCs/>
                <w:szCs w:val="21"/>
              </w:rPr>
              <w:t>说明</w:t>
            </w:r>
          </w:p>
        </w:tc>
        <w:tc>
          <w:tcPr>
            <w:tcW w:w="2727" w:type="dxa"/>
            <w:shd w:val="clear" w:color="auto" w:fill="A6A6A6" w:themeFill="background1" w:themeFillShade="A6"/>
          </w:tcPr>
          <w:p w:rsidR="007301CB" w:rsidRDefault="007301CB" w:rsidP="00A41E9F">
            <w:pPr>
              <w:jc w:val="center"/>
              <w:rPr>
                <w:bCs/>
                <w:szCs w:val="21"/>
              </w:rPr>
            </w:pPr>
            <w:r>
              <w:rPr>
                <w:bCs/>
                <w:szCs w:val="21"/>
              </w:rPr>
              <w:t>备注</w:t>
            </w:r>
          </w:p>
        </w:tc>
        <w:tc>
          <w:tcPr>
            <w:tcW w:w="1847" w:type="dxa"/>
            <w:shd w:val="clear" w:color="auto" w:fill="A6A6A6" w:themeFill="background1" w:themeFillShade="A6"/>
          </w:tcPr>
          <w:p w:rsidR="007301CB" w:rsidRDefault="007301CB" w:rsidP="00A41E9F">
            <w:pPr>
              <w:jc w:val="center"/>
              <w:rPr>
                <w:bCs/>
                <w:szCs w:val="21"/>
              </w:rPr>
            </w:pPr>
            <w:r>
              <w:rPr>
                <w:rFonts w:hint="eastAsia"/>
                <w:bCs/>
                <w:szCs w:val="21"/>
              </w:rPr>
              <w:t>是否必填项</w:t>
            </w:r>
          </w:p>
        </w:tc>
      </w:tr>
      <w:tr w:rsidR="007301CB" w:rsidRPr="0003204C" w:rsidTr="00A41E9F">
        <w:tc>
          <w:tcPr>
            <w:tcW w:w="1838" w:type="dxa"/>
            <w:shd w:val="clear" w:color="auto" w:fill="auto"/>
            <w:vAlign w:val="center"/>
          </w:tcPr>
          <w:p w:rsidR="007301CB" w:rsidRPr="0003204C" w:rsidRDefault="007301CB" w:rsidP="00A41E9F">
            <w:pPr>
              <w:jc w:val="center"/>
              <w:rPr>
                <w:rFonts w:ascii="Consolas" w:hAnsi="Consolas" w:cs="Consolas"/>
                <w:szCs w:val="21"/>
              </w:rPr>
            </w:pPr>
            <w:r w:rsidRPr="0003204C">
              <w:rPr>
                <w:bCs/>
                <w:szCs w:val="21"/>
              </w:rPr>
              <w:t>mobile</w:t>
            </w:r>
          </w:p>
        </w:tc>
        <w:tc>
          <w:tcPr>
            <w:tcW w:w="2655" w:type="dxa"/>
            <w:gridSpan w:val="2"/>
            <w:shd w:val="clear" w:color="auto" w:fill="auto"/>
            <w:vAlign w:val="center"/>
          </w:tcPr>
          <w:p w:rsidR="007301CB" w:rsidRPr="0003204C" w:rsidRDefault="007301CB" w:rsidP="00A41E9F">
            <w:pPr>
              <w:widowControl/>
              <w:jc w:val="center"/>
              <w:rPr>
                <w:rFonts w:ascii="Consolas" w:hAnsi="Consolas" w:cs="Consolas"/>
                <w:szCs w:val="21"/>
              </w:rPr>
            </w:pPr>
            <w:r>
              <w:rPr>
                <w:rFonts w:ascii="Consolas" w:hAnsi="Consolas" w:cs="Consolas" w:hint="eastAsia"/>
                <w:szCs w:val="21"/>
              </w:rPr>
              <w:t>手机</w:t>
            </w:r>
            <w:r>
              <w:rPr>
                <w:rFonts w:ascii="Consolas" w:hAnsi="Consolas" w:cs="Consolas"/>
                <w:szCs w:val="21"/>
              </w:rPr>
              <w:t>号码</w:t>
            </w:r>
          </w:p>
        </w:tc>
        <w:tc>
          <w:tcPr>
            <w:tcW w:w="2727" w:type="dxa"/>
            <w:shd w:val="clear" w:color="auto" w:fill="auto"/>
          </w:tcPr>
          <w:p w:rsidR="007301CB" w:rsidRPr="0003204C" w:rsidRDefault="007301CB" w:rsidP="00A41E9F">
            <w:pPr>
              <w:widowControl/>
              <w:jc w:val="center"/>
              <w:rPr>
                <w:rFonts w:ascii="Consolas" w:hAnsi="Consolas" w:cs="Consolas"/>
                <w:szCs w:val="21"/>
              </w:rPr>
            </w:pPr>
          </w:p>
        </w:tc>
        <w:tc>
          <w:tcPr>
            <w:tcW w:w="1847" w:type="dxa"/>
            <w:shd w:val="clear" w:color="auto" w:fill="auto"/>
          </w:tcPr>
          <w:p w:rsidR="007301CB" w:rsidRPr="0003204C" w:rsidRDefault="007301CB" w:rsidP="00A41E9F">
            <w:pPr>
              <w:widowControl/>
              <w:jc w:val="center"/>
              <w:rPr>
                <w:rFonts w:ascii="Consolas" w:hAnsi="Consolas" w:cs="Consolas"/>
                <w:szCs w:val="21"/>
              </w:rPr>
            </w:pPr>
            <w:r>
              <w:rPr>
                <w:rFonts w:ascii="Consolas" w:hAnsi="Consolas" w:cs="Consolas" w:hint="eastAsia"/>
                <w:szCs w:val="21"/>
              </w:rPr>
              <w:t>是</w:t>
            </w:r>
          </w:p>
        </w:tc>
      </w:tr>
      <w:tr w:rsidR="007301CB" w:rsidRPr="0003204C" w:rsidTr="00A41E9F">
        <w:tc>
          <w:tcPr>
            <w:tcW w:w="1838" w:type="dxa"/>
            <w:shd w:val="clear" w:color="auto" w:fill="auto"/>
            <w:vAlign w:val="center"/>
          </w:tcPr>
          <w:p w:rsidR="007301CB" w:rsidRDefault="007301CB" w:rsidP="00A41E9F">
            <w:pPr>
              <w:jc w:val="center"/>
              <w:rPr>
                <w:rFonts w:ascii="Courier New" w:hAnsi="Courier New" w:cs="Courier New"/>
                <w:color w:val="000000"/>
                <w:sz w:val="27"/>
                <w:szCs w:val="27"/>
              </w:rPr>
            </w:pPr>
            <w:r w:rsidRPr="000135B3">
              <w:rPr>
                <w:bCs/>
                <w:szCs w:val="21"/>
              </w:rPr>
              <w:t>userName</w:t>
            </w:r>
          </w:p>
        </w:tc>
        <w:tc>
          <w:tcPr>
            <w:tcW w:w="2655" w:type="dxa"/>
            <w:gridSpan w:val="2"/>
            <w:shd w:val="clear" w:color="auto" w:fill="auto"/>
            <w:vAlign w:val="center"/>
          </w:tcPr>
          <w:p w:rsidR="007301CB" w:rsidRDefault="007301CB" w:rsidP="00A41E9F">
            <w:pPr>
              <w:widowControl/>
              <w:jc w:val="center"/>
              <w:rPr>
                <w:rFonts w:ascii="Consolas" w:hAnsi="Consolas" w:cs="Consolas"/>
                <w:szCs w:val="21"/>
              </w:rPr>
            </w:pPr>
            <w:r>
              <w:rPr>
                <w:rFonts w:ascii="Consolas" w:hAnsi="Consolas" w:cs="Consolas" w:hint="eastAsia"/>
                <w:szCs w:val="21"/>
              </w:rPr>
              <w:t>用户名</w:t>
            </w:r>
            <w:r>
              <w:rPr>
                <w:rFonts w:ascii="Consolas" w:hAnsi="Consolas" w:cs="Consolas"/>
                <w:szCs w:val="21"/>
              </w:rPr>
              <w:t>注册手机号码</w:t>
            </w:r>
          </w:p>
        </w:tc>
        <w:tc>
          <w:tcPr>
            <w:tcW w:w="2727" w:type="dxa"/>
            <w:shd w:val="clear" w:color="auto" w:fill="auto"/>
          </w:tcPr>
          <w:p w:rsidR="007301CB" w:rsidRPr="0003204C" w:rsidRDefault="007301CB" w:rsidP="00A41E9F">
            <w:pPr>
              <w:widowControl/>
              <w:jc w:val="center"/>
              <w:rPr>
                <w:rFonts w:ascii="Consolas" w:hAnsi="Consolas" w:cs="Consolas"/>
                <w:szCs w:val="21"/>
              </w:rPr>
            </w:pPr>
          </w:p>
        </w:tc>
        <w:tc>
          <w:tcPr>
            <w:tcW w:w="1847" w:type="dxa"/>
            <w:shd w:val="clear" w:color="auto" w:fill="auto"/>
          </w:tcPr>
          <w:p w:rsidR="007301CB" w:rsidRDefault="007301CB" w:rsidP="00A41E9F">
            <w:pPr>
              <w:widowControl/>
              <w:jc w:val="center"/>
              <w:rPr>
                <w:rFonts w:ascii="Consolas" w:hAnsi="Consolas" w:cs="Consolas"/>
                <w:szCs w:val="21"/>
              </w:rPr>
            </w:pPr>
            <w:r>
              <w:rPr>
                <w:rFonts w:ascii="Consolas" w:hAnsi="Consolas" w:cs="Consolas" w:hint="eastAsia"/>
                <w:szCs w:val="21"/>
              </w:rPr>
              <w:t>是</w:t>
            </w:r>
          </w:p>
        </w:tc>
      </w:tr>
      <w:tr w:rsidR="007301CB" w:rsidRPr="0003204C" w:rsidTr="00A41E9F">
        <w:tc>
          <w:tcPr>
            <w:tcW w:w="1838" w:type="dxa"/>
            <w:shd w:val="clear" w:color="auto" w:fill="auto"/>
            <w:vAlign w:val="center"/>
          </w:tcPr>
          <w:p w:rsidR="007301CB" w:rsidRPr="0003204C" w:rsidRDefault="007301CB" w:rsidP="00A41E9F">
            <w:pPr>
              <w:jc w:val="center"/>
              <w:rPr>
                <w:bCs/>
                <w:szCs w:val="21"/>
              </w:rPr>
            </w:pPr>
            <w:r w:rsidRPr="000135B3">
              <w:rPr>
                <w:bCs/>
                <w:szCs w:val="21"/>
              </w:rPr>
              <w:t>nickname</w:t>
            </w:r>
          </w:p>
        </w:tc>
        <w:tc>
          <w:tcPr>
            <w:tcW w:w="2655" w:type="dxa"/>
            <w:gridSpan w:val="2"/>
            <w:shd w:val="clear" w:color="auto" w:fill="auto"/>
            <w:vAlign w:val="center"/>
          </w:tcPr>
          <w:p w:rsidR="007301CB" w:rsidRDefault="007301CB" w:rsidP="00A41E9F">
            <w:pPr>
              <w:widowControl/>
              <w:jc w:val="center"/>
              <w:rPr>
                <w:rFonts w:ascii="Consolas" w:hAnsi="Consolas" w:cs="Consolas"/>
                <w:szCs w:val="21"/>
              </w:rPr>
            </w:pPr>
            <w:r>
              <w:rPr>
                <w:rFonts w:ascii="Consolas" w:hAnsi="Consolas" w:cs="Consolas" w:hint="eastAsia"/>
                <w:szCs w:val="21"/>
              </w:rPr>
              <w:t>昵称</w:t>
            </w:r>
          </w:p>
        </w:tc>
        <w:tc>
          <w:tcPr>
            <w:tcW w:w="2727" w:type="dxa"/>
            <w:shd w:val="clear" w:color="auto" w:fill="auto"/>
          </w:tcPr>
          <w:p w:rsidR="007301CB" w:rsidRDefault="007301CB" w:rsidP="00A41E9F">
            <w:pPr>
              <w:widowControl/>
              <w:jc w:val="center"/>
              <w:rPr>
                <w:rFonts w:ascii="Consolas" w:hAnsi="Consolas" w:cs="Consolas"/>
                <w:szCs w:val="21"/>
              </w:rPr>
            </w:pPr>
          </w:p>
        </w:tc>
        <w:tc>
          <w:tcPr>
            <w:tcW w:w="1847" w:type="dxa"/>
            <w:shd w:val="clear" w:color="auto" w:fill="auto"/>
          </w:tcPr>
          <w:p w:rsidR="007301CB" w:rsidRDefault="007301CB" w:rsidP="00A41E9F">
            <w:pPr>
              <w:widowControl/>
              <w:jc w:val="center"/>
              <w:rPr>
                <w:rFonts w:ascii="Consolas" w:hAnsi="Consolas" w:cs="Consolas"/>
                <w:szCs w:val="21"/>
              </w:rPr>
            </w:pPr>
            <w:r>
              <w:rPr>
                <w:rFonts w:ascii="Consolas" w:hAnsi="Consolas" w:cs="Consolas" w:hint="eastAsia"/>
                <w:szCs w:val="21"/>
              </w:rPr>
              <w:t>是</w:t>
            </w:r>
          </w:p>
        </w:tc>
      </w:tr>
      <w:tr w:rsidR="007301CB" w:rsidRPr="0003204C" w:rsidTr="00A41E9F">
        <w:tc>
          <w:tcPr>
            <w:tcW w:w="1838" w:type="dxa"/>
            <w:shd w:val="clear" w:color="auto" w:fill="auto"/>
            <w:vAlign w:val="center"/>
          </w:tcPr>
          <w:p w:rsidR="007301CB" w:rsidRPr="000135B3" w:rsidRDefault="007301CB" w:rsidP="00A41E9F">
            <w:pPr>
              <w:jc w:val="center"/>
              <w:rPr>
                <w:bCs/>
                <w:szCs w:val="21"/>
              </w:rPr>
            </w:pPr>
            <w:r w:rsidRPr="00811533">
              <w:rPr>
                <w:bCs/>
                <w:szCs w:val="21"/>
              </w:rPr>
              <w:t>passWord</w:t>
            </w:r>
          </w:p>
        </w:tc>
        <w:tc>
          <w:tcPr>
            <w:tcW w:w="2655" w:type="dxa"/>
            <w:gridSpan w:val="2"/>
            <w:shd w:val="clear" w:color="auto" w:fill="auto"/>
            <w:vAlign w:val="center"/>
          </w:tcPr>
          <w:p w:rsidR="007301CB" w:rsidRDefault="007301CB" w:rsidP="00A41E9F">
            <w:pPr>
              <w:widowControl/>
              <w:jc w:val="center"/>
              <w:rPr>
                <w:rFonts w:ascii="Consolas" w:hAnsi="Consolas" w:cs="Consolas"/>
                <w:szCs w:val="21"/>
              </w:rPr>
            </w:pPr>
            <w:r>
              <w:rPr>
                <w:rFonts w:ascii="Consolas" w:hAnsi="Consolas" w:cs="Consolas" w:hint="eastAsia"/>
                <w:szCs w:val="21"/>
              </w:rPr>
              <w:t>密码</w:t>
            </w:r>
          </w:p>
        </w:tc>
        <w:tc>
          <w:tcPr>
            <w:tcW w:w="2727" w:type="dxa"/>
            <w:shd w:val="clear" w:color="auto" w:fill="auto"/>
          </w:tcPr>
          <w:p w:rsidR="007301CB" w:rsidRDefault="007301CB" w:rsidP="00A41E9F">
            <w:pPr>
              <w:widowControl/>
              <w:jc w:val="center"/>
              <w:rPr>
                <w:rFonts w:ascii="Consolas" w:hAnsi="Consolas" w:cs="Consolas"/>
                <w:szCs w:val="21"/>
              </w:rPr>
            </w:pPr>
          </w:p>
        </w:tc>
        <w:tc>
          <w:tcPr>
            <w:tcW w:w="1847" w:type="dxa"/>
            <w:shd w:val="clear" w:color="auto" w:fill="auto"/>
          </w:tcPr>
          <w:p w:rsidR="007301CB" w:rsidRDefault="007301CB" w:rsidP="00A41E9F">
            <w:pPr>
              <w:widowControl/>
              <w:jc w:val="center"/>
              <w:rPr>
                <w:rFonts w:ascii="Consolas" w:hAnsi="Consolas" w:cs="Consolas"/>
                <w:szCs w:val="21"/>
              </w:rPr>
            </w:pPr>
            <w:r>
              <w:rPr>
                <w:rFonts w:ascii="Consolas" w:hAnsi="Consolas" w:cs="Consolas" w:hint="eastAsia"/>
                <w:szCs w:val="21"/>
              </w:rPr>
              <w:t>是</w:t>
            </w:r>
          </w:p>
        </w:tc>
      </w:tr>
      <w:tr w:rsidR="007301CB" w:rsidRPr="0003204C" w:rsidTr="00A41E9F">
        <w:tc>
          <w:tcPr>
            <w:tcW w:w="1838" w:type="dxa"/>
            <w:shd w:val="clear" w:color="auto" w:fill="auto"/>
            <w:vAlign w:val="center"/>
          </w:tcPr>
          <w:p w:rsidR="007301CB" w:rsidRPr="00811533" w:rsidRDefault="007301CB" w:rsidP="00A41E9F">
            <w:pPr>
              <w:jc w:val="center"/>
              <w:rPr>
                <w:bCs/>
                <w:szCs w:val="21"/>
              </w:rPr>
            </w:pPr>
            <w:r w:rsidRPr="00811533">
              <w:rPr>
                <w:bCs/>
                <w:szCs w:val="21"/>
              </w:rPr>
              <w:t>authCode</w:t>
            </w:r>
          </w:p>
        </w:tc>
        <w:tc>
          <w:tcPr>
            <w:tcW w:w="2655" w:type="dxa"/>
            <w:gridSpan w:val="2"/>
            <w:shd w:val="clear" w:color="auto" w:fill="auto"/>
            <w:vAlign w:val="center"/>
          </w:tcPr>
          <w:p w:rsidR="007301CB" w:rsidRDefault="007301CB" w:rsidP="00A41E9F">
            <w:pPr>
              <w:widowControl/>
              <w:jc w:val="center"/>
              <w:rPr>
                <w:rFonts w:ascii="Consolas" w:hAnsi="Consolas" w:cs="Consolas"/>
                <w:szCs w:val="21"/>
              </w:rPr>
            </w:pPr>
            <w:r>
              <w:rPr>
                <w:rFonts w:ascii="Consolas" w:hAnsi="Consolas" w:cs="Consolas" w:hint="eastAsia"/>
                <w:szCs w:val="21"/>
              </w:rPr>
              <w:t>短信</w:t>
            </w:r>
            <w:r>
              <w:rPr>
                <w:rFonts w:ascii="Consolas" w:hAnsi="Consolas" w:cs="Consolas"/>
                <w:szCs w:val="21"/>
              </w:rPr>
              <w:t>验证</w:t>
            </w:r>
            <w:r>
              <w:rPr>
                <w:rFonts w:ascii="Consolas" w:hAnsi="Consolas" w:cs="Consolas" w:hint="eastAsia"/>
                <w:szCs w:val="21"/>
              </w:rPr>
              <w:t>码</w:t>
            </w:r>
          </w:p>
        </w:tc>
        <w:tc>
          <w:tcPr>
            <w:tcW w:w="2727" w:type="dxa"/>
            <w:shd w:val="clear" w:color="auto" w:fill="auto"/>
          </w:tcPr>
          <w:p w:rsidR="007301CB" w:rsidRDefault="007301CB" w:rsidP="00A41E9F">
            <w:pPr>
              <w:widowControl/>
              <w:jc w:val="center"/>
              <w:rPr>
                <w:rFonts w:ascii="Consolas" w:hAnsi="Consolas" w:cs="Consolas"/>
                <w:szCs w:val="21"/>
              </w:rPr>
            </w:pPr>
          </w:p>
        </w:tc>
        <w:tc>
          <w:tcPr>
            <w:tcW w:w="1847" w:type="dxa"/>
            <w:shd w:val="clear" w:color="auto" w:fill="auto"/>
          </w:tcPr>
          <w:p w:rsidR="007301CB" w:rsidRDefault="007301CB" w:rsidP="00A41E9F">
            <w:pPr>
              <w:widowControl/>
              <w:jc w:val="center"/>
              <w:rPr>
                <w:rFonts w:ascii="Consolas" w:hAnsi="Consolas" w:cs="Consolas"/>
                <w:szCs w:val="21"/>
              </w:rPr>
            </w:pPr>
            <w:r>
              <w:rPr>
                <w:rFonts w:ascii="Consolas" w:hAnsi="Consolas" w:cs="Consolas" w:hint="eastAsia"/>
                <w:szCs w:val="21"/>
              </w:rPr>
              <w:t>是</w:t>
            </w:r>
          </w:p>
        </w:tc>
      </w:tr>
      <w:tr w:rsidR="007301CB" w:rsidTr="00A41E9F">
        <w:tc>
          <w:tcPr>
            <w:tcW w:w="1838" w:type="dxa"/>
            <w:shd w:val="clear" w:color="auto" w:fill="A6A6A6" w:themeFill="background1" w:themeFillShade="A6"/>
            <w:vAlign w:val="center"/>
          </w:tcPr>
          <w:p w:rsidR="007301CB" w:rsidRDefault="007301CB" w:rsidP="00A41E9F">
            <w:pPr>
              <w:jc w:val="center"/>
              <w:rPr>
                <w:bCs/>
                <w:szCs w:val="21"/>
              </w:rPr>
            </w:pPr>
            <w:r>
              <w:rPr>
                <w:rFonts w:hint="eastAsia"/>
              </w:rPr>
              <w:t>参数</w:t>
            </w:r>
            <w:r>
              <w:t>jsonStr</w:t>
            </w:r>
            <w:r>
              <w:rPr>
                <w:rFonts w:hint="eastAsia"/>
              </w:rPr>
              <w:t>：</w:t>
            </w:r>
          </w:p>
        </w:tc>
        <w:tc>
          <w:tcPr>
            <w:tcW w:w="7229" w:type="dxa"/>
            <w:gridSpan w:val="4"/>
            <w:vAlign w:val="center"/>
          </w:tcPr>
          <w:p w:rsidR="007301CB" w:rsidRPr="007856FB" w:rsidRDefault="007301CB" w:rsidP="00A41E9F">
            <w:pPr>
              <w:ind w:left="120" w:hangingChars="50" w:hanging="120"/>
              <w:jc w:val="left"/>
              <w:rPr>
                <w:rFonts w:ascii="Consolas" w:hAnsi="Consolas" w:cs="Consolas"/>
                <w:b/>
                <w:color w:val="0070C0"/>
                <w:szCs w:val="21"/>
              </w:rPr>
            </w:pPr>
            <w:r w:rsidRPr="00811533">
              <w:rPr>
                <w:rFonts w:ascii="Consolas" w:hAnsi="Consolas" w:cs="Consolas"/>
                <w:b/>
                <w:bCs/>
                <w:color w:val="0070C0"/>
                <w:sz w:val="24"/>
                <w:szCs w:val="24"/>
              </w:rPr>
              <w:t>{mobile:18010931221,username:18010931221,nickname:'sdafksaf',passWord:931221,authCode:647583}</w:t>
            </w:r>
          </w:p>
        </w:tc>
      </w:tr>
      <w:tr w:rsidR="007301CB" w:rsidTr="00A41E9F">
        <w:tc>
          <w:tcPr>
            <w:tcW w:w="1838" w:type="dxa"/>
            <w:shd w:val="clear" w:color="auto" w:fill="A6A6A6" w:themeFill="background1" w:themeFillShade="A6"/>
            <w:vAlign w:val="center"/>
          </w:tcPr>
          <w:p w:rsidR="007301CB" w:rsidRDefault="007301CB" w:rsidP="00A41E9F">
            <w:pPr>
              <w:jc w:val="center"/>
            </w:pPr>
            <w:r w:rsidRPr="00762735">
              <w:t>callbackparam</w:t>
            </w:r>
          </w:p>
        </w:tc>
        <w:tc>
          <w:tcPr>
            <w:tcW w:w="7229" w:type="dxa"/>
            <w:gridSpan w:val="4"/>
            <w:vAlign w:val="center"/>
          </w:tcPr>
          <w:p w:rsidR="007301CB" w:rsidRPr="007856FB" w:rsidRDefault="007301CB" w:rsidP="00A41E9F">
            <w:pPr>
              <w:ind w:left="120" w:hangingChars="50" w:hanging="120"/>
              <w:jc w:val="left"/>
              <w:rPr>
                <w:rFonts w:ascii="Consolas" w:hAnsi="Consolas" w:cs="Consolas"/>
                <w:b/>
                <w:bCs/>
                <w:color w:val="0070C0"/>
                <w:sz w:val="24"/>
                <w:szCs w:val="24"/>
              </w:rPr>
            </w:pPr>
          </w:p>
        </w:tc>
      </w:tr>
      <w:tr w:rsidR="007301CB" w:rsidTr="00A41E9F">
        <w:tc>
          <w:tcPr>
            <w:tcW w:w="1838" w:type="dxa"/>
            <w:shd w:val="clear" w:color="auto" w:fill="A6A6A6" w:themeFill="background1" w:themeFillShade="A6"/>
            <w:vAlign w:val="center"/>
          </w:tcPr>
          <w:p w:rsidR="007301CB" w:rsidRDefault="007301CB" w:rsidP="00A41E9F">
            <w:pPr>
              <w:jc w:val="center"/>
              <w:rPr>
                <w:rStyle w:val="InternetLink"/>
                <w:rFonts w:ascii="Arial" w:hAnsi="Arial" w:cs="Arial"/>
                <w:szCs w:val="21"/>
              </w:rPr>
            </w:pPr>
            <w:r>
              <w:rPr>
                <w:rStyle w:val="InternetLink"/>
                <w:rFonts w:ascii="Arial" w:hAnsi="Arial" w:cs="Arial" w:hint="eastAsia"/>
                <w:szCs w:val="21"/>
              </w:rPr>
              <w:lastRenderedPageBreak/>
              <w:t>后台返回码</w:t>
            </w:r>
          </w:p>
        </w:tc>
        <w:tc>
          <w:tcPr>
            <w:tcW w:w="2620" w:type="dxa"/>
            <w:shd w:val="clear" w:color="auto" w:fill="A6A6A6" w:themeFill="background1" w:themeFillShade="A6"/>
            <w:vAlign w:val="center"/>
          </w:tcPr>
          <w:p w:rsidR="007301CB" w:rsidRDefault="007301CB" w:rsidP="00A41E9F">
            <w:pPr>
              <w:ind w:firstLine="210"/>
              <w:jc w:val="center"/>
              <w:rPr>
                <w:rFonts w:ascii="宋体" w:hAnsi="宋体"/>
                <w:bCs/>
                <w:szCs w:val="21"/>
              </w:rPr>
            </w:pPr>
          </w:p>
        </w:tc>
        <w:tc>
          <w:tcPr>
            <w:tcW w:w="2762" w:type="dxa"/>
            <w:gridSpan w:val="2"/>
            <w:shd w:val="clear" w:color="auto" w:fill="A6A6A6" w:themeFill="background1" w:themeFillShade="A6"/>
          </w:tcPr>
          <w:p w:rsidR="007301CB" w:rsidRDefault="007301CB" w:rsidP="00A41E9F">
            <w:pPr>
              <w:ind w:firstLine="210"/>
              <w:jc w:val="center"/>
              <w:rPr>
                <w:rFonts w:ascii="宋体" w:hAnsi="宋体"/>
                <w:bCs/>
                <w:szCs w:val="21"/>
              </w:rPr>
            </w:pPr>
          </w:p>
        </w:tc>
        <w:tc>
          <w:tcPr>
            <w:tcW w:w="1847" w:type="dxa"/>
            <w:shd w:val="clear" w:color="auto" w:fill="A6A6A6" w:themeFill="background1" w:themeFillShade="A6"/>
          </w:tcPr>
          <w:p w:rsidR="007301CB" w:rsidRDefault="007301CB" w:rsidP="00A41E9F">
            <w:pPr>
              <w:ind w:firstLine="210"/>
              <w:jc w:val="center"/>
              <w:rPr>
                <w:rFonts w:ascii="宋体" w:hAnsi="宋体"/>
                <w:bCs/>
                <w:szCs w:val="21"/>
              </w:rPr>
            </w:pPr>
          </w:p>
        </w:tc>
      </w:tr>
      <w:tr w:rsidR="007301CB" w:rsidRPr="00F64465" w:rsidTr="00A41E9F">
        <w:tc>
          <w:tcPr>
            <w:tcW w:w="1838"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7301CB" w:rsidRPr="00F64465" w:rsidRDefault="007301CB" w:rsidP="00A41E9F">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7301CB" w:rsidRPr="00F64465" w:rsidRDefault="007301CB" w:rsidP="00A41E9F">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p>
        </w:tc>
      </w:tr>
      <w:tr w:rsidR="007301CB" w:rsidRPr="00F64465" w:rsidTr="00A41E9F">
        <w:tc>
          <w:tcPr>
            <w:tcW w:w="1838"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7301CB" w:rsidRPr="00F64465" w:rsidRDefault="007301CB" w:rsidP="00A41E9F">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7301CB" w:rsidRPr="00F64465" w:rsidRDefault="007301CB" w:rsidP="00A41E9F">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p>
        </w:tc>
      </w:tr>
      <w:tr w:rsidR="007301CB" w:rsidTr="00A41E9F">
        <w:tc>
          <w:tcPr>
            <w:tcW w:w="1838" w:type="dxa"/>
            <w:shd w:val="clear" w:color="auto" w:fill="A6A6A6" w:themeFill="background1" w:themeFillShade="A6"/>
            <w:vAlign w:val="center"/>
          </w:tcPr>
          <w:p w:rsidR="007301CB" w:rsidRDefault="007301CB" w:rsidP="00A41E9F">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7301CB" w:rsidRPr="00CB5781" w:rsidRDefault="007301CB" w:rsidP="00A41E9F">
            <w:pPr>
              <w:ind w:firstLine="210"/>
              <w:jc w:val="center"/>
              <w:rPr>
                <w:rFonts w:ascii="Consolas" w:hAnsi="Consolas" w:cs="Consolas"/>
                <w:bCs/>
                <w:color w:val="5B9BD5" w:themeColor="accent1"/>
                <w:szCs w:val="21"/>
              </w:rPr>
            </w:pPr>
            <w:r w:rsidRPr="00811533">
              <w:rPr>
                <w:rFonts w:ascii="Consolas" w:hAnsi="Consolas" w:cs="Consolas"/>
                <w:bCs/>
                <w:szCs w:val="21"/>
              </w:rPr>
              <w:t>({"rspCode":"000","rspDesc":"</w:t>
            </w:r>
            <w:r>
              <w:rPr>
                <w:rFonts w:ascii="Consolas" w:hAnsi="Consolas" w:cs="Consolas" w:hint="eastAsia"/>
                <w:bCs/>
                <w:szCs w:val="21"/>
              </w:rPr>
              <w:t>注册</w:t>
            </w:r>
            <w:r>
              <w:rPr>
                <w:rFonts w:ascii="Consolas" w:hAnsi="Consolas" w:cs="Consolas"/>
                <w:bCs/>
                <w:szCs w:val="21"/>
              </w:rPr>
              <w:t>成功</w:t>
            </w:r>
            <w:r w:rsidRPr="00811533">
              <w:rPr>
                <w:rFonts w:ascii="Consolas" w:hAnsi="Consolas" w:cs="Consolas"/>
                <w:bCs/>
                <w:szCs w:val="21"/>
              </w:rPr>
              <w:t>"})</w:t>
            </w:r>
          </w:p>
        </w:tc>
      </w:tr>
    </w:tbl>
    <w:p w:rsidR="007301CB" w:rsidRPr="007301CB" w:rsidRDefault="007301CB" w:rsidP="007301CB"/>
    <w:p w:rsidR="007F4758" w:rsidRDefault="00555A56" w:rsidP="007F4758">
      <w:pPr>
        <w:pStyle w:val="3"/>
      </w:pPr>
      <w:r>
        <w:t>5.3</w:t>
      </w:r>
      <w:r w:rsidR="007F4758">
        <w:rPr>
          <w:rFonts w:hint="eastAsia"/>
        </w:rPr>
        <w:t>登录接口</w:t>
      </w:r>
    </w:p>
    <w:p w:rsidR="007301CB" w:rsidRPr="00910C52" w:rsidRDefault="007301CB" w:rsidP="007301CB"/>
    <w:tbl>
      <w:tblPr>
        <w:tblStyle w:val="a7"/>
        <w:tblW w:w="9067" w:type="dxa"/>
        <w:tblLayout w:type="fixed"/>
        <w:tblLook w:val="04A0" w:firstRow="1" w:lastRow="0" w:firstColumn="1" w:lastColumn="0" w:noHBand="0" w:noVBand="1"/>
      </w:tblPr>
      <w:tblGrid>
        <w:gridCol w:w="1838"/>
        <w:gridCol w:w="2620"/>
        <w:gridCol w:w="35"/>
        <w:gridCol w:w="2727"/>
        <w:gridCol w:w="1847"/>
      </w:tblGrid>
      <w:tr w:rsidR="007301CB" w:rsidTr="00A41E9F">
        <w:tc>
          <w:tcPr>
            <w:tcW w:w="1838" w:type="dxa"/>
            <w:vAlign w:val="center"/>
          </w:tcPr>
          <w:p w:rsidR="007301CB" w:rsidRDefault="007301CB" w:rsidP="00A41E9F">
            <w:pPr>
              <w:jc w:val="center"/>
              <w:rPr>
                <w:bCs/>
                <w:szCs w:val="21"/>
              </w:rPr>
            </w:pPr>
            <w:r>
              <w:rPr>
                <w:bCs/>
                <w:szCs w:val="21"/>
              </w:rPr>
              <w:t>接口标识：</w:t>
            </w:r>
          </w:p>
        </w:tc>
        <w:tc>
          <w:tcPr>
            <w:tcW w:w="2655" w:type="dxa"/>
            <w:gridSpan w:val="2"/>
            <w:vAlign w:val="center"/>
          </w:tcPr>
          <w:p w:rsidR="007301CB" w:rsidRDefault="007301CB" w:rsidP="00A41E9F">
            <w:pPr>
              <w:jc w:val="center"/>
              <w:rPr>
                <w:bCs/>
                <w:szCs w:val="21"/>
              </w:rPr>
            </w:pPr>
            <w:r w:rsidRPr="0003204C">
              <w:rPr>
                <w:bCs/>
                <w:szCs w:val="21"/>
              </w:rPr>
              <w:t>loginAppUsers</w:t>
            </w:r>
          </w:p>
        </w:tc>
        <w:tc>
          <w:tcPr>
            <w:tcW w:w="2727" w:type="dxa"/>
          </w:tcPr>
          <w:p w:rsidR="007301CB" w:rsidRDefault="007301CB" w:rsidP="00A41E9F">
            <w:pPr>
              <w:jc w:val="left"/>
            </w:pPr>
          </w:p>
        </w:tc>
        <w:tc>
          <w:tcPr>
            <w:tcW w:w="1847" w:type="dxa"/>
          </w:tcPr>
          <w:p w:rsidR="007301CB" w:rsidRDefault="007301CB" w:rsidP="00A41E9F">
            <w:pPr>
              <w:jc w:val="left"/>
            </w:pPr>
          </w:p>
        </w:tc>
      </w:tr>
      <w:tr w:rsidR="007301CB" w:rsidTr="00A41E9F">
        <w:tc>
          <w:tcPr>
            <w:tcW w:w="1838" w:type="dxa"/>
            <w:shd w:val="clear" w:color="auto" w:fill="A6A6A6" w:themeFill="background1" w:themeFillShade="A6"/>
            <w:vAlign w:val="center"/>
          </w:tcPr>
          <w:p w:rsidR="007301CB" w:rsidRDefault="007301CB" w:rsidP="00A41E9F">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7301CB" w:rsidRDefault="007301CB" w:rsidP="00A41E9F">
            <w:pPr>
              <w:jc w:val="center"/>
              <w:rPr>
                <w:bCs/>
                <w:szCs w:val="21"/>
              </w:rPr>
            </w:pPr>
            <w:r w:rsidRPr="0003204C">
              <w:rPr>
                <w:bCs/>
                <w:szCs w:val="21"/>
              </w:rPr>
              <w:t>loginAppUsers</w:t>
            </w:r>
          </w:p>
        </w:tc>
        <w:tc>
          <w:tcPr>
            <w:tcW w:w="2727" w:type="dxa"/>
          </w:tcPr>
          <w:p w:rsidR="007301CB" w:rsidRDefault="007301CB" w:rsidP="00A41E9F">
            <w:pPr>
              <w:jc w:val="center"/>
              <w:rPr>
                <w:bCs/>
                <w:szCs w:val="21"/>
              </w:rPr>
            </w:pPr>
          </w:p>
        </w:tc>
        <w:tc>
          <w:tcPr>
            <w:tcW w:w="1847" w:type="dxa"/>
          </w:tcPr>
          <w:p w:rsidR="007301CB" w:rsidRDefault="007301CB" w:rsidP="00A41E9F">
            <w:pPr>
              <w:jc w:val="center"/>
              <w:rPr>
                <w:bCs/>
                <w:szCs w:val="21"/>
              </w:rPr>
            </w:pPr>
          </w:p>
        </w:tc>
      </w:tr>
      <w:tr w:rsidR="007301CB" w:rsidTr="00A41E9F">
        <w:tc>
          <w:tcPr>
            <w:tcW w:w="1838" w:type="dxa"/>
            <w:shd w:val="clear" w:color="auto" w:fill="A6A6A6" w:themeFill="background1" w:themeFillShade="A6"/>
            <w:vAlign w:val="center"/>
          </w:tcPr>
          <w:p w:rsidR="007301CB" w:rsidRDefault="007301CB" w:rsidP="00A41E9F">
            <w:pPr>
              <w:jc w:val="center"/>
              <w:rPr>
                <w:bCs/>
                <w:szCs w:val="21"/>
              </w:rPr>
            </w:pPr>
            <w:r>
              <w:rPr>
                <w:bCs/>
                <w:szCs w:val="21"/>
              </w:rPr>
              <w:t>字段名</w:t>
            </w:r>
          </w:p>
        </w:tc>
        <w:tc>
          <w:tcPr>
            <w:tcW w:w="2655" w:type="dxa"/>
            <w:gridSpan w:val="2"/>
            <w:shd w:val="clear" w:color="auto" w:fill="A6A6A6" w:themeFill="background1" w:themeFillShade="A6"/>
            <w:vAlign w:val="center"/>
          </w:tcPr>
          <w:p w:rsidR="007301CB" w:rsidRDefault="007301CB" w:rsidP="00A41E9F">
            <w:pPr>
              <w:jc w:val="center"/>
              <w:rPr>
                <w:bCs/>
                <w:szCs w:val="21"/>
              </w:rPr>
            </w:pPr>
            <w:r>
              <w:rPr>
                <w:bCs/>
                <w:szCs w:val="21"/>
              </w:rPr>
              <w:t>说明</w:t>
            </w:r>
          </w:p>
        </w:tc>
        <w:tc>
          <w:tcPr>
            <w:tcW w:w="2727" w:type="dxa"/>
            <w:shd w:val="clear" w:color="auto" w:fill="A6A6A6" w:themeFill="background1" w:themeFillShade="A6"/>
          </w:tcPr>
          <w:p w:rsidR="007301CB" w:rsidRDefault="007301CB" w:rsidP="00A41E9F">
            <w:pPr>
              <w:jc w:val="center"/>
              <w:rPr>
                <w:bCs/>
                <w:szCs w:val="21"/>
              </w:rPr>
            </w:pPr>
            <w:r>
              <w:rPr>
                <w:bCs/>
                <w:szCs w:val="21"/>
              </w:rPr>
              <w:t>备注</w:t>
            </w:r>
          </w:p>
        </w:tc>
        <w:tc>
          <w:tcPr>
            <w:tcW w:w="1847" w:type="dxa"/>
            <w:shd w:val="clear" w:color="auto" w:fill="A6A6A6" w:themeFill="background1" w:themeFillShade="A6"/>
          </w:tcPr>
          <w:p w:rsidR="007301CB" w:rsidRDefault="007301CB" w:rsidP="00A41E9F">
            <w:pPr>
              <w:jc w:val="center"/>
              <w:rPr>
                <w:bCs/>
                <w:szCs w:val="21"/>
              </w:rPr>
            </w:pPr>
            <w:r>
              <w:rPr>
                <w:rFonts w:hint="eastAsia"/>
                <w:bCs/>
                <w:szCs w:val="21"/>
              </w:rPr>
              <w:t>是否必填项</w:t>
            </w:r>
          </w:p>
        </w:tc>
      </w:tr>
      <w:tr w:rsidR="007301CB" w:rsidRPr="0003204C" w:rsidTr="00A41E9F">
        <w:tc>
          <w:tcPr>
            <w:tcW w:w="1838" w:type="dxa"/>
            <w:shd w:val="clear" w:color="auto" w:fill="auto"/>
            <w:vAlign w:val="center"/>
          </w:tcPr>
          <w:p w:rsidR="007301CB" w:rsidRPr="0003204C" w:rsidRDefault="007301CB" w:rsidP="00A41E9F">
            <w:pPr>
              <w:jc w:val="center"/>
              <w:rPr>
                <w:rFonts w:ascii="Consolas" w:hAnsi="Consolas" w:cs="Consolas"/>
                <w:szCs w:val="21"/>
              </w:rPr>
            </w:pPr>
            <w:r w:rsidRPr="0003204C">
              <w:rPr>
                <w:bCs/>
                <w:szCs w:val="21"/>
              </w:rPr>
              <w:t>mobile</w:t>
            </w:r>
          </w:p>
        </w:tc>
        <w:tc>
          <w:tcPr>
            <w:tcW w:w="2655" w:type="dxa"/>
            <w:gridSpan w:val="2"/>
            <w:shd w:val="clear" w:color="auto" w:fill="auto"/>
            <w:vAlign w:val="center"/>
          </w:tcPr>
          <w:p w:rsidR="007301CB" w:rsidRPr="0003204C" w:rsidRDefault="007301CB" w:rsidP="00A41E9F">
            <w:pPr>
              <w:widowControl/>
              <w:jc w:val="center"/>
              <w:rPr>
                <w:rFonts w:ascii="Consolas" w:hAnsi="Consolas" w:cs="Consolas"/>
                <w:szCs w:val="21"/>
              </w:rPr>
            </w:pPr>
            <w:r>
              <w:rPr>
                <w:rFonts w:ascii="Consolas" w:hAnsi="Consolas" w:cs="Consolas" w:hint="eastAsia"/>
                <w:szCs w:val="21"/>
              </w:rPr>
              <w:t>手机</w:t>
            </w:r>
            <w:r>
              <w:rPr>
                <w:rFonts w:ascii="Consolas" w:hAnsi="Consolas" w:cs="Consolas"/>
                <w:szCs w:val="21"/>
              </w:rPr>
              <w:t>号码</w:t>
            </w:r>
          </w:p>
        </w:tc>
        <w:tc>
          <w:tcPr>
            <w:tcW w:w="2727" w:type="dxa"/>
            <w:shd w:val="clear" w:color="auto" w:fill="auto"/>
          </w:tcPr>
          <w:p w:rsidR="007301CB" w:rsidRPr="0003204C" w:rsidRDefault="007301CB" w:rsidP="00A41E9F">
            <w:pPr>
              <w:widowControl/>
              <w:jc w:val="center"/>
              <w:rPr>
                <w:rFonts w:ascii="Consolas" w:hAnsi="Consolas" w:cs="Consolas"/>
                <w:szCs w:val="21"/>
              </w:rPr>
            </w:pPr>
          </w:p>
        </w:tc>
        <w:tc>
          <w:tcPr>
            <w:tcW w:w="1847" w:type="dxa"/>
            <w:shd w:val="clear" w:color="auto" w:fill="auto"/>
          </w:tcPr>
          <w:p w:rsidR="007301CB" w:rsidRPr="0003204C" w:rsidRDefault="007301CB" w:rsidP="00A41E9F">
            <w:pPr>
              <w:widowControl/>
              <w:jc w:val="center"/>
              <w:rPr>
                <w:rFonts w:ascii="Consolas" w:hAnsi="Consolas" w:cs="Consolas"/>
                <w:szCs w:val="21"/>
              </w:rPr>
            </w:pPr>
            <w:r>
              <w:rPr>
                <w:rFonts w:ascii="Consolas" w:hAnsi="Consolas" w:cs="Consolas" w:hint="eastAsia"/>
                <w:szCs w:val="21"/>
              </w:rPr>
              <w:t>是</w:t>
            </w:r>
          </w:p>
        </w:tc>
      </w:tr>
      <w:tr w:rsidR="007301CB" w:rsidRPr="0003204C" w:rsidTr="00A41E9F">
        <w:tc>
          <w:tcPr>
            <w:tcW w:w="1838" w:type="dxa"/>
            <w:shd w:val="clear" w:color="auto" w:fill="auto"/>
            <w:vAlign w:val="center"/>
          </w:tcPr>
          <w:p w:rsidR="007301CB" w:rsidRDefault="007301CB" w:rsidP="00A41E9F">
            <w:pPr>
              <w:jc w:val="center"/>
              <w:rPr>
                <w:rFonts w:ascii="Courier New" w:hAnsi="Courier New" w:cs="Courier New"/>
                <w:color w:val="000000"/>
                <w:sz w:val="27"/>
                <w:szCs w:val="27"/>
              </w:rPr>
            </w:pPr>
            <w:r w:rsidRPr="0003204C">
              <w:rPr>
                <w:bCs/>
                <w:szCs w:val="21"/>
              </w:rPr>
              <w:t>passWord</w:t>
            </w:r>
          </w:p>
        </w:tc>
        <w:tc>
          <w:tcPr>
            <w:tcW w:w="2655" w:type="dxa"/>
            <w:gridSpan w:val="2"/>
            <w:shd w:val="clear" w:color="auto" w:fill="auto"/>
            <w:vAlign w:val="center"/>
          </w:tcPr>
          <w:p w:rsidR="007301CB" w:rsidRDefault="007301CB" w:rsidP="00A41E9F">
            <w:pPr>
              <w:widowControl/>
              <w:jc w:val="center"/>
              <w:rPr>
                <w:rFonts w:ascii="Consolas" w:hAnsi="Consolas" w:cs="Consolas"/>
                <w:szCs w:val="21"/>
              </w:rPr>
            </w:pPr>
            <w:r>
              <w:rPr>
                <w:rFonts w:ascii="Consolas" w:hAnsi="Consolas" w:cs="Consolas" w:hint="eastAsia"/>
                <w:szCs w:val="21"/>
              </w:rPr>
              <w:t>密码</w:t>
            </w:r>
          </w:p>
        </w:tc>
        <w:tc>
          <w:tcPr>
            <w:tcW w:w="2727" w:type="dxa"/>
            <w:shd w:val="clear" w:color="auto" w:fill="auto"/>
          </w:tcPr>
          <w:p w:rsidR="007301CB" w:rsidRPr="0003204C" w:rsidRDefault="007301CB" w:rsidP="00A41E9F">
            <w:pPr>
              <w:widowControl/>
              <w:jc w:val="center"/>
              <w:rPr>
                <w:rFonts w:ascii="Consolas" w:hAnsi="Consolas" w:cs="Consolas"/>
                <w:szCs w:val="21"/>
              </w:rPr>
            </w:pPr>
            <w:r>
              <w:rPr>
                <w:rFonts w:ascii="Consolas" w:hAnsi="Consolas" w:cs="Consolas" w:hint="eastAsia"/>
                <w:szCs w:val="21"/>
              </w:rPr>
              <w:t>明文</w:t>
            </w:r>
          </w:p>
        </w:tc>
        <w:tc>
          <w:tcPr>
            <w:tcW w:w="1847" w:type="dxa"/>
            <w:shd w:val="clear" w:color="auto" w:fill="auto"/>
          </w:tcPr>
          <w:p w:rsidR="007301CB" w:rsidRDefault="007301CB" w:rsidP="00A41E9F">
            <w:pPr>
              <w:widowControl/>
              <w:jc w:val="center"/>
              <w:rPr>
                <w:rFonts w:ascii="Consolas" w:hAnsi="Consolas" w:cs="Consolas"/>
                <w:szCs w:val="21"/>
              </w:rPr>
            </w:pPr>
            <w:r>
              <w:rPr>
                <w:rFonts w:ascii="Consolas" w:hAnsi="Consolas" w:cs="Consolas" w:hint="eastAsia"/>
                <w:szCs w:val="21"/>
              </w:rPr>
              <w:t>是</w:t>
            </w:r>
          </w:p>
        </w:tc>
      </w:tr>
      <w:tr w:rsidR="007301CB" w:rsidRPr="0003204C" w:rsidTr="00A41E9F">
        <w:tc>
          <w:tcPr>
            <w:tcW w:w="1838" w:type="dxa"/>
            <w:shd w:val="clear" w:color="auto" w:fill="auto"/>
            <w:vAlign w:val="center"/>
          </w:tcPr>
          <w:p w:rsidR="007301CB" w:rsidRPr="0003204C" w:rsidRDefault="007301CB" w:rsidP="00A41E9F">
            <w:pPr>
              <w:jc w:val="center"/>
              <w:rPr>
                <w:bCs/>
                <w:szCs w:val="21"/>
              </w:rPr>
            </w:pPr>
            <w:r w:rsidRPr="0003204C">
              <w:rPr>
                <w:bCs/>
                <w:szCs w:val="21"/>
              </w:rPr>
              <w:t>authCode</w:t>
            </w:r>
          </w:p>
        </w:tc>
        <w:tc>
          <w:tcPr>
            <w:tcW w:w="2655" w:type="dxa"/>
            <w:gridSpan w:val="2"/>
            <w:shd w:val="clear" w:color="auto" w:fill="auto"/>
            <w:vAlign w:val="center"/>
          </w:tcPr>
          <w:p w:rsidR="007301CB" w:rsidRDefault="007301CB" w:rsidP="00A41E9F">
            <w:pPr>
              <w:widowControl/>
              <w:jc w:val="center"/>
              <w:rPr>
                <w:rFonts w:ascii="Consolas" w:hAnsi="Consolas" w:cs="Consolas"/>
                <w:szCs w:val="21"/>
              </w:rPr>
            </w:pPr>
            <w:r>
              <w:rPr>
                <w:rFonts w:ascii="Consolas" w:hAnsi="Consolas" w:cs="Consolas" w:hint="eastAsia"/>
                <w:szCs w:val="21"/>
              </w:rPr>
              <w:t>验证</w:t>
            </w:r>
            <w:r>
              <w:rPr>
                <w:rFonts w:ascii="Consolas" w:hAnsi="Consolas" w:cs="Consolas"/>
                <w:szCs w:val="21"/>
              </w:rPr>
              <w:t>码</w:t>
            </w:r>
          </w:p>
        </w:tc>
        <w:tc>
          <w:tcPr>
            <w:tcW w:w="2727" w:type="dxa"/>
            <w:shd w:val="clear" w:color="auto" w:fill="auto"/>
          </w:tcPr>
          <w:p w:rsidR="007301CB" w:rsidRDefault="007301CB" w:rsidP="00A41E9F">
            <w:pPr>
              <w:widowControl/>
              <w:jc w:val="center"/>
              <w:rPr>
                <w:rFonts w:ascii="Consolas" w:hAnsi="Consolas" w:cs="Consolas"/>
                <w:szCs w:val="21"/>
              </w:rPr>
            </w:pPr>
          </w:p>
        </w:tc>
        <w:tc>
          <w:tcPr>
            <w:tcW w:w="1847" w:type="dxa"/>
            <w:shd w:val="clear" w:color="auto" w:fill="auto"/>
          </w:tcPr>
          <w:p w:rsidR="007301CB" w:rsidRDefault="007301CB" w:rsidP="00A41E9F">
            <w:pPr>
              <w:widowControl/>
              <w:jc w:val="center"/>
              <w:rPr>
                <w:rFonts w:ascii="Consolas" w:hAnsi="Consolas" w:cs="Consolas"/>
                <w:szCs w:val="21"/>
              </w:rPr>
            </w:pPr>
            <w:r>
              <w:rPr>
                <w:rFonts w:ascii="Consolas" w:hAnsi="Consolas" w:cs="Consolas" w:hint="eastAsia"/>
                <w:szCs w:val="21"/>
              </w:rPr>
              <w:t>否</w:t>
            </w:r>
          </w:p>
        </w:tc>
      </w:tr>
      <w:tr w:rsidR="007301CB" w:rsidTr="00A41E9F">
        <w:tc>
          <w:tcPr>
            <w:tcW w:w="1838" w:type="dxa"/>
            <w:shd w:val="clear" w:color="auto" w:fill="A6A6A6" w:themeFill="background1" w:themeFillShade="A6"/>
            <w:vAlign w:val="center"/>
          </w:tcPr>
          <w:p w:rsidR="007301CB" w:rsidRDefault="007301CB" w:rsidP="00A41E9F">
            <w:pPr>
              <w:jc w:val="center"/>
              <w:rPr>
                <w:bCs/>
                <w:szCs w:val="21"/>
              </w:rPr>
            </w:pPr>
            <w:r>
              <w:rPr>
                <w:rFonts w:hint="eastAsia"/>
              </w:rPr>
              <w:t>参数</w:t>
            </w:r>
            <w:r>
              <w:t>jsonStr</w:t>
            </w:r>
            <w:r>
              <w:rPr>
                <w:rFonts w:hint="eastAsia"/>
              </w:rPr>
              <w:t>：</w:t>
            </w:r>
          </w:p>
        </w:tc>
        <w:tc>
          <w:tcPr>
            <w:tcW w:w="7229" w:type="dxa"/>
            <w:gridSpan w:val="4"/>
            <w:vAlign w:val="center"/>
          </w:tcPr>
          <w:p w:rsidR="007301CB" w:rsidRPr="007856FB" w:rsidRDefault="007301CB" w:rsidP="00A41E9F">
            <w:pPr>
              <w:ind w:left="120" w:hangingChars="50" w:hanging="120"/>
              <w:jc w:val="left"/>
              <w:rPr>
                <w:rFonts w:ascii="Consolas" w:hAnsi="Consolas" w:cs="Consolas"/>
                <w:b/>
                <w:color w:val="0070C0"/>
                <w:szCs w:val="21"/>
              </w:rPr>
            </w:pPr>
            <w:r w:rsidRPr="0003204C">
              <w:rPr>
                <w:rFonts w:ascii="Consolas" w:hAnsi="Consolas" w:cs="Consolas"/>
                <w:b/>
                <w:bCs/>
                <w:color w:val="0070C0"/>
                <w:sz w:val="24"/>
                <w:szCs w:val="24"/>
              </w:rPr>
              <w:t>{mobile:'15076939546',passWord:'939546',authCode:''}</w:t>
            </w:r>
          </w:p>
        </w:tc>
      </w:tr>
      <w:tr w:rsidR="007301CB" w:rsidTr="00A41E9F">
        <w:tc>
          <w:tcPr>
            <w:tcW w:w="1838" w:type="dxa"/>
            <w:shd w:val="clear" w:color="auto" w:fill="A6A6A6" w:themeFill="background1" w:themeFillShade="A6"/>
            <w:vAlign w:val="center"/>
          </w:tcPr>
          <w:p w:rsidR="007301CB" w:rsidRDefault="007301CB" w:rsidP="00A41E9F">
            <w:pPr>
              <w:jc w:val="center"/>
            </w:pPr>
            <w:r w:rsidRPr="00762735">
              <w:t>callbackparam</w:t>
            </w:r>
          </w:p>
        </w:tc>
        <w:tc>
          <w:tcPr>
            <w:tcW w:w="7229" w:type="dxa"/>
            <w:gridSpan w:val="4"/>
            <w:vAlign w:val="center"/>
          </w:tcPr>
          <w:p w:rsidR="007301CB" w:rsidRPr="007856FB" w:rsidRDefault="007301CB" w:rsidP="00A41E9F">
            <w:pPr>
              <w:ind w:left="120" w:hangingChars="50" w:hanging="120"/>
              <w:jc w:val="left"/>
              <w:rPr>
                <w:rFonts w:ascii="Consolas" w:hAnsi="Consolas" w:cs="Consolas"/>
                <w:b/>
                <w:bCs/>
                <w:color w:val="0070C0"/>
                <w:sz w:val="24"/>
                <w:szCs w:val="24"/>
              </w:rPr>
            </w:pPr>
          </w:p>
        </w:tc>
      </w:tr>
      <w:tr w:rsidR="007301CB" w:rsidTr="00A41E9F">
        <w:tc>
          <w:tcPr>
            <w:tcW w:w="1838" w:type="dxa"/>
            <w:shd w:val="clear" w:color="auto" w:fill="A6A6A6" w:themeFill="background1" w:themeFillShade="A6"/>
            <w:vAlign w:val="center"/>
          </w:tcPr>
          <w:p w:rsidR="007301CB" w:rsidRDefault="007301CB" w:rsidP="00A41E9F">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7301CB" w:rsidRDefault="007301CB" w:rsidP="00A41E9F">
            <w:pPr>
              <w:ind w:firstLine="210"/>
              <w:jc w:val="center"/>
              <w:rPr>
                <w:rFonts w:ascii="宋体" w:hAnsi="宋体"/>
                <w:bCs/>
                <w:szCs w:val="21"/>
              </w:rPr>
            </w:pPr>
          </w:p>
        </w:tc>
        <w:tc>
          <w:tcPr>
            <w:tcW w:w="2762" w:type="dxa"/>
            <w:gridSpan w:val="2"/>
            <w:shd w:val="clear" w:color="auto" w:fill="A6A6A6" w:themeFill="background1" w:themeFillShade="A6"/>
          </w:tcPr>
          <w:p w:rsidR="007301CB" w:rsidRDefault="007301CB" w:rsidP="00A41E9F">
            <w:pPr>
              <w:ind w:firstLine="210"/>
              <w:jc w:val="center"/>
              <w:rPr>
                <w:rFonts w:ascii="宋体" w:hAnsi="宋体"/>
                <w:bCs/>
                <w:szCs w:val="21"/>
              </w:rPr>
            </w:pPr>
          </w:p>
        </w:tc>
        <w:tc>
          <w:tcPr>
            <w:tcW w:w="1847" w:type="dxa"/>
            <w:shd w:val="clear" w:color="auto" w:fill="A6A6A6" w:themeFill="background1" w:themeFillShade="A6"/>
          </w:tcPr>
          <w:p w:rsidR="007301CB" w:rsidRDefault="007301CB" w:rsidP="00A41E9F">
            <w:pPr>
              <w:ind w:firstLine="210"/>
              <w:jc w:val="center"/>
              <w:rPr>
                <w:rFonts w:ascii="宋体" w:hAnsi="宋体"/>
                <w:bCs/>
                <w:szCs w:val="21"/>
              </w:rPr>
            </w:pPr>
          </w:p>
        </w:tc>
      </w:tr>
      <w:tr w:rsidR="007301CB" w:rsidTr="00A41E9F">
        <w:tc>
          <w:tcPr>
            <w:tcW w:w="1838" w:type="dxa"/>
            <w:shd w:val="clear" w:color="auto" w:fill="auto"/>
            <w:vAlign w:val="center"/>
          </w:tcPr>
          <w:p w:rsidR="007301CB" w:rsidRPr="00B71BA5" w:rsidRDefault="007301CB" w:rsidP="00A41E9F">
            <w:pPr>
              <w:ind w:firstLine="210"/>
              <w:jc w:val="center"/>
              <w:rPr>
                <w:rFonts w:ascii="宋体" w:hAnsi="宋体"/>
                <w:bCs/>
                <w:szCs w:val="21"/>
              </w:rPr>
            </w:pPr>
            <w:r w:rsidRPr="00B71BA5">
              <w:rPr>
                <w:rFonts w:ascii="宋体" w:hAnsi="宋体"/>
                <w:bCs/>
                <w:szCs w:val="21"/>
              </w:rPr>
              <w:t>fregionid</w:t>
            </w:r>
          </w:p>
        </w:tc>
        <w:tc>
          <w:tcPr>
            <w:tcW w:w="2620" w:type="dxa"/>
            <w:shd w:val="clear" w:color="auto" w:fill="auto"/>
          </w:tcPr>
          <w:p w:rsidR="007301CB" w:rsidRDefault="007301CB" w:rsidP="00A41E9F">
            <w:pPr>
              <w:ind w:firstLine="210"/>
              <w:jc w:val="center"/>
              <w:rPr>
                <w:rFonts w:ascii="宋体" w:hAnsi="宋体"/>
                <w:bCs/>
                <w:szCs w:val="21"/>
              </w:rPr>
            </w:pPr>
            <w:r>
              <w:rPr>
                <w:rFonts w:ascii="宋体" w:hAnsi="宋体" w:hint="eastAsia"/>
                <w:bCs/>
                <w:szCs w:val="21"/>
              </w:rPr>
              <w:t>区划</w:t>
            </w:r>
          </w:p>
        </w:tc>
        <w:tc>
          <w:tcPr>
            <w:tcW w:w="2762" w:type="dxa"/>
            <w:gridSpan w:val="2"/>
            <w:shd w:val="clear" w:color="auto" w:fill="auto"/>
          </w:tcPr>
          <w:p w:rsidR="007301CB" w:rsidRDefault="007301CB" w:rsidP="00A41E9F">
            <w:pPr>
              <w:ind w:firstLine="210"/>
              <w:jc w:val="center"/>
              <w:rPr>
                <w:rFonts w:ascii="宋体" w:hAnsi="宋体"/>
                <w:bCs/>
                <w:szCs w:val="21"/>
              </w:rPr>
            </w:pPr>
          </w:p>
        </w:tc>
        <w:tc>
          <w:tcPr>
            <w:tcW w:w="1847" w:type="dxa"/>
            <w:shd w:val="clear" w:color="auto" w:fill="auto"/>
          </w:tcPr>
          <w:p w:rsidR="007301CB" w:rsidRDefault="007301CB" w:rsidP="00A41E9F">
            <w:pPr>
              <w:ind w:firstLine="210"/>
              <w:jc w:val="center"/>
              <w:rPr>
                <w:rFonts w:ascii="宋体" w:hAnsi="宋体"/>
                <w:bCs/>
                <w:szCs w:val="21"/>
              </w:rPr>
            </w:pPr>
          </w:p>
        </w:tc>
      </w:tr>
      <w:tr w:rsidR="007301CB" w:rsidTr="00A41E9F">
        <w:tc>
          <w:tcPr>
            <w:tcW w:w="1838" w:type="dxa"/>
            <w:shd w:val="clear" w:color="auto" w:fill="auto"/>
            <w:vAlign w:val="center"/>
          </w:tcPr>
          <w:p w:rsidR="007301CB" w:rsidRPr="00B71BA5" w:rsidRDefault="007301CB" w:rsidP="00A41E9F">
            <w:pPr>
              <w:ind w:firstLine="210"/>
              <w:jc w:val="center"/>
              <w:rPr>
                <w:rFonts w:ascii="宋体" w:hAnsi="宋体"/>
                <w:bCs/>
                <w:szCs w:val="21"/>
              </w:rPr>
            </w:pPr>
            <w:r w:rsidRPr="00B71BA5">
              <w:rPr>
                <w:rFonts w:ascii="宋体" w:hAnsi="宋体"/>
                <w:bCs/>
                <w:szCs w:val="21"/>
              </w:rPr>
              <w:t>userNick</w:t>
            </w:r>
          </w:p>
        </w:tc>
        <w:tc>
          <w:tcPr>
            <w:tcW w:w="2620" w:type="dxa"/>
            <w:shd w:val="clear" w:color="auto" w:fill="auto"/>
          </w:tcPr>
          <w:p w:rsidR="007301CB" w:rsidRDefault="007301CB" w:rsidP="00A41E9F">
            <w:pPr>
              <w:ind w:firstLine="210"/>
              <w:jc w:val="center"/>
              <w:rPr>
                <w:rFonts w:ascii="宋体" w:hAnsi="宋体"/>
                <w:bCs/>
                <w:szCs w:val="21"/>
              </w:rPr>
            </w:pPr>
            <w:r>
              <w:rPr>
                <w:rFonts w:ascii="宋体" w:hAnsi="宋体" w:hint="eastAsia"/>
                <w:bCs/>
                <w:szCs w:val="21"/>
              </w:rPr>
              <w:t>昵称</w:t>
            </w:r>
          </w:p>
        </w:tc>
        <w:tc>
          <w:tcPr>
            <w:tcW w:w="2762" w:type="dxa"/>
            <w:gridSpan w:val="2"/>
            <w:shd w:val="clear" w:color="auto" w:fill="auto"/>
          </w:tcPr>
          <w:p w:rsidR="007301CB" w:rsidRDefault="007301CB" w:rsidP="00A41E9F">
            <w:pPr>
              <w:ind w:firstLine="210"/>
              <w:jc w:val="center"/>
              <w:rPr>
                <w:rFonts w:ascii="宋体" w:hAnsi="宋体"/>
                <w:bCs/>
                <w:szCs w:val="21"/>
              </w:rPr>
            </w:pPr>
          </w:p>
        </w:tc>
        <w:tc>
          <w:tcPr>
            <w:tcW w:w="1847" w:type="dxa"/>
            <w:shd w:val="clear" w:color="auto" w:fill="auto"/>
          </w:tcPr>
          <w:p w:rsidR="007301CB" w:rsidRDefault="007301CB" w:rsidP="00A41E9F">
            <w:pPr>
              <w:ind w:firstLine="210"/>
              <w:jc w:val="center"/>
              <w:rPr>
                <w:rFonts w:ascii="宋体" w:hAnsi="宋体"/>
                <w:bCs/>
                <w:szCs w:val="21"/>
              </w:rPr>
            </w:pPr>
          </w:p>
        </w:tc>
      </w:tr>
      <w:tr w:rsidR="007301CB" w:rsidTr="00A41E9F">
        <w:tc>
          <w:tcPr>
            <w:tcW w:w="1838" w:type="dxa"/>
            <w:shd w:val="clear" w:color="auto" w:fill="auto"/>
            <w:vAlign w:val="center"/>
          </w:tcPr>
          <w:p w:rsidR="007301CB" w:rsidRPr="00B71BA5" w:rsidRDefault="007301CB" w:rsidP="00A41E9F">
            <w:pPr>
              <w:ind w:firstLine="210"/>
              <w:jc w:val="center"/>
              <w:rPr>
                <w:rFonts w:ascii="宋体" w:hAnsi="宋体"/>
                <w:bCs/>
                <w:szCs w:val="21"/>
              </w:rPr>
            </w:pPr>
            <w:r w:rsidRPr="00B71BA5">
              <w:rPr>
                <w:rFonts w:ascii="宋体" w:hAnsi="宋体"/>
                <w:bCs/>
                <w:szCs w:val="21"/>
              </w:rPr>
              <w:t>userid</w:t>
            </w:r>
          </w:p>
        </w:tc>
        <w:tc>
          <w:tcPr>
            <w:tcW w:w="2620" w:type="dxa"/>
            <w:shd w:val="clear" w:color="auto" w:fill="auto"/>
          </w:tcPr>
          <w:p w:rsidR="007301CB" w:rsidRDefault="007301CB" w:rsidP="00A41E9F">
            <w:pPr>
              <w:ind w:firstLine="210"/>
              <w:jc w:val="center"/>
              <w:rPr>
                <w:rFonts w:ascii="宋体" w:hAnsi="宋体"/>
                <w:bCs/>
                <w:szCs w:val="21"/>
              </w:rPr>
            </w:pPr>
            <w:r>
              <w:rPr>
                <w:rFonts w:ascii="宋体" w:hAnsi="宋体" w:hint="eastAsia"/>
                <w:bCs/>
                <w:szCs w:val="21"/>
              </w:rPr>
              <w:t>用户编号</w:t>
            </w:r>
          </w:p>
        </w:tc>
        <w:tc>
          <w:tcPr>
            <w:tcW w:w="2762" w:type="dxa"/>
            <w:gridSpan w:val="2"/>
            <w:shd w:val="clear" w:color="auto" w:fill="auto"/>
          </w:tcPr>
          <w:p w:rsidR="007301CB" w:rsidRDefault="007301CB" w:rsidP="00A41E9F">
            <w:pPr>
              <w:ind w:firstLine="210"/>
              <w:jc w:val="center"/>
              <w:rPr>
                <w:rFonts w:ascii="宋体" w:hAnsi="宋体"/>
                <w:bCs/>
                <w:szCs w:val="21"/>
              </w:rPr>
            </w:pPr>
          </w:p>
        </w:tc>
        <w:tc>
          <w:tcPr>
            <w:tcW w:w="1847" w:type="dxa"/>
            <w:shd w:val="clear" w:color="auto" w:fill="auto"/>
          </w:tcPr>
          <w:p w:rsidR="007301CB" w:rsidRDefault="007301CB" w:rsidP="00A41E9F">
            <w:pPr>
              <w:ind w:firstLine="210"/>
              <w:jc w:val="center"/>
              <w:rPr>
                <w:rFonts w:ascii="宋体" w:hAnsi="宋体"/>
                <w:bCs/>
                <w:szCs w:val="21"/>
              </w:rPr>
            </w:pPr>
          </w:p>
        </w:tc>
      </w:tr>
      <w:tr w:rsidR="007301CB" w:rsidTr="00A41E9F">
        <w:tc>
          <w:tcPr>
            <w:tcW w:w="1838" w:type="dxa"/>
            <w:shd w:val="clear" w:color="auto" w:fill="auto"/>
            <w:vAlign w:val="center"/>
          </w:tcPr>
          <w:p w:rsidR="007301CB" w:rsidRPr="00B71BA5" w:rsidRDefault="007301CB" w:rsidP="00A41E9F">
            <w:pPr>
              <w:ind w:firstLine="210"/>
              <w:jc w:val="center"/>
              <w:rPr>
                <w:rFonts w:ascii="宋体" w:hAnsi="宋体"/>
                <w:bCs/>
                <w:szCs w:val="21"/>
              </w:rPr>
            </w:pPr>
            <w:r w:rsidRPr="00B71BA5">
              <w:rPr>
                <w:rFonts w:ascii="宋体" w:hAnsi="宋体"/>
                <w:bCs/>
                <w:szCs w:val="21"/>
              </w:rPr>
              <w:t>userName</w:t>
            </w:r>
          </w:p>
        </w:tc>
        <w:tc>
          <w:tcPr>
            <w:tcW w:w="2620" w:type="dxa"/>
            <w:shd w:val="clear" w:color="auto" w:fill="auto"/>
          </w:tcPr>
          <w:p w:rsidR="007301CB" w:rsidRDefault="007301CB" w:rsidP="00A41E9F">
            <w:pPr>
              <w:ind w:firstLine="210"/>
              <w:jc w:val="center"/>
              <w:rPr>
                <w:rFonts w:ascii="宋体" w:hAnsi="宋体"/>
                <w:bCs/>
                <w:szCs w:val="21"/>
              </w:rPr>
            </w:pPr>
            <w:r>
              <w:rPr>
                <w:rFonts w:ascii="宋体" w:hAnsi="宋体" w:hint="eastAsia"/>
                <w:bCs/>
                <w:szCs w:val="21"/>
              </w:rPr>
              <w:t>用户</w:t>
            </w:r>
            <w:r>
              <w:rPr>
                <w:rFonts w:ascii="宋体" w:hAnsi="宋体"/>
                <w:bCs/>
                <w:szCs w:val="21"/>
              </w:rPr>
              <w:t>名</w:t>
            </w:r>
          </w:p>
        </w:tc>
        <w:tc>
          <w:tcPr>
            <w:tcW w:w="2762" w:type="dxa"/>
            <w:gridSpan w:val="2"/>
            <w:shd w:val="clear" w:color="auto" w:fill="auto"/>
          </w:tcPr>
          <w:p w:rsidR="007301CB" w:rsidRDefault="007301CB" w:rsidP="00A41E9F">
            <w:pPr>
              <w:ind w:firstLine="210"/>
              <w:jc w:val="center"/>
              <w:rPr>
                <w:rFonts w:ascii="宋体" w:hAnsi="宋体"/>
                <w:bCs/>
                <w:szCs w:val="21"/>
              </w:rPr>
            </w:pPr>
          </w:p>
        </w:tc>
        <w:tc>
          <w:tcPr>
            <w:tcW w:w="1847" w:type="dxa"/>
            <w:shd w:val="clear" w:color="auto" w:fill="auto"/>
          </w:tcPr>
          <w:p w:rsidR="007301CB" w:rsidRDefault="007301CB" w:rsidP="00A41E9F">
            <w:pPr>
              <w:ind w:firstLine="210"/>
              <w:jc w:val="center"/>
              <w:rPr>
                <w:rFonts w:ascii="宋体" w:hAnsi="宋体"/>
                <w:bCs/>
                <w:szCs w:val="21"/>
              </w:rPr>
            </w:pPr>
          </w:p>
        </w:tc>
      </w:tr>
      <w:tr w:rsidR="007301CB" w:rsidTr="00A41E9F">
        <w:tc>
          <w:tcPr>
            <w:tcW w:w="1838" w:type="dxa"/>
            <w:shd w:val="clear" w:color="auto" w:fill="auto"/>
            <w:vAlign w:val="center"/>
          </w:tcPr>
          <w:p w:rsidR="007301CB" w:rsidRPr="00B71BA5" w:rsidRDefault="007301CB" w:rsidP="00A41E9F">
            <w:pPr>
              <w:ind w:firstLine="210"/>
              <w:jc w:val="center"/>
              <w:rPr>
                <w:rFonts w:ascii="宋体" w:hAnsi="宋体"/>
                <w:bCs/>
                <w:szCs w:val="21"/>
              </w:rPr>
            </w:pPr>
            <w:r w:rsidRPr="00B71BA5">
              <w:rPr>
                <w:rFonts w:ascii="宋体" w:hAnsi="宋体"/>
                <w:bCs/>
                <w:szCs w:val="21"/>
              </w:rPr>
              <w:t>type</w:t>
            </w:r>
          </w:p>
        </w:tc>
        <w:tc>
          <w:tcPr>
            <w:tcW w:w="2620" w:type="dxa"/>
            <w:shd w:val="clear" w:color="auto" w:fill="auto"/>
          </w:tcPr>
          <w:p w:rsidR="007301CB" w:rsidRDefault="007301CB" w:rsidP="00A41E9F">
            <w:pPr>
              <w:ind w:firstLine="210"/>
              <w:jc w:val="center"/>
              <w:rPr>
                <w:rFonts w:ascii="宋体" w:hAnsi="宋体"/>
                <w:bCs/>
                <w:szCs w:val="21"/>
              </w:rPr>
            </w:pPr>
            <w:r>
              <w:rPr>
                <w:rFonts w:ascii="宋体" w:hAnsi="宋体" w:hint="eastAsia"/>
                <w:bCs/>
                <w:szCs w:val="21"/>
              </w:rPr>
              <w:t>用户</w:t>
            </w:r>
            <w:r>
              <w:rPr>
                <w:rFonts w:ascii="宋体" w:hAnsi="宋体"/>
                <w:bCs/>
                <w:szCs w:val="21"/>
              </w:rPr>
              <w:t>类型</w:t>
            </w:r>
          </w:p>
        </w:tc>
        <w:tc>
          <w:tcPr>
            <w:tcW w:w="2762" w:type="dxa"/>
            <w:gridSpan w:val="2"/>
            <w:shd w:val="clear" w:color="auto" w:fill="auto"/>
          </w:tcPr>
          <w:p w:rsidR="007301CB" w:rsidRDefault="007301CB" w:rsidP="00A41E9F">
            <w:pPr>
              <w:ind w:firstLine="210"/>
              <w:jc w:val="center"/>
              <w:rPr>
                <w:rFonts w:ascii="宋体" w:hAnsi="宋体"/>
                <w:bCs/>
                <w:szCs w:val="21"/>
              </w:rPr>
            </w:pPr>
            <w:r>
              <w:rPr>
                <w:rFonts w:ascii="宋体" w:hAnsi="宋体" w:hint="eastAsia"/>
                <w:bCs/>
                <w:szCs w:val="21"/>
              </w:rPr>
              <w:t>201200普通</w:t>
            </w:r>
            <w:r>
              <w:rPr>
                <w:rFonts w:ascii="宋体" w:hAnsi="宋体"/>
                <w:bCs/>
                <w:szCs w:val="21"/>
              </w:rPr>
              <w:t>用户，</w:t>
            </w:r>
            <w:r>
              <w:rPr>
                <w:rFonts w:ascii="宋体" w:hAnsi="宋体" w:hint="eastAsia"/>
                <w:bCs/>
                <w:szCs w:val="21"/>
              </w:rPr>
              <w:t>200600第一</w:t>
            </w:r>
            <w:r>
              <w:rPr>
                <w:rFonts w:ascii="宋体" w:hAnsi="宋体"/>
                <w:bCs/>
                <w:szCs w:val="21"/>
              </w:rPr>
              <w:t>书记</w:t>
            </w:r>
          </w:p>
        </w:tc>
        <w:tc>
          <w:tcPr>
            <w:tcW w:w="1847" w:type="dxa"/>
            <w:shd w:val="clear" w:color="auto" w:fill="auto"/>
          </w:tcPr>
          <w:p w:rsidR="007301CB" w:rsidRDefault="007301CB" w:rsidP="00A41E9F">
            <w:pPr>
              <w:ind w:firstLine="210"/>
              <w:jc w:val="center"/>
              <w:rPr>
                <w:rFonts w:ascii="宋体" w:hAnsi="宋体"/>
                <w:bCs/>
                <w:szCs w:val="21"/>
              </w:rPr>
            </w:pPr>
          </w:p>
        </w:tc>
      </w:tr>
      <w:tr w:rsidR="007301CB" w:rsidTr="00A41E9F">
        <w:tc>
          <w:tcPr>
            <w:tcW w:w="1838" w:type="dxa"/>
            <w:shd w:val="clear" w:color="auto" w:fill="auto"/>
            <w:vAlign w:val="center"/>
          </w:tcPr>
          <w:p w:rsidR="007301CB" w:rsidRPr="00B71BA5" w:rsidRDefault="007301CB" w:rsidP="00A41E9F">
            <w:pPr>
              <w:ind w:firstLine="210"/>
              <w:jc w:val="center"/>
              <w:rPr>
                <w:rFonts w:ascii="宋体" w:hAnsi="宋体"/>
                <w:bCs/>
                <w:szCs w:val="21"/>
              </w:rPr>
            </w:pPr>
            <w:r w:rsidRPr="00B71BA5">
              <w:rPr>
                <w:rFonts w:ascii="宋体" w:hAnsi="宋体"/>
                <w:bCs/>
                <w:szCs w:val="21"/>
              </w:rPr>
              <w:t>accToken</w:t>
            </w:r>
          </w:p>
        </w:tc>
        <w:tc>
          <w:tcPr>
            <w:tcW w:w="2620" w:type="dxa"/>
            <w:shd w:val="clear" w:color="auto" w:fill="auto"/>
          </w:tcPr>
          <w:p w:rsidR="007301CB" w:rsidRDefault="007301CB" w:rsidP="00A41E9F">
            <w:pPr>
              <w:ind w:firstLine="210"/>
              <w:jc w:val="center"/>
              <w:rPr>
                <w:rFonts w:ascii="宋体" w:hAnsi="宋体"/>
                <w:bCs/>
                <w:szCs w:val="21"/>
              </w:rPr>
            </w:pPr>
            <w:r>
              <w:rPr>
                <w:rFonts w:ascii="宋体" w:hAnsi="宋体"/>
                <w:bCs/>
                <w:szCs w:val="21"/>
              </w:rPr>
              <w:t>T</w:t>
            </w:r>
            <w:r>
              <w:rPr>
                <w:rFonts w:ascii="宋体" w:hAnsi="宋体" w:hint="eastAsia"/>
                <w:bCs/>
                <w:szCs w:val="21"/>
              </w:rPr>
              <w:t>oken</w:t>
            </w:r>
          </w:p>
        </w:tc>
        <w:tc>
          <w:tcPr>
            <w:tcW w:w="2762" w:type="dxa"/>
            <w:gridSpan w:val="2"/>
            <w:shd w:val="clear" w:color="auto" w:fill="auto"/>
          </w:tcPr>
          <w:p w:rsidR="007301CB" w:rsidRDefault="007301CB" w:rsidP="00A41E9F">
            <w:pPr>
              <w:ind w:firstLine="210"/>
              <w:jc w:val="center"/>
              <w:rPr>
                <w:rFonts w:ascii="宋体" w:hAnsi="宋体"/>
                <w:bCs/>
                <w:szCs w:val="21"/>
              </w:rPr>
            </w:pPr>
          </w:p>
        </w:tc>
        <w:tc>
          <w:tcPr>
            <w:tcW w:w="1847" w:type="dxa"/>
            <w:shd w:val="clear" w:color="auto" w:fill="auto"/>
          </w:tcPr>
          <w:p w:rsidR="007301CB" w:rsidRDefault="007301CB" w:rsidP="00A41E9F">
            <w:pPr>
              <w:ind w:firstLine="210"/>
              <w:jc w:val="center"/>
              <w:rPr>
                <w:rFonts w:ascii="宋体" w:hAnsi="宋体"/>
                <w:bCs/>
                <w:szCs w:val="21"/>
              </w:rPr>
            </w:pPr>
          </w:p>
        </w:tc>
      </w:tr>
      <w:tr w:rsidR="007301CB" w:rsidTr="00A41E9F">
        <w:tc>
          <w:tcPr>
            <w:tcW w:w="1838" w:type="dxa"/>
            <w:shd w:val="clear" w:color="auto" w:fill="auto"/>
            <w:vAlign w:val="center"/>
          </w:tcPr>
          <w:p w:rsidR="007301CB" w:rsidRPr="00B71BA5" w:rsidRDefault="007301CB" w:rsidP="00A41E9F">
            <w:pPr>
              <w:ind w:firstLine="210"/>
              <w:jc w:val="center"/>
              <w:rPr>
                <w:rFonts w:ascii="宋体" w:hAnsi="宋体"/>
                <w:bCs/>
                <w:szCs w:val="21"/>
              </w:rPr>
            </w:pPr>
            <w:r w:rsidRPr="00B71BA5">
              <w:rPr>
                <w:rFonts w:ascii="宋体" w:hAnsi="宋体"/>
                <w:bCs/>
                <w:szCs w:val="21"/>
              </w:rPr>
              <w:t>userType</w:t>
            </w:r>
          </w:p>
        </w:tc>
        <w:tc>
          <w:tcPr>
            <w:tcW w:w="2620" w:type="dxa"/>
            <w:shd w:val="clear" w:color="auto" w:fill="auto"/>
          </w:tcPr>
          <w:p w:rsidR="007301CB" w:rsidRDefault="007301CB" w:rsidP="00A41E9F">
            <w:pPr>
              <w:ind w:firstLine="210"/>
              <w:jc w:val="center"/>
              <w:rPr>
                <w:rFonts w:ascii="宋体" w:hAnsi="宋体"/>
                <w:bCs/>
                <w:szCs w:val="21"/>
              </w:rPr>
            </w:pPr>
            <w:r>
              <w:rPr>
                <w:rFonts w:ascii="宋体" w:hAnsi="宋体" w:hint="eastAsia"/>
                <w:bCs/>
                <w:szCs w:val="21"/>
              </w:rPr>
              <w:t>用户</w:t>
            </w:r>
            <w:r>
              <w:rPr>
                <w:rFonts w:ascii="宋体" w:hAnsi="宋体"/>
                <w:bCs/>
                <w:szCs w:val="21"/>
              </w:rPr>
              <w:t>分类</w:t>
            </w:r>
          </w:p>
        </w:tc>
        <w:tc>
          <w:tcPr>
            <w:tcW w:w="2762" w:type="dxa"/>
            <w:gridSpan w:val="2"/>
            <w:shd w:val="clear" w:color="auto" w:fill="auto"/>
          </w:tcPr>
          <w:p w:rsidR="007301CB" w:rsidRDefault="007301CB" w:rsidP="00A41E9F">
            <w:pPr>
              <w:ind w:firstLine="210"/>
              <w:jc w:val="center"/>
              <w:rPr>
                <w:rFonts w:ascii="宋体" w:hAnsi="宋体"/>
                <w:bCs/>
                <w:szCs w:val="21"/>
              </w:rPr>
            </w:pPr>
            <w:r>
              <w:rPr>
                <w:rFonts w:ascii="宋体" w:hAnsi="宋体" w:hint="eastAsia"/>
                <w:bCs/>
                <w:szCs w:val="21"/>
              </w:rPr>
              <w:t>1爱心</w:t>
            </w:r>
            <w:r>
              <w:rPr>
                <w:rFonts w:ascii="宋体" w:hAnsi="宋体"/>
                <w:bCs/>
                <w:szCs w:val="21"/>
              </w:rPr>
              <w:t>人士，</w:t>
            </w:r>
            <w:r>
              <w:rPr>
                <w:rFonts w:ascii="宋体" w:hAnsi="宋体" w:hint="eastAsia"/>
                <w:bCs/>
                <w:szCs w:val="21"/>
              </w:rPr>
              <w:t>2贫困</w:t>
            </w:r>
            <w:r>
              <w:rPr>
                <w:rFonts w:ascii="宋体" w:hAnsi="宋体"/>
                <w:bCs/>
                <w:szCs w:val="21"/>
              </w:rPr>
              <w:t>户</w:t>
            </w:r>
          </w:p>
        </w:tc>
        <w:tc>
          <w:tcPr>
            <w:tcW w:w="1847" w:type="dxa"/>
            <w:shd w:val="clear" w:color="auto" w:fill="auto"/>
          </w:tcPr>
          <w:p w:rsidR="007301CB" w:rsidRDefault="007301CB" w:rsidP="00A41E9F">
            <w:pPr>
              <w:ind w:firstLine="210"/>
              <w:jc w:val="center"/>
              <w:rPr>
                <w:rFonts w:ascii="宋体" w:hAnsi="宋体"/>
                <w:bCs/>
                <w:szCs w:val="21"/>
              </w:rPr>
            </w:pPr>
          </w:p>
        </w:tc>
      </w:tr>
      <w:tr w:rsidR="007301CB" w:rsidTr="00A41E9F">
        <w:tc>
          <w:tcPr>
            <w:tcW w:w="1838" w:type="dxa"/>
            <w:shd w:val="clear" w:color="auto" w:fill="auto"/>
            <w:vAlign w:val="center"/>
          </w:tcPr>
          <w:p w:rsidR="007301CB" w:rsidRPr="00B71BA5" w:rsidRDefault="007301CB" w:rsidP="00A41E9F">
            <w:pPr>
              <w:ind w:firstLine="210"/>
              <w:jc w:val="center"/>
              <w:rPr>
                <w:rFonts w:ascii="宋体" w:hAnsi="宋体"/>
                <w:bCs/>
                <w:szCs w:val="21"/>
              </w:rPr>
            </w:pPr>
            <w:r w:rsidRPr="00B71BA5">
              <w:rPr>
                <w:rFonts w:ascii="宋体" w:hAnsi="宋体"/>
                <w:bCs/>
                <w:szCs w:val="21"/>
              </w:rPr>
              <w:t>mobile</w:t>
            </w:r>
          </w:p>
        </w:tc>
        <w:tc>
          <w:tcPr>
            <w:tcW w:w="2620" w:type="dxa"/>
            <w:shd w:val="clear" w:color="auto" w:fill="auto"/>
          </w:tcPr>
          <w:p w:rsidR="007301CB" w:rsidRDefault="007301CB" w:rsidP="00A41E9F">
            <w:pPr>
              <w:ind w:firstLine="210"/>
              <w:jc w:val="center"/>
              <w:rPr>
                <w:rFonts w:ascii="宋体" w:hAnsi="宋体"/>
                <w:bCs/>
                <w:szCs w:val="21"/>
              </w:rPr>
            </w:pPr>
            <w:r>
              <w:rPr>
                <w:rFonts w:ascii="宋体" w:hAnsi="宋体" w:hint="eastAsia"/>
                <w:bCs/>
                <w:szCs w:val="21"/>
              </w:rPr>
              <w:t>手机</w:t>
            </w:r>
            <w:r>
              <w:rPr>
                <w:rFonts w:ascii="宋体" w:hAnsi="宋体"/>
                <w:bCs/>
                <w:szCs w:val="21"/>
              </w:rPr>
              <w:t>号码</w:t>
            </w:r>
          </w:p>
        </w:tc>
        <w:tc>
          <w:tcPr>
            <w:tcW w:w="2762" w:type="dxa"/>
            <w:gridSpan w:val="2"/>
            <w:shd w:val="clear" w:color="auto" w:fill="auto"/>
          </w:tcPr>
          <w:p w:rsidR="007301CB" w:rsidRDefault="007301CB" w:rsidP="00A41E9F">
            <w:pPr>
              <w:ind w:firstLine="210"/>
              <w:jc w:val="center"/>
              <w:rPr>
                <w:rFonts w:ascii="宋体" w:hAnsi="宋体"/>
                <w:bCs/>
                <w:szCs w:val="21"/>
              </w:rPr>
            </w:pPr>
          </w:p>
        </w:tc>
        <w:tc>
          <w:tcPr>
            <w:tcW w:w="1847" w:type="dxa"/>
            <w:shd w:val="clear" w:color="auto" w:fill="auto"/>
          </w:tcPr>
          <w:p w:rsidR="007301CB" w:rsidRDefault="007301CB" w:rsidP="00A41E9F">
            <w:pPr>
              <w:ind w:firstLine="210"/>
              <w:jc w:val="center"/>
              <w:rPr>
                <w:rFonts w:ascii="宋体" w:hAnsi="宋体"/>
                <w:bCs/>
                <w:szCs w:val="21"/>
              </w:rPr>
            </w:pPr>
          </w:p>
        </w:tc>
      </w:tr>
      <w:tr w:rsidR="007301CB" w:rsidTr="00A41E9F">
        <w:tc>
          <w:tcPr>
            <w:tcW w:w="1838" w:type="dxa"/>
            <w:shd w:val="clear" w:color="auto" w:fill="auto"/>
            <w:vAlign w:val="center"/>
          </w:tcPr>
          <w:p w:rsidR="007301CB" w:rsidRPr="00B71BA5" w:rsidRDefault="007301CB" w:rsidP="00A41E9F">
            <w:pPr>
              <w:ind w:firstLine="210"/>
              <w:jc w:val="center"/>
              <w:rPr>
                <w:rFonts w:ascii="宋体" w:hAnsi="宋体"/>
                <w:bCs/>
                <w:szCs w:val="21"/>
              </w:rPr>
            </w:pPr>
            <w:r>
              <w:rPr>
                <w:rFonts w:ascii="宋体" w:hAnsi="宋体" w:hint="eastAsia"/>
                <w:bCs/>
                <w:szCs w:val="21"/>
              </w:rPr>
              <w:t>headPath</w:t>
            </w:r>
          </w:p>
        </w:tc>
        <w:tc>
          <w:tcPr>
            <w:tcW w:w="2620" w:type="dxa"/>
            <w:shd w:val="clear" w:color="auto" w:fill="auto"/>
          </w:tcPr>
          <w:p w:rsidR="007301CB" w:rsidRDefault="007301CB" w:rsidP="00A41E9F">
            <w:pPr>
              <w:ind w:firstLine="210"/>
              <w:jc w:val="center"/>
              <w:rPr>
                <w:rFonts w:ascii="宋体" w:hAnsi="宋体"/>
                <w:bCs/>
                <w:szCs w:val="21"/>
              </w:rPr>
            </w:pPr>
            <w:r>
              <w:rPr>
                <w:rFonts w:ascii="宋体" w:hAnsi="宋体" w:hint="eastAsia"/>
                <w:bCs/>
                <w:szCs w:val="21"/>
              </w:rPr>
              <w:t>头像路径</w:t>
            </w:r>
          </w:p>
        </w:tc>
        <w:tc>
          <w:tcPr>
            <w:tcW w:w="2762" w:type="dxa"/>
            <w:gridSpan w:val="2"/>
            <w:shd w:val="clear" w:color="auto" w:fill="auto"/>
          </w:tcPr>
          <w:p w:rsidR="007301CB" w:rsidRDefault="007301CB" w:rsidP="00A41E9F">
            <w:pPr>
              <w:ind w:firstLine="210"/>
              <w:jc w:val="center"/>
              <w:rPr>
                <w:rFonts w:ascii="宋体" w:hAnsi="宋体"/>
                <w:bCs/>
                <w:szCs w:val="21"/>
              </w:rPr>
            </w:pPr>
          </w:p>
        </w:tc>
        <w:tc>
          <w:tcPr>
            <w:tcW w:w="1847" w:type="dxa"/>
            <w:shd w:val="clear" w:color="auto" w:fill="auto"/>
          </w:tcPr>
          <w:p w:rsidR="007301CB" w:rsidRDefault="007301CB" w:rsidP="00A41E9F">
            <w:pPr>
              <w:ind w:firstLine="210"/>
              <w:jc w:val="center"/>
              <w:rPr>
                <w:rFonts w:ascii="宋体" w:hAnsi="宋体"/>
                <w:bCs/>
                <w:szCs w:val="21"/>
              </w:rPr>
            </w:pPr>
          </w:p>
        </w:tc>
      </w:tr>
      <w:tr w:rsidR="007301CB" w:rsidRPr="00F64465" w:rsidTr="00A41E9F">
        <w:tc>
          <w:tcPr>
            <w:tcW w:w="1838"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7301CB" w:rsidRPr="00F64465" w:rsidRDefault="007301CB" w:rsidP="00A41E9F">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7301CB" w:rsidRPr="00F64465" w:rsidRDefault="007301CB" w:rsidP="00A41E9F">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p>
        </w:tc>
      </w:tr>
      <w:tr w:rsidR="007301CB" w:rsidRPr="00F64465" w:rsidTr="00A41E9F">
        <w:tc>
          <w:tcPr>
            <w:tcW w:w="1838"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7301CB" w:rsidRPr="00F64465" w:rsidRDefault="007301CB" w:rsidP="00A41E9F">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7301CB" w:rsidRPr="00F64465" w:rsidRDefault="007301CB" w:rsidP="00A41E9F">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p>
        </w:tc>
      </w:tr>
      <w:tr w:rsidR="007301CB" w:rsidTr="00A41E9F">
        <w:tc>
          <w:tcPr>
            <w:tcW w:w="1838" w:type="dxa"/>
            <w:shd w:val="clear" w:color="auto" w:fill="A6A6A6" w:themeFill="background1" w:themeFillShade="A6"/>
            <w:vAlign w:val="center"/>
          </w:tcPr>
          <w:p w:rsidR="007301CB" w:rsidRDefault="007301CB" w:rsidP="00A41E9F">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7301CB" w:rsidRPr="00CB5781" w:rsidRDefault="007301CB" w:rsidP="00A41E9F">
            <w:pPr>
              <w:ind w:firstLine="210"/>
              <w:jc w:val="center"/>
              <w:rPr>
                <w:rFonts w:ascii="Consolas" w:hAnsi="Consolas" w:cs="Consolas"/>
                <w:bCs/>
                <w:color w:val="5B9BD5" w:themeColor="accent1"/>
                <w:szCs w:val="21"/>
              </w:rPr>
            </w:pPr>
            <w:r w:rsidRPr="00B71BA5">
              <w:rPr>
                <w:rFonts w:ascii="宋体" w:hAnsi="宋体"/>
                <w:bCs/>
                <w:szCs w:val="21"/>
              </w:rPr>
              <w:t>({"fregionid":"130000000000,130800000000,130824000000,","rspCode":"000","userNick":"SHFP_39546","userid":1530489,"rspDesc":"成功","userName":"15076939546","type":"201200","accToken":"38f089b08c4498d7e2a87b5c01257edf7c0023d5abcf75280b305338e5745c0eba81442d442e090d4b5b5a1eb2795584fedd596034e89cb78f8c163a3f94befc","userType":1,"mobile":"15076939546"})</w:t>
            </w:r>
          </w:p>
        </w:tc>
      </w:tr>
    </w:tbl>
    <w:p w:rsidR="007301CB" w:rsidRPr="007301CB" w:rsidRDefault="007301CB" w:rsidP="007301CB"/>
    <w:p w:rsidR="00FF703C" w:rsidRDefault="00555A56" w:rsidP="00FF703C">
      <w:pPr>
        <w:pStyle w:val="3"/>
      </w:pPr>
      <w:r>
        <w:lastRenderedPageBreak/>
        <w:t>5.4</w:t>
      </w:r>
      <w:r w:rsidR="00FF703C">
        <w:rPr>
          <w:rFonts w:hint="eastAsia"/>
        </w:rPr>
        <w:t>获取验证码</w:t>
      </w:r>
    </w:p>
    <w:p w:rsidR="007301CB" w:rsidRPr="00910C52" w:rsidRDefault="007301CB" w:rsidP="007301CB"/>
    <w:tbl>
      <w:tblPr>
        <w:tblStyle w:val="a7"/>
        <w:tblW w:w="9067" w:type="dxa"/>
        <w:tblLayout w:type="fixed"/>
        <w:tblLook w:val="04A0" w:firstRow="1" w:lastRow="0" w:firstColumn="1" w:lastColumn="0" w:noHBand="0" w:noVBand="1"/>
      </w:tblPr>
      <w:tblGrid>
        <w:gridCol w:w="1838"/>
        <w:gridCol w:w="2620"/>
        <w:gridCol w:w="35"/>
        <w:gridCol w:w="2727"/>
        <w:gridCol w:w="1847"/>
      </w:tblGrid>
      <w:tr w:rsidR="007301CB" w:rsidTr="00A41E9F">
        <w:tc>
          <w:tcPr>
            <w:tcW w:w="1838" w:type="dxa"/>
            <w:vAlign w:val="center"/>
          </w:tcPr>
          <w:p w:rsidR="007301CB" w:rsidRDefault="007301CB" w:rsidP="00A41E9F">
            <w:pPr>
              <w:jc w:val="center"/>
              <w:rPr>
                <w:bCs/>
                <w:szCs w:val="21"/>
              </w:rPr>
            </w:pPr>
            <w:r>
              <w:rPr>
                <w:bCs/>
                <w:szCs w:val="21"/>
              </w:rPr>
              <w:t>接口标识：</w:t>
            </w:r>
          </w:p>
        </w:tc>
        <w:tc>
          <w:tcPr>
            <w:tcW w:w="2655" w:type="dxa"/>
            <w:gridSpan w:val="2"/>
            <w:vAlign w:val="center"/>
          </w:tcPr>
          <w:p w:rsidR="007301CB" w:rsidRDefault="007301CB" w:rsidP="00A41E9F">
            <w:pPr>
              <w:jc w:val="center"/>
              <w:rPr>
                <w:bCs/>
                <w:szCs w:val="21"/>
              </w:rPr>
            </w:pPr>
            <w:r w:rsidRPr="000135B3">
              <w:rPr>
                <w:bCs/>
                <w:szCs w:val="21"/>
              </w:rPr>
              <w:t>sendSms</w:t>
            </w:r>
          </w:p>
        </w:tc>
        <w:tc>
          <w:tcPr>
            <w:tcW w:w="2727" w:type="dxa"/>
          </w:tcPr>
          <w:p w:rsidR="007301CB" w:rsidRDefault="007301CB" w:rsidP="00A41E9F">
            <w:pPr>
              <w:jc w:val="left"/>
            </w:pPr>
          </w:p>
        </w:tc>
        <w:tc>
          <w:tcPr>
            <w:tcW w:w="1847" w:type="dxa"/>
          </w:tcPr>
          <w:p w:rsidR="007301CB" w:rsidRDefault="007301CB" w:rsidP="00A41E9F">
            <w:pPr>
              <w:jc w:val="left"/>
            </w:pPr>
          </w:p>
        </w:tc>
      </w:tr>
      <w:tr w:rsidR="007301CB" w:rsidTr="00A41E9F">
        <w:tc>
          <w:tcPr>
            <w:tcW w:w="1838" w:type="dxa"/>
            <w:shd w:val="clear" w:color="auto" w:fill="A6A6A6" w:themeFill="background1" w:themeFillShade="A6"/>
            <w:vAlign w:val="center"/>
          </w:tcPr>
          <w:p w:rsidR="007301CB" w:rsidRDefault="007301CB" w:rsidP="00A41E9F">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7301CB" w:rsidRDefault="007301CB" w:rsidP="00A41E9F">
            <w:pPr>
              <w:jc w:val="center"/>
              <w:rPr>
                <w:bCs/>
                <w:szCs w:val="21"/>
              </w:rPr>
            </w:pPr>
            <w:r w:rsidRPr="000135B3">
              <w:rPr>
                <w:bCs/>
                <w:szCs w:val="21"/>
              </w:rPr>
              <w:t>sendSms</w:t>
            </w:r>
          </w:p>
        </w:tc>
        <w:tc>
          <w:tcPr>
            <w:tcW w:w="2727" w:type="dxa"/>
          </w:tcPr>
          <w:p w:rsidR="007301CB" w:rsidRDefault="007301CB" w:rsidP="00A41E9F">
            <w:pPr>
              <w:jc w:val="center"/>
              <w:rPr>
                <w:bCs/>
                <w:szCs w:val="21"/>
              </w:rPr>
            </w:pPr>
          </w:p>
        </w:tc>
        <w:tc>
          <w:tcPr>
            <w:tcW w:w="1847" w:type="dxa"/>
          </w:tcPr>
          <w:p w:rsidR="007301CB" w:rsidRDefault="007301CB" w:rsidP="00A41E9F">
            <w:pPr>
              <w:jc w:val="center"/>
              <w:rPr>
                <w:bCs/>
                <w:szCs w:val="21"/>
              </w:rPr>
            </w:pPr>
          </w:p>
        </w:tc>
      </w:tr>
      <w:tr w:rsidR="007301CB" w:rsidTr="00A41E9F">
        <w:tc>
          <w:tcPr>
            <w:tcW w:w="1838" w:type="dxa"/>
            <w:shd w:val="clear" w:color="auto" w:fill="A6A6A6" w:themeFill="background1" w:themeFillShade="A6"/>
            <w:vAlign w:val="center"/>
          </w:tcPr>
          <w:p w:rsidR="007301CB" w:rsidRDefault="007301CB" w:rsidP="00A41E9F">
            <w:pPr>
              <w:jc w:val="center"/>
              <w:rPr>
                <w:bCs/>
                <w:szCs w:val="21"/>
              </w:rPr>
            </w:pPr>
            <w:r>
              <w:rPr>
                <w:bCs/>
                <w:szCs w:val="21"/>
              </w:rPr>
              <w:t>字段名</w:t>
            </w:r>
          </w:p>
        </w:tc>
        <w:tc>
          <w:tcPr>
            <w:tcW w:w="2655" w:type="dxa"/>
            <w:gridSpan w:val="2"/>
            <w:shd w:val="clear" w:color="auto" w:fill="A6A6A6" w:themeFill="background1" w:themeFillShade="A6"/>
            <w:vAlign w:val="center"/>
          </w:tcPr>
          <w:p w:rsidR="007301CB" w:rsidRDefault="007301CB" w:rsidP="00A41E9F">
            <w:pPr>
              <w:jc w:val="center"/>
              <w:rPr>
                <w:bCs/>
                <w:szCs w:val="21"/>
              </w:rPr>
            </w:pPr>
            <w:r>
              <w:rPr>
                <w:bCs/>
                <w:szCs w:val="21"/>
              </w:rPr>
              <w:t>说明</w:t>
            </w:r>
          </w:p>
        </w:tc>
        <w:tc>
          <w:tcPr>
            <w:tcW w:w="2727" w:type="dxa"/>
            <w:shd w:val="clear" w:color="auto" w:fill="A6A6A6" w:themeFill="background1" w:themeFillShade="A6"/>
          </w:tcPr>
          <w:p w:rsidR="007301CB" w:rsidRDefault="007301CB" w:rsidP="00A41E9F">
            <w:pPr>
              <w:jc w:val="center"/>
              <w:rPr>
                <w:bCs/>
                <w:szCs w:val="21"/>
              </w:rPr>
            </w:pPr>
            <w:r>
              <w:rPr>
                <w:bCs/>
                <w:szCs w:val="21"/>
              </w:rPr>
              <w:t>备注</w:t>
            </w:r>
          </w:p>
        </w:tc>
        <w:tc>
          <w:tcPr>
            <w:tcW w:w="1847" w:type="dxa"/>
            <w:shd w:val="clear" w:color="auto" w:fill="A6A6A6" w:themeFill="background1" w:themeFillShade="A6"/>
          </w:tcPr>
          <w:p w:rsidR="007301CB" w:rsidRDefault="007301CB" w:rsidP="00A41E9F">
            <w:pPr>
              <w:jc w:val="center"/>
              <w:rPr>
                <w:bCs/>
                <w:szCs w:val="21"/>
              </w:rPr>
            </w:pPr>
            <w:r>
              <w:rPr>
                <w:rFonts w:hint="eastAsia"/>
                <w:bCs/>
                <w:szCs w:val="21"/>
              </w:rPr>
              <w:t>是否必填项</w:t>
            </w:r>
          </w:p>
        </w:tc>
      </w:tr>
      <w:tr w:rsidR="007301CB" w:rsidRPr="0003204C" w:rsidTr="00A41E9F">
        <w:tc>
          <w:tcPr>
            <w:tcW w:w="1838" w:type="dxa"/>
            <w:shd w:val="clear" w:color="auto" w:fill="auto"/>
            <w:vAlign w:val="center"/>
          </w:tcPr>
          <w:p w:rsidR="007301CB" w:rsidRPr="0003204C" w:rsidRDefault="007301CB" w:rsidP="00A41E9F">
            <w:pPr>
              <w:jc w:val="center"/>
              <w:rPr>
                <w:rFonts w:ascii="Consolas" w:hAnsi="Consolas" w:cs="Consolas"/>
                <w:szCs w:val="21"/>
              </w:rPr>
            </w:pPr>
            <w:r w:rsidRPr="0003204C">
              <w:rPr>
                <w:bCs/>
                <w:szCs w:val="21"/>
              </w:rPr>
              <w:t>mobile</w:t>
            </w:r>
          </w:p>
        </w:tc>
        <w:tc>
          <w:tcPr>
            <w:tcW w:w="2655" w:type="dxa"/>
            <w:gridSpan w:val="2"/>
            <w:shd w:val="clear" w:color="auto" w:fill="auto"/>
            <w:vAlign w:val="center"/>
          </w:tcPr>
          <w:p w:rsidR="007301CB" w:rsidRPr="0003204C" w:rsidRDefault="007301CB" w:rsidP="00A41E9F">
            <w:pPr>
              <w:widowControl/>
              <w:jc w:val="center"/>
              <w:rPr>
                <w:rFonts w:ascii="Consolas" w:hAnsi="Consolas" w:cs="Consolas"/>
                <w:szCs w:val="21"/>
              </w:rPr>
            </w:pPr>
            <w:r>
              <w:rPr>
                <w:rFonts w:ascii="Consolas" w:hAnsi="Consolas" w:cs="Consolas" w:hint="eastAsia"/>
                <w:szCs w:val="21"/>
              </w:rPr>
              <w:t>手机</w:t>
            </w:r>
            <w:r>
              <w:rPr>
                <w:rFonts w:ascii="Consolas" w:hAnsi="Consolas" w:cs="Consolas"/>
                <w:szCs w:val="21"/>
              </w:rPr>
              <w:t>号码</w:t>
            </w:r>
          </w:p>
        </w:tc>
        <w:tc>
          <w:tcPr>
            <w:tcW w:w="2727" w:type="dxa"/>
            <w:shd w:val="clear" w:color="auto" w:fill="auto"/>
          </w:tcPr>
          <w:p w:rsidR="007301CB" w:rsidRPr="0003204C" w:rsidRDefault="007301CB" w:rsidP="00A41E9F">
            <w:pPr>
              <w:widowControl/>
              <w:jc w:val="center"/>
              <w:rPr>
                <w:rFonts w:ascii="Consolas" w:hAnsi="Consolas" w:cs="Consolas"/>
                <w:szCs w:val="21"/>
              </w:rPr>
            </w:pPr>
          </w:p>
        </w:tc>
        <w:tc>
          <w:tcPr>
            <w:tcW w:w="1847" w:type="dxa"/>
            <w:shd w:val="clear" w:color="auto" w:fill="auto"/>
          </w:tcPr>
          <w:p w:rsidR="007301CB" w:rsidRPr="0003204C" w:rsidRDefault="007301CB" w:rsidP="00A41E9F">
            <w:pPr>
              <w:widowControl/>
              <w:jc w:val="center"/>
              <w:rPr>
                <w:rFonts w:ascii="Consolas" w:hAnsi="Consolas" w:cs="Consolas"/>
                <w:szCs w:val="21"/>
              </w:rPr>
            </w:pPr>
            <w:r>
              <w:rPr>
                <w:rFonts w:ascii="Consolas" w:hAnsi="Consolas" w:cs="Consolas" w:hint="eastAsia"/>
                <w:szCs w:val="21"/>
              </w:rPr>
              <w:t>是</w:t>
            </w:r>
          </w:p>
        </w:tc>
      </w:tr>
      <w:tr w:rsidR="007301CB" w:rsidRPr="0003204C" w:rsidTr="00A41E9F">
        <w:tc>
          <w:tcPr>
            <w:tcW w:w="1838" w:type="dxa"/>
            <w:shd w:val="clear" w:color="auto" w:fill="auto"/>
            <w:vAlign w:val="center"/>
          </w:tcPr>
          <w:p w:rsidR="007301CB" w:rsidRDefault="007301CB" w:rsidP="00A41E9F">
            <w:pPr>
              <w:jc w:val="center"/>
              <w:rPr>
                <w:rFonts w:ascii="Courier New" w:hAnsi="Courier New" w:cs="Courier New"/>
                <w:color w:val="000000"/>
                <w:sz w:val="27"/>
                <w:szCs w:val="27"/>
              </w:rPr>
            </w:pPr>
            <w:r w:rsidRPr="000135B3">
              <w:rPr>
                <w:bCs/>
                <w:szCs w:val="21"/>
              </w:rPr>
              <w:t>userType</w:t>
            </w:r>
          </w:p>
        </w:tc>
        <w:tc>
          <w:tcPr>
            <w:tcW w:w="2655" w:type="dxa"/>
            <w:gridSpan w:val="2"/>
            <w:shd w:val="clear" w:color="auto" w:fill="auto"/>
            <w:vAlign w:val="center"/>
          </w:tcPr>
          <w:p w:rsidR="007301CB" w:rsidRDefault="007301CB" w:rsidP="00A41E9F">
            <w:pPr>
              <w:widowControl/>
              <w:jc w:val="center"/>
              <w:rPr>
                <w:rFonts w:ascii="Consolas" w:hAnsi="Consolas" w:cs="Consolas"/>
                <w:szCs w:val="21"/>
              </w:rPr>
            </w:pPr>
            <w:r>
              <w:rPr>
                <w:rFonts w:ascii="Consolas" w:hAnsi="Consolas" w:cs="Consolas" w:hint="eastAsia"/>
                <w:szCs w:val="21"/>
              </w:rPr>
              <w:t>发送</w:t>
            </w:r>
            <w:r>
              <w:rPr>
                <w:rFonts w:ascii="Consolas" w:hAnsi="Consolas" w:cs="Consolas"/>
                <w:szCs w:val="21"/>
              </w:rPr>
              <w:t>用户类别</w:t>
            </w:r>
          </w:p>
        </w:tc>
        <w:tc>
          <w:tcPr>
            <w:tcW w:w="2727" w:type="dxa"/>
            <w:shd w:val="clear" w:color="auto" w:fill="auto"/>
          </w:tcPr>
          <w:p w:rsidR="007301CB" w:rsidRPr="0003204C" w:rsidRDefault="007301CB" w:rsidP="00A41E9F">
            <w:pPr>
              <w:widowControl/>
              <w:jc w:val="center"/>
              <w:rPr>
                <w:rFonts w:ascii="Consolas" w:hAnsi="Consolas" w:cs="Consolas"/>
                <w:szCs w:val="21"/>
              </w:rPr>
            </w:pPr>
            <w:r>
              <w:rPr>
                <w:rFonts w:ascii="Consolas" w:hAnsi="Consolas" w:cs="Consolas" w:hint="eastAsia"/>
                <w:szCs w:val="21"/>
              </w:rPr>
              <w:t>填</w:t>
            </w:r>
            <w:r>
              <w:rPr>
                <w:rFonts w:ascii="Consolas" w:hAnsi="Consolas" w:cs="Consolas" w:hint="eastAsia"/>
                <w:szCs w:val="21"/>
              </w:rPr>
              <w:t>1</w:t>
            </w:r>
          </w:p>
        </w:tc>
        <w:tc>
          <w:tcPr>
            <w:tcW w:w="1847" w:type="dxa"/>
            <w:shd w:val="clear" w:color="auto" w:fill="auto"/>
          </w:tcPr>
          <w:p w:rsidR="007301CB" w:rsidRDefault="007301CB" w:rsidP="00A41E9F">
            <w:pPr>
              <w:widowControl/>
              <w:jc w:val="center"/>
              <w:rPr>
                <w:rFonts w:ascii="Consolas" w:hAnsi="Consolas" w:cs="Consolas"/>
                <w:szCs w:val="21"/>
              </w:rPr>
            </w:pPr>
            <w:r>
              <w:rPr>
                <w:rFonts w:ascii="Consolas" w:hAnsi="Consolas" w:cs="Consolas" w:hint="eastAsia"/>
                <w:szCs w:val="21"/>
              </w:rPr>
              <w:t>是</w:t>
            </w:r>
          </w:p>
        </w:tc>
      </w:tr>
      <w:tr w:rsidR="007301CB" w:rsidRPr="0003204C" w:rsidTr="00A41E9F">
        <w:tc>
          <w:tcPr>
            <w:tcW w:w="1838" w:type="dxa"/>
            <w:shd w:val="clear" w:color="auto" w:fill="auto"/>
            <w:vAlign w:val="center"/>
          </w:tcPr>
          <w:p w:rsidR="007301CB" w:rsidRPr="0003204C" w:rsidRDefault="007301CB" w:rsidP="00A41E9F">
            <w:pPr>
              <w:jc w:val="center"/>
              <w:rPr>
                <w:bCs/>
                <w:szCs w:val="21"/>
              </w:rPr>
            </w:pPr>
            <w:r w:rsidRPr="000135B3">
              <w:rPr>
                <w:bCs/>
                <w:szCs w:val="21"/>
              </w:rPr>
              <w:t>type</w:t>
            </w:r>
          </w:p>
        </w:tc>
        <w:tc>
          <w:tcPr>
            <w:tcW w:w="2655" w:type="dxa"/>
            <w:gridSpan w:val="2"/>
            <w:shd w:val="clear" w:color="auto" w:fill="auto"/>
            <w:vAlign w:val="center"/>
          </w:tcPr>
          <w:p w:rsidR="007301CB" w:rsidRDefault="007301CB" w:rsidP="00A41E9F">
            <w:pPr>
              <w:widowControl/>
              <w:jc w:val="center"/>
              <w:rPr>
                <w:rFonts w:ascii="Consolas" w:hAnsi="Consolas" w:cs="Consolas"/>
                <w:szCs w:val="21"/>
              </w:rPr>
            </w:pPr>
            <w:r>
              <w:rPr>
                <w:rFonts w:ascii="Consolas" w:hAnsi="Consolas" w:cs="Consolas" w:hint="eastAsia"/>
                <w:szCs w:val="21"/>
              </w:rPr>
              <w:t>验证</w:t>
            </w:r>
            <w:r>
              <w:rPr>
                <w:rFonts w:ascii="Consolas" w:hAnsi="Consolas" w:cs="Consolas"/>
                <w:szCs w:val="21"/>
              </w:rPr>
              <w:t>码</w:t>
            </w:r>
            <w:r>
              <w:rPr>
                <w:rFonts w:ascii="Consolas" w:hAnsi="Consolas" w:cs="Consolas" w:hint="eastAsia"/>
                <w:szCs w:val="21"/>
              </w:rPr>
              <w:t>类型</w:t>
            </w:r>
          </w:p>
        </w:tc>
        <w:tc>
          <w:tcPr>
            <w:tcW w:w="2727" w:type="dxa"/>
            <w:shd w:val="clear" w:color="auto" w:fill="auto"/>
          </w:tcPr>
          <w:p w:rsidR="007301CB" w:rsidRDefault="007301CB" w:rsidP="00A41E9F">
            <w:pPr>
              <w:widowControl/>
              <w:jc w:val="center"/>
              <w:rPr>
                <w:rFonts w:ascii="Consolas" w:hAnsi="Consolas" w:cs="Consolas"/>
                <w:szCs w:val="21"/>
              </w:rPr>
            </w:pPr>
            <w:r>
              <w:rPr>
                <w:rFonts w:ascii="Consolas" w:hAnsi="Consolas" w:cs="Consolas" w:hint="eastAsia"/>
                <w:szCs w:val="21"/>
              </w:rPr>
              <w:t>1</w:t>
            </w:r>
            <w:r>
              <w:rPr>
                <w:rFonts w:ascii="Consolas" w:hAnsi="Consolas" w:cs="Consolas" w:hint="eastAsia"/>
                <w:szCs w:val="21"/>
              </w:rPr>
              <w:t>，</w:t>
            </w:r>
            <w:r>
              <w:rPr>
                <w:rFonts w:ascii="Consolas" w:hAnsi="Consolas" w:cs="Consolas"/>
                <w:szCs w:val="21"/>
              </w:rPr>
              <w:t>注册</w:t>
            </w:r>
            <w:r>
              <w:rPr>
                <w:rFonts w:ascii="Consolas" w:hAnsi="Consolas" w:cs="Consolas" w:hint="eastAsia"/>
                <w:szCs w:val="21"/>
              </w:rPr>
              <w:t>，</w:t>
            </w:r>
            <w:r>
              <w:rPr>
                <w:rFonts w:ascii="Consolas" w:hAnsi="Consolas" w:cs="Consolas" w:hint="eastAsia"/>
                <w:szCs w:val="21"/>
              </w:rPr>
              <w:t>2</w:t>
            </w:r>
            <w:r>
              <w:rPr>
                <w:rFonts w:ascii="Consolas" w:hAnsi="Consolas" w:cs="Consolas" w:hint="eastAsia"/>
                <w:szCs w:val="21"/>
              </w:rPr>
              <w:t>找回</w:t>
            </w:r>
            <w:r>
              <w:rPr>
                <w:rFonts w:ascii="Consolas" w:hAnsi="Consolas" w:cs="Consolas"/>
                <w:szCs w:val="21"/>
              </w:rPr>
              <w:t>密码</w:t>
            </w:r>
          </w:p>
        </w:tc>
        <w:tc>
          <w:tcPr>
            <w:tcW w:w="1847" w:type="dxa"/>
            <w:shd w:val="clear" w:color="auto" w:fill="auto"/>
          </w:tcPr>
          <w:p w:rsidR="007301CB" w:rsidRDefault="007301CB" w:rsidP="00A41E9F">
            <w:pPr>
              <w:widowControl/>
              <w:jc w:val="center"/>
              <w:rPr>
                <w:rFonts w:ascii="Consolas" w:hAnsi="Consolas" w:cs="Consolas"/>
                <w:szCs w:val="21"/>
              </w:rPr>
            </w:pPr>
            <w:r>
              <w:rPr>
                <w:rFonts w:ascii="Consolas" w:hAnsi="Consolas" w:cs="Consolas" w:hint="eastAsia"/>
                <w:szCs w:val="21"/>
              </w:rPr>
              <w:t>是</w:t>
            </w:r>
          </w:p>
        </w:tc>
      </w:tr>
      <w:tr w:rsidR="007301CB" w:rsidTr="00A41E9F">
        <w:tc>
          <w:tcPr>
            <w:tcW w:w="1838" w:type="dxa"/>
            <w:shd w:val="clear" w:color="auto" w:fill="A6A6A6" w:themeFill="background1" w:themeFillShade="A6"/>
            <w:vAlign w:val="center"/>
          </w:tcPr>
          <w:p w:rsidR="007301CB" w:rsidRDefault="007301CB" w:rsidP="00A41E9F">
            <w:pPr>
              <w:jc w:val="center"/>
              <w:rPr>
                <w:bCs/>
                <w:szCs w:val="21"/>
              </w:rPr>
            </w:pPr>
            <w:r>
              <w:rPr>
                <w:rFonts w:hint="eastAsia"/>
              </w:rPr>
              <w:t>参数</w:t>
            </w:r>
            <w:r>
              <w:t>jsonStr</w:t>
            </w:r>
            <w:r>
              <w:rPr>
                <w:rFonts w:hint="eastAsia"/>
              </w:rPr>
              <w:t>：</w:t>
            </w:r>
          </w:p>
        </w:tc>
        <w:tc>
          <w:tcPr>
            <w:tcW w:w="7229" w:type="dxa"/>
            <w:gridSpan w:val="4"/>
            <w:vAlign w:val="center"/>
          </w:tcPr>
          <w:p w:rsidR="007301CB" w:rsidRPr="007856FB" w:rsidRDefault="007301CB" w:rsidP="00A41E9F">
            <w:pPr>
              <w:ind w:left="120" w:hangingChars="50" w:hanging="120"/>
              <w:jc w:val="left"/>
              <w:rPr>
                <w:rFonts w:ascii="Consolas" w:hAnsi="Consolas" w:cs="Consolas"/>
                <w:b/>
                <w:color w:val="0070C0"/>
                <w:szCs w:val="21"/>
              </w:rPr>
            </w:pPr>
            <w:r>
              <w:rPr>
                <w:rFonts w:ascii="Consolas" w:hAnsi="Consolas" w:cs="Consolas"/>
                <w:b/>
                <w:bCs/>
                <w:color w:val="0070C0"/>
                <w:sz w:val="24"/>
                <w:szCs w:val="24"/>
              </w:rPr>
              <w:t>{mobile:'18010931221</w:t>
            </w:r>
            <w:r w:rsidRPr="0003204C">
              <w:rPr>
                <w:rFonts w:ascii="Consolas" w:hAnsi="Consolas" w:cs="Consolas"/>
                <w:b/>
                <w:bCs/>
                <w:color w:val="0070C0"/>
                <w:sz w:val="24"/>
                <w:szCs w:val="24"/>
              </w:rPr>
              <w:t>',</w:t>
            </w:r>
            <w:r w:rsidRPr="000135B3">
              <w:rPr>
                <w:bCs/>
                <w:szCs w:val="21"/>
              </w:rPr>
              <w:t xml:space="preserve"> userType</w:t>
            </w:r>
            <w:r w:rsidRPr="0003204C">
              <w:rPr>
                <w:rFonts w:ascii="Consolas" w:hAnsi="Consolas" w:cs="Consolas"/>
                <w:b/>
                <w:bCs/>
                <w:color w:val="0070C0"/>
                <w:sz w:val="24"/>
                <w:szCs w:val="24"/>
              </w:rPr>
              <w:t>:</w:t>
            </w:r>
            <w:r>
              <w:rPr>
                <w:rFonts w:ascii="Consolas" w:hAnsi="Consolas" w:cs="Consolas"/>
                <w:b/>
                <w:bCs/>
                <w:color w:val="0070C0"/>
                <w:sz w:val="24"/>
                <w:szCs w:val="24"/>
              </w:rPr>
              <w:t>1</w:t>
            </w:r>
            <w:r w:rsidRPr="0003204C">
              <w:rPr>
                <w:rFonts w:ascii="Consolas" w:hAnsi="Consolas" w:cs="Consolas"/>
                <w:b/>
                <w:bCs/>
                <w:color w:val="0070C0"/>
                <w:sz w:val="24"/>
                <w:szCs w:val="24"/>
              </w:rPr>
              <w:t>,</w:t>
            </w:r>
            <w:r w:rsidRPr="000135B3">
              <w:rPr>
                <w:bCs/>
                <w:szCs w:val="21"/>
              </w:rPr>
              <w:t xml:space="preserve"> type</w:t>
            </w:r>
            <w:r w:rsidRPr="0003204C">
              <w:rPr>
                <w:rFonts w:ascii="Consolas" w:hAnsi="Consolas" w:cs="Consolas"/>
                <w:b/>
                <w:bCs/>
                <w:color w:val="0070C0"/>
                <w:sz w:val="24"/>
                <w:szCs w:val="24"/>
              </w:rPr>
              <w:t>:</w:t>
            </w:r>
            <w:r>
              <w:rPr>
                <w:rFonts w:ascii="Consolas" w:hAnsi="Consolas" w:cs="Consolas"/>
                <w:b/>
                <w:bCs/>
                <w:color w:val="0070C0"/>
                <w:sz w:val="24"/>
                <w:szCs w:val="24"/>
              </w:rPr>
              <w:t>1</w:t>
            </w:r>
            <w:r w:rsidRPr="0003204C">
              <w:rPr>
                <w:rFonts w:ascii="Consolas" w:hAnsi="Consolas" w:cs="Consolas"/>
                <w:b/>
                <w:bCs/>
                <w:color w:val="0070C0"/>
                <w:sz w:val="24"/>
                <w:szCs w:val="24"/>
              </w:rPr>
              <w:t>}</w:t>
            </w:r>
          </w:p>
        </w:tc>
      </w:tr>
      <w:tr w:rsidR="007301CB" w:rsidTr="00A41E9F">
        <w:tc>
          <w:tcPr>
            <w:tcW w:w="1838" w:type="dxa"/>
            <w:shd w:val="clear" w:color="auto" w:fill="A6A6A6" w:themeFill="background1" w:themeFillShade="A6"/>
            <w:vAlign w:val="center"/>
          </w:tcPr>
          <w:p w:rsidR="007301CB" w:rsidRDefault="007301CB" w:rsidP="00A41E9F">
            <w:pPr>
              <w:jc w:val="center"/>
            </w:pPr>
            <w:r w:rsidRPr="00762735">
              <w:t>callbackparam</w:t>
            </w:r>
          </w:p>
        </w:tc>
        <w:tc>
          <w:tcPr>
            <w:tcW w:w="7229" w:type="dxa"/>
            <w:gridSpan w:val="4"/>
            <w:vAlign w:val="center"/>
          </w:tcPr>
          <w:p w:rsidR="007301CB" w:rsidRPr="007856FB" w:rsidRDefault="007301CB" w:rsidP="00A41E9F">
            <w:pPr>
              <w:ind w:left="120" w:hangingChars="50" w:hanging="120"/>
              <w:jc w:val="left"/>
              <w:rPr>
                <w:rFonts w:ascii="Consolas" w:hAnsi="Consolas" w:cs="Consolas"/>
                <w:b/>
                <w:bCs/>
                <w:color w:val="0070C0"/>
                <w:sz w:val="24"/>
                <w:szCs w:val="24"/>
              </w:rPr>
            </w:pPr>
          </w:p>
        </w:tc>
      </w:tr>
      <w:tr w:rsidR="007301CB" w:rsidTr="00A41E9F">
        <w:tc>
          <w:tcPr>
            <w:tcW w:w="1838" w:type="dxa"/>
            <w:shd w:val="clear" w:color="auto" w:fill="A6A6A6" w:themeFill="background1" w:themeFillShade="A6"/>
            <w:vAlign w:val="center"/>
          </w:tcPr>
          <w:p w:rsidR="007301CB" w:rsidRDefault="007301CB" w:rsidP="00A41E9F">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7301CB" w:rsidRDefault="007301CB" w:rsidP="00A41E9F">
            <w:pPr>
              <w:ind w:firstLine="210"/>
              <w:jc w:val="center"/>
              <w:rPr>
                <w:rFonts w:ascii="宋体" w:hAnsi="宋体"/>
                <w:bCs/>
                <w:szCs w:val="21"/>
              </w:rPr>
            </w:pPr>
          </w:p>
        </w:tc>
        <w:tc>
          <w:tcPr>
            <w:tcW w:w="2762" w:type="dxa"/>
            <w:gridSpan w:val="2"/>
            <w:shd w:val="clear" w:color="auto" w:fill="A6A6A6" w:themeFill="background1" w:themeFillShade="A6"/>
          </w:tcPr>
          <w:p w:rsidR="007301CB" w:rsidRDefault="007301CB" w:rsidP="00A41E9F">
            <w:pPr>
              <w:ind w:firstLine="210"/>
              <w:jc w:val="center"/>
              <w:rPr>
                <w:rFonts w:ascii="宋体" w:hAnsi="宋体"/>
                <w:bCs/>
                <w:szCs w:val="21"/>
              </w:rPr>
            </w:pPr>
          </w:p>
        </w:tc>
        <w:tc>
          <w:tcPr>
            <w:tcW w:w="1847" w:type="dxa"/>
            <w:shd w:val="clear" w:color="auto" w:fill="A6A6A6" w:themeFill="background1" w:themeFillShade="A6"/>
          </w:tcPr>
          <w:p w:rsidR="007301CB" w:rsidRDefault="007301CB" w:rsidP="00A41E9F">
            <w:pPr>
              <w:ind w:firstLine="210"/>
              <w:jc w:val="center"/>
              <w:rPr>
                <w:rFonts w:ascii="宋体" w:hAnsi="宋体"/>
                <w:bCs/>
                <w:szCs w:val="21"/>
              </w:rPr>
            </w:pPr>
          </w:p>
        </w:tc>
      </w:tr>
      <w:tr w:rsidR="007301CB" w:rsidRPr="00F64465" w:rsidTr="00A41E9F">
        <w:tc>
          <w:tcPr>
            <w:tcW w:w="1838"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7301CB" w:rsidRPr="00F64465" w:rsidRDefault="007301CB" w:rsidP="00A41E9F">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7301CB" w:rsidRPr="00F64465" w:rsidRDefault="007301CB" w:rsidP="00A41E9F">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p>
        </w:tc>
      </w:tr>
      <w:tr w:rsidR="007301CB" w:rsidRPr="00F64465" w:rsidTr="00A41E9F">
        <w:tc>
          <w:tcPr>
            <w:tcW w:w="1838"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7301CB" w:rsidRPr="00F64465" w:rsidRDefault="007301CB" w:rsidP="00A41E9F">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7301CB" w:rsidRPr="00F64465" w:rsidRDefault="007301CB" w:rsidP="00A41E9F">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p>
        </w:tc>
      </w:tr>
      <w:tr w:rsidR="007301CB" w:rsidTr="00A41E9F">
        <w:tc>
          <w:tcPr>
            <w:tcW w:w="1838" w:type="dxa"/>
            <w:shd w:val="clear" w:color="auto" w:fill="A6A6A6" w:themeFill="background1" w:themeFillShade="A6"/>
            <w:vAlign w:val="center"/>
          </w:tcPr>
          <w:p w:rsidR="007301CB" w:rsidRDefault="007301CB" w:rsidP="00A41E9F">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7301CB" w:rsidRPr="00CB5781" w:rsidRDefault="007301CB" w:rsidP="00A41E9F">
            <w:pPr>
              <w:pStyle w:val="a8"/>
              <w:jc w:val="center"/>
              <w:rPr>
                <w:rFonts w:ascii="Consolas" w:hAnsi="Consolas" w:cs="Consolas"/>
                <w:bCs/>
                <w:color w:val="5B9BD5" w:themeColor="accent1"/>
              </w:rPr>
            </w:pPr>
            <w:r w:rsidRPr="00811533">
              <w:rPr>
                <w:rFonts w:ascii="Consolas" w:hAnsi="Consolas" w:cs="Consolas"/>
                <w:bCs/>
              </w:rPr>
              <w:t>({"rspCode":"000","rspDesc":"</w:t>
            </w:r>
            <w:r w:rsidRPr="00811533">
              <w:rPr>
                <w:rFonts w:ascii="Consolas" w:hAnsi="Consolas" w:cs="Consolas"/>
                <w:bCs/>
              </w:rPr>
              <w:t>发送成功</w:t>
            </w:r>
            <w:r w:rsidRPr="00811533">
              <w:rPr>
                <w:rFonts w:ascii="Consolas" w:hAnsi="Consolas" w:cs="Consolas"/>
                <w:bCs/>
              </w:rPr>
              <w:t>"})</w:t>
            </w:r>
          </w:p>
        </w:tc>
      </w:tr>
    </w:tbl>
    <w:p w:rsidR="007301CB" w:rsidRDefault="00555A56" w:rsidP="007301CB">
      <w:pPr>
        <w:pStyle w:val="3"/>
      </w:pPr>
      <w:r>
        <w:t>5.5</w:t>
      </w:r>
      <w:r w:rsidR="007301CB">
        <w:t xml:space="preserve"> </w:t>
      </w:r>
      <w:r w:rsidR="007301CB">
        <w:rPr>
          <w:rFonts w:hint="eastAsia"/>
        </w:rPr>
        <w:t>忘记密码</w:t>
      </w:r>
    </w:p>
    <w:p w:rsidR="007301CB" w:rsidRPr="00910C52" w:rsidRDefault="007301CB" w:rsidP="007301CB"/>
    <w:tbl>
      <w:tblPr>
        <w:tblStyle w:val="a7"/>
        <w:tblW w:w="9889" w:type="dxa"/>
        <w:tblLayout w:type="fixed"/>
        <w:tblLook w:val="04A0" w:firstRow="1" w:lastRow="0" w:firstColumn="1" w:lastColumn="0" w:noHBand="0" w:noVBand="1"/>
      </w:tblPr>
      <w:tblGrid>
        <w:gridCol w:w="1838"/>
        <w:gridCol w:w="2620"/>
        <w:gridCol w:w="35"/>
        <w:gridCol w:w="2727"/>
        <w:gridCol w:w="2669"/>
      </w:tblGrid>
      <w:tr w:rsidR="007301CB" w:rsidTr="00A41E9F">
        <w:tc>
          <w:tcPr>
            <w:tcW w:w="1838" w:type="dxa"/>
            <w:vAlign w:val="center"/>
          </w:tcPr>
          <w:p w:rsidR="007301CB" w:rsidRDefault="007301CB" w:rsidP="00A41E9F">
            <w:pPr>
              <w:jc w:val="center"/>
              <w:rPr>
                <w:bCs/>
                <w:szCs w:val="21"/>
              </w:rPr>
            </w:pPr>
            <w:r>
              <w:rPr>
                <w:bCs/>
                <w:szCs w:val="21"/>
              </w:rPr>
              <w:t>接口标识：</w:t>
            </w:r>
          </w:p>
        </w:tc>
        <w:tc>
          <w:tcPr>
            <w:tcW w:w="2655" w:type="dxa"/>
            <w:gridSpan w:val="2"/>
            <w:vAlign w:val="center"/>
          </w:tcPr>
          <w:p w:rsidR="007301CB" w:rsidRDefault="007301CB" w:rsidP="00A41E9F">
            <w:pPr>
              <w:jc w:val="center"/>
              <w:rPr>
                <w:bCs/>
                <w:szCs w:val="21"/>
              </w:rPr>
            </w:pPr>
            <w:r w:rsidRPr="00503F2E">
              <w:rPr>
                <w:bCs/>
                <w:szCs w:val="21"/>
              </w:rPr>
              <w:t>lostPass</w:t>
            </w:r>
          </w:p>
        </w:tc>
        <w:tc>
          <w:tcPr>
            <w:tcW w:w="2727" w:type="dxa"/>
          </w:tcPr>
          <w:p w:rsidR="007301CB" w:rsidRDefault="007301CB" w:rsidP="00A41E9F">
            <w:pPr>
              <w:jc w:val="left"/>
            </w:pPr>
          </w:p>
        </w:tc>
        <w:tc>
          <w:tcPr>
            <w:tcW w:w="2669" w:type="dxa"/>
          </w:tcPr>
          <w:p w:rsidR="007301CB" w:rsidRDefault="007301CB" w:rsidP="00A41E9F">
            <w:pPr>
              <w:jc w:val="left"/>
            </w:pPr>
          </w:p>
        </w:tc>
      </w:tr>
      <w:tr w:rsidR="007301CB" w:rsidTr="00A41E9F">
        <w:tc>
          <w:tcPr>
            <w:tcW w:w="1838" w:type="dxa"/>
            <w:shd w:val="clear" w:color="auto" w:fill="A6A6A6" w:themeFill="background1" w:themeFillShade="A6"/>
            <w:vAlign w:val="center"/>
          </w:tcPr>
          <w:p w:rsidR="007301CB" w:rsidRDefault="007301CB" w:rsidP="00A41E9F">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7301CB" w:rsidRDefault="007301CB" w:rsidP="00A41E9F">
            <w:pPr>
              <w:jc w:val="center"/>
              <w:rPr>
                <w:bCs/>
                <w:szCs w:val="21"/>
              </w:rPr>
            </w:pPr>
            <w:r w:rsidRPr="00503F2E">
              <w:rPr>
                <w:bCs/>
                <w:szCs w:val="21"/>
              </w:rPr>
              <w:t>lostPass</w:t>
            </w:r>
          </w:p>
        </w:tc>
        <w:tc>
          <w:tcPr>
            <w:tcW w:w="2727" w:type="dxa"/>
          </w:tcPr>
          <w:p w:rsidR="007301CB" w:rsidRDefault="007301CB" w:rsidP="00A41E9F">
            <w:pPr>
              <w:jc w:val="center"/>
              <w:rPr>
                <w:bCs/>
                <w:szCs w:val="21"/>
              </w:rPr>
            </w:pPr>
          </w:p>
        </w:tc>
        <w:tc>
          <w:tcPr>
            <w:tcW w:w="2669" w:type="dxa"/>
          </w:tcPr>
          <w:p w:rsidR="007301CB" w:rsidRDefault="007301CB" w:rsidP="00A41E9F">
            <w:pPr>
              <w:jc w:val="center"/>
              <w:rPr>
                <w:bCs/>
                <w:szCs w:val="21"/>
              </w:rPr>
            </w:pPr>
          </w:p>
        </w:tc>
      </w:tr>
      <w:tr w:rsidR="007301CB" w:rsidTr="00A41E9F">
        <w:tc>
          <w:tcPr>
            <w:tcW w:w="1838" w:type="dxa"/>
            <w:shd w:val="clear" w:color="auto" w:fill="A6A6A6" w:themeFill="background1" w:themeFillShade="A6"/>
            <w:vAlign w:val="center"/>
          </w:tcPr>
          <w:p w:rsidR="007301CB" w:rsidRDefault="007301CB" w:rsidP="00A41E9F">
            <w:pPr>
              <w:jc w:val="center"/>
              <w:rPr>
                <w:bCs/>
                <w:szCs w:val="21"/>
              </w:rPr>
            </w:pPr>
            <w:r>
              <w:rPr>
                <w:bCs/>
                <w:szCs w:val="21"/>
              </w:rPr>
              <w:t>字段名</w:t>
            </w:r>
          </w:p>
        </w:tc>
        <w:tc>
          <w:tcPr>
            <w:tcW w:w="2655" w:type="dxa"/>
            <w:gridSpan w:val="2"/>
            <w:shd w:val="clear" w:color="auto" w:fill="A6A6A6" w:themeFill="background1" w:themeFillShade="A6"/>
            <w:vAlign w:val="center"/>
          </w:tcPr>
          <w:p w:rsidR="007301CB" w:rsidRDefault="007301CB" w:rsidP="00A41E9F">
            <w:pPr>
              <w:jc w:val="center"/>
              <w:rPr>
                <w:bCs/>
                <w:szCs w:val="21"/>
              </w:rPr>
            </w:pPr>
            <w:r>
              <w:rPr>
                <w:bCs/>
                <w:szCs w:val="21"/>
              </w:rPr>
              <w:t>说明</w:t>
            </w:r>
          </w:p>
        </w:tc>
        <w:tc>
          <w:tcPr>
            <w:tcW w:w="2727" w:type="dxa"/>
            <w:shd w:val="clear" w:color="auto" w:fill="A6A6A6" w:themeFill="background1" w:themeFillShade="A6"/>
          </w:tcPr>
          <w:p w:rsidR="007301CB" w:rsidRDefault="007301CB" w:rsidP="00A41E9F">
            <w:pPr>
              <w:jc w:val="center"/>
              <w:rPr>
                <w:bCs/>
                <w:szCs w:val="21"/>
              </w:rPr>
            </w:pPr>
            <w:r>
              <w:rPr>
                <w:bCs/>
                <w:szCs w:val="21"/>
              </w:rPr>
              <w:t>备注</w:t>
            </w:r>
          </w:p>
        </w:tc>
        <w:tc>
          <w:tcPr>
            <w:tcW w:w="2669" w:type="dxa"/>
            <w:shd w:val="clear" w:color="auto" w:fill="A6A6A6" w:themeFill="background1" w:themeFillShade="A6"/>
          </w:tcPr>
          <w:p w:rsidR="007301CB" w:rsidRDefault="007301CB" w:rsidP="00A41E9F">
            <w:pPr>
              <w:jc w:val="center"/>
              <w:rPr>
                <w:bCs/>
                <w:szCs w:val="21"/>
              </w:rPr>
            </w:pPr>
            <w:r>
              <w:rPr>
                <w:rFonts w:hint="eastAsia"/>
                <w:bCs/>
                <w:szCs w:val="21"/>
              </w:rPr>
              <w:t>是否必填项</w:t>
            </w:r>
          </w:p>
        </w:tc>
      </w:tr>
      <w:tr w:rsidR="007301CB" w:rsidRPr="0003204C" w:rsidTr="00A41E9F">
        <w:tc>
          <w:tcPr>
            <w:tcW w:w="1838" w:type="dxa"/>
            <w:shd w:val="clear" w:color="auto" w:fill="auto"/>
            <w:vAlign w:val="center"/>
          </w:tcPr>
          <w:p w:rsidR="007301CB" w:rsidRPr="0003204C" w:rsidRDefault="007301CB" w:rsidP="00A41E9F">
            <w:pPr>
              <w:jc w:val="center"/>
              <w:rPr>
                <w:rFonts w:ascii="Consolas" w:hAnsi="Consolas" w:cs="Consolas"/>
                <w:szCs w:val="21"/>
              </w:rPr>
            </w:pPr>
            <w:r w:rsidRPr="0003204C">
              <w:rPr>
                <w:bCs/>
                <w:szCs w:val="21"/>
              </w:rPr>
              <w:t>mobile</w:t>
            </w:r>
          </w:p>
        </w:tc>
        <w:tc>
          <w:tcPr>
            <w:tcW w:w="2655" w:type="dxa"/>
            <w:gridSpan w:val="2"/>
            <w:shd w:val="clear" w:color="auto" w:fill="auto"/>
            <w:vAlign w:val="center"/>
          </w:tcPr>
          <w:p w:rsidR="007301CB" w:rsidRPr="0003204C" w:rsidRDefault="007301CB" w:rsidP="00A41E9F">
            <w:pPr>
              <w:widowControl/>
              <w:jc w:val="center"/>
              <w:rPr>
                <w:rFonts w:ascii="Consolas" w:hAnsi="Consolas" w:cs="Consolas"/>
                <w:szCs w:val="21"/>
              </w:rPr>
            </w:pPr>
            <w:r>
              <w:rPr>
                <w:rFonts w:ascii="Consolas" w:hAnsi="Consolas" w:cs="Consolas" w:hint="eastAsia"/>
                <w:szCs w:val="21"/>
              </w:rPr>
              <w:t>手机</w:t>
            </w:r>
            <w:r>
              <w:rPr>
                <w:rFonts w:ascii="Consolas" w:hAnsi="Consolas" w:cs="Consolas"/>
                <w:szCs w:val="21"/>
              </w:rPr>
              <w:t>号码</w:t>
            </w:r>
          </w:p>
        </w:tc>
        <w:tc>
          <w:tcPr>
            <w:tcW w:w="2727" w:type="dxa"/>
            <w:shd w:val="clear" w:color="auto" w:fill="auto"/>
          </w:tcPr>
          <w:p w:rsidR="007301CB" w:rsidRPr="0003204C" w:rsidRDefault="007301CB" w:rsidP="00A41E9F">
            <w:pPr>
              <w:widowControl/>
              <w:jc w:val="center"/>
              <w:rPr>
                <w:rFonts w:ascii="Consolas" w:hAnsi="Consolas" w:cs="Consolas"/>
                <w:szCs w:val="21"/>
              </w:rPr>
            </w:pPr>
          </w:p>
        </w:tc>
        <w:tc>
          <w:tcPr>
            <w:tcW w:w="2669" w:type="dxa"/>
            <w:shd w:val="clear" w:color="auto" w:fill="auto"/>
          </w:tcPr>
          <w:p w:rsidR="007301CB" w:rsidRPr="0003204C" w:rsidRDefault="007301CB" w:rsidP="00A41E9F">
            <w:pPr>
              <w:widowControl/>
              <w:jc w:val="center"/>
              <w:rPr>
                <w:rFonts w:ascii="Consolas" w:hAnsi="Consolas" w:cs="Consolas"/>
                <w:szCs w:val="21"/>
              </w:rPr>
            </w:pPr>
            <w:r>
              <w:rPr>
                <w:rFonts w:ascii="Consolas" w:hAnsi="Consolas" w:cs="Consolas" w:hint="eastAsia"/>
                <w:szCs w:val="21"/>
              </w:rPr>
              <w:t>是</w:t>
            </w:r>
          </w:p>
        </w:tc>
      </w:tr>
      <w:tr w:rsidR="007301CB" w:rsidRPr="0003204C" w:rsidTr="00A41E9F">
        <w:tc>
          <w:tcPr>
            <w:tcW w:w="1838" w:type="dxa"/>
            <w:shd w:val="clear" w:color="auto" w:fill="auto"/>
            <w:vAlign w:val="center"/>
          </w:tcPr>
          <w:p w:rsidR="007301CB" w:rsidRDefault="007301CB" w:rsidP="00A41E9F">
            <w:pPr>
              <w:jc w:val="center"/>
              <w:rPr>
                <w:rFonts w:ascii="Courier New" w:hAnsi="Courier New" w:cs="Courier New"/>
                <w:color w:val="000000"/>
                <w:sz w:val="27"/>
                <w:szCs w:val="27"/>
              </w:rPr>
            </w:pPr>
            <w:r w:rsidRPr="00503F2E">
              <w:rPr>
                <w:bCs/>
                <w:szCs w:val="21"/>
              </w:rPr>
              <w:t>newPassWord</w:t>
            </w:r>
          </w:p>
        </w:tc>
        <w:tc>
          <w:tcPr>
            <w:tcW w:w="2655" w:type="dxa"/>
            <w:gridSpan w:val="2"/>
            <w:shd w:val="clear" w:color="auto" w:fill="auto"/>
            <w:vAlign w:val="center"/>
          </w:tcPr>
          <w:p w:rsidR="007301CB" w:rsidRDefault="007301CB" w:rsidP="00A41E9F">
            <w:pPr>
              <w:widowControl/>
              <w:jc w:val="center"/>
              <w:rPr>
                <w:rFonts w:ascii="Consolas" w:hAnsi="Consolas" w:cs="Consolas"/>
                <w:szCs w:val="21"/>
              </w:rPr>
            </w:pPr>
            <w:r>
              <w:rPr>
                <w:rFonts w:ascii="Consolas" w:hAnsi="Consolas" w:cs="Consolas" w:hint="eastAsia"/>
                <w:szCs w:val="21"/>
              </w:rPr>
              <w:t>新</w:t>
            </w:r>
            <w:r>
              <w:rPr>
                <w:rFonts w:ascii="Consolas" w:hAnsi="Consolas" w:cs="Consolas"/>
                <w:szCs w:val="21"/>
              </w:rPr>
              <w:t>密码</w:t>
            </w:r>
          </w:p>
        </w:tc>
        <w:tc>
          <w:tcPr>
            <w:tcW w:w="2727" w:type="dxa"/>
            <w:shd w:val="clear" w:color="auto" w:fill="auto"/>
          </w:tcPr>
          <w:p w:rsidR="007301CB" w:rsidRPr="0003204C" w:rsidRDefault="007301CB" w:rsidP="00A41E9F">
            <w:pPr>
              <w:widowControl/>
              <w:jc w:val="center"/>
              <w:rPr>
                <w:rFonts w:ascii="Consolas" w:hAnsi="Consolas" w:cs="Consolas"/>
                <w:szCs w:val="21"/>
              </w:rPr>
            </w:pPr>
          </w:p>
        </w:tc>
        <w:tc>
          <w:tcPr>
            <w:tcW w:w="2669" w:type="dxa"/>
            <w:shd w:val="clear" w:color="auto" w:fill="auto"/>
          </w:tcPr>
          <w:p w:rsidR="007301CB" w:rsidRDefault="007301CB" w:rsidP="00A41E9F">
            <w:pPr>
              <w:widowControl/>
              <w:jc w:val="center"/>
              <w:rPr>
                <w:rFonts w:ascii="Consolas" w:hAnsi="Consolas" w:cs="Consolas"/>
                <w:szCs w:val="21"/>
              </w:rPr>
            </w:pPr>
            <w:r>
              <w:rPr>
                <w:rFonts w:ascii="Consolas" w:hAnsi="Consolas" w:cs="Consolas" w:hint="eastAsia"/>
                <w:szCs w:val="21"/>
              </w:rPr>
              <w:t>是</w:t>
            </w:r>
          </w:p>
        </w:tc>
      </w:tr>
      <w:tr w:rsidR="007301CB" w:rsidRPr="0003204C" w:rsidTr="00A41E9F">
        <w:tc>
          <w:tcPr>
            <w:tcW w:w="1838" w:type="dxa"/>
            <w:shd w:val="clear" w:color="auto" w:fill="auto"/>
            <w:vAlign w:val="center"/>
          </w:tcPr>
          <w:p w:rsidR="007301CB" w:rsidRPr="00811533" w:rsidRDefault="007301CB" w:rsidP="00A41E9F">
            <w:pPr>
              <w:jc w:val="center"/>
              <w:rPr>
                <w:bCs/>
                <w:szCs w:val="21"/>
              </w:rPr>
            </w:pPr>
            <w:r w:rsidRPr="00811533">
              <w:rPr>
                <w:bCs/>
                <w:szCs w:val="21"/>
              </w:rPr>
              <w:t>authCode</w:t>
            </w:r>
          </w:p>
        </w:tc>
        <w:tc>
          <w:tcPr>
            <w:tcW w:w="2655" w:type="dxa"/>
            <w:gridSpan w:val="2"/>
            <w:shd w:val="clear" w:color="auto" w:fill="auto"/>
            <w:vAlign w:val="center"/>
          </w:tcPr>
          <w:p w:rsidR="007301CB" w:rsidRDefault="007301CB" w:rsidP="00A41E9F">
            <w:pPr>
              <w:widowControl/>
              <w:jc w:val="center"/>
              <w:rPr>
                <w:rFonts w:ascii="Consolas" w:hAnsi="Consolas" w:cs="Consolas"/>
                <w:szCs w:val="21"/>
              </w:rPr>
            </w:pPr>
            <w:r>
              <w:rPr>
                <w:rFonts w:ascii="Consolas" w:hAnsi="Consolas" w:cs="Consolas" w:hint="eastAsia"/>
                <w:szCs w:val="21"/>
              </w:rPr>
              <w:t>短信</w:t>
            </w:r>
            <w:r>
              <w:rPr>
                <w:rFonts w:ascii="Consolas" w:hAnsi="Consolas" w:cs="Consolas"/>
                <w:szCs w:val="21"/>
              </w:rPr>
              <w:t>验证</w:t>
            </w:r>
            <w:r>
              <w:rPr>
                <w:rFonts w:ascii="Consolas" w:hAnsi="Consolas" w:cs="Consolas" w:hint="eastAsia"/>
                <w:szCs w:val="21"/>
              </w:rPr>
              <w:t>码</w:t>
            </w:r>
          </w:p>
        </w:tc>
        <w:tc>
          <w:tcPr>
            <w:tcW w:w="2727" w:type="dxa"/>
            <w:shd w:val="clear" w:color="auto" w:fill="auto"/>
          </w:tcPr>
          <w:p w:rsidR="007301CB" w:rsidRDefault="007301CB" w:rsidP="00A41E9F">
            <w:pPr>
              <w:widowControl/>
              <w:jc w:val="center"/>
              <w:rPr>
                <w:rFonts w:ascii="Consolas" w:hAnsi="Consolas" w:cs="Consolas"/>
                <w:szCs w:val="21"/>
              </w:rPr>
            </w:pPr>
          </w:p>
        </w:tc>
        <w:tc>
          <w:tcPr>
            <w:tcW w:w="2669" w:type="dxa"/>
            <w:shd w:val="clear" w:color="auto" w:fill="auto"/>
          </w:tcPr>
          <w:p w:rsidR="007301CB" w:rsidRDefault="007301CB" w:rsidP="00A41E9F">
            <w:pPr>
              <w:widowControl/>
              <w:jc w:val="center"/>
              <w:rPr>
                <w:rFonts w:ascii="Consolas" w:hAnsi="Consolas" w:cs="Consolas"/>
                <w:szCs w:val="21"/>
              </w:rPr>
            </w:pPr>
            <w:r>
              <w:rPr>
                <w:rFonts w:ascii="Consolas" w:hAnsi="Consolas" w:cs="Consolas" w:hint="eastAsia"/>
                <w:szCs w:val="21"/>
              </w:rPr>
              <w:t>是</w:t>
            </w:r>
          </w:p>
        </w:tc>
      </w:tr>
      <w:tr w:rsidR="007301CB" w:rsidTr="00A41E9F">
        <w:tc>
          <w:tcPr>
            <w:tcW w:w="1838" w:type="dxa"/>
            <w:shd w:val="clear" w:color="auto" w:fill="A6A6A6" w:themeFill="background1" w:themeFillShade="A6"/>
            <w:vAlign w:val="center"/>
          </w:tcPr>
          <w:p w:rsidR="007301CB" w:rsidRDefault="007301CB" w:rsidP="00A41E9F">
            <w:pPr>
              <w:jc w:val="center"/>
              <w:rPr>
                <w:bCs/>
                <w:szCs w:val="21"/>
              </w:rPr>
            </w:pPr>
            <w:r>
              <w:rPr>
                <w:rFonts w:hint="eastAsia"/>
              </w:rPr>
              <w:t>参数</w:t>
            </w:r>
            <w:r>
              <w:t>jsonStr</w:t>
            </w:r>
            <w:r>
              <w:rPr>
                <w:rFonts w:hint="eastAsia"/>
              </w:rPr>
              <w:t>：</w:t>
            </w:r>
          </w:p>
        </w:tc>
        <w:tc>
          <w:tcPr>
            <w:tcW w:w="8051" w:type="dxa"/>
            <w:gridSpan w:val="4"/>
            <w:vAlign w:val="center"/>
          </w:tcPr>
          <w:p w:rsidR="007301CB" w:rsidRPr="007856FB" w:rsidRDefault="007301CB" w:rsidP="00A41E9F">
            <w:pPr>
              <w:ind w:left="120" w:hangingChars="50" w:hanging="120"/>
              <w:jc w:val="left"/>
              <w:rPr>
                <w:rFonts w:ascii="Consolas" w:hAnsi="Consolas" w:cs="Consolas"/>
                <w:b/>
                <w:color w:val="0070C0"/>
                <w:szCs w:val="21"/>
              </w:rPr>
            </w:pPr>
            <w:r w:rsidRPr="00811533">
              <w:rPr>
                <w:rFonts w:ascii="Consolas" w:hAnsi="Consolas" w:cs="Consolas"/>
                <w:b/>
                <w:bCs/>
                <w:color w:val="0070C0"/>
                <w:sz w:val="24"/>
                <w:szCs w:val="24"/>
              </w:rPr>
              <w:t>{mobile:18010931221,</w:t>
            </w:r>
            <w:r w:rsidRPr="00503F2E">
              <w:rPr>
                <w:bCs/>
                <w:szCs w:val="21"/>
              </w:rPr>
              <w:t xml:space="preserve"> newPassWord</w:t>
            </w:r>
            <w:r w:rsidRPr="00811533">
              <w:rPr>
                <w:rFonts w:ascii="Consolas" w:hAnsi="Consolas" w:cs="Consolas"/>
                <w:b/>
                <w:bCs/>
                <w:color w:val="0070C0"/>
                <w:sz w:val="24"/>
                <w:szCs w:val="24"/>
              </w:rPr>
              <w:t>:18010931221, authCode:</w:t>
            </w:r>
            <w:r>
              <w:rPr>
                <w:rFonts w:ascii="Consolas" w:hAnsi="Consolas" w:cs="Consolas"/>
                <w:b/>
                <w:bCs/>
                <w:color w:val="0070C0"/>
                <w:sz w:val="24"/>
                <w:szCs w:val="24"/>
              </w:rPr>
              <w:t>691318</w:t>
            </w:r>
            <w:r w:rsidRPr="00811533">
              <w:rPr>
                <w:rFonts w:ascii="Consolas" w:hAnsi="Consolas" w:cs="Consolas"/>
                <w:b/>
                <w:bCs/>
                <w:color w:val="0070C0"/>
                <w:sz w:val="24"/>
                <w:szCs w:val="24"/>
              </w:rPr>
              <w:t>}</w:t>
            </w:r>
          </w:p>
        </w:tc>
      </w:tr>
      <w:tr w:rsidR="007301CB" w:rsidTr="00A41E9F">
        <w:tc>
          <w:tcPr>
            <w:tcW w:w="1838" w:type="dxa"/>
            <w:shd w:val="clear" w:color="auto" w:fill="A6A6A6" w:themeFill="background1" w:themeFillShade="A6"/>
            <w:vAlign w:val="center"/>
          </w:tcPr>
          <w:p w:rsidR="007301CB" w:rsidRDefault="007301CB" w:rsidP="00A41E9F">
            <w:pPr>
              <w:jc w:val="center"/>
            </w:pPr>
            <w:r w:rsidRPr="00762735">
              <w:t>callbackparam</w:t>
            </w:r>
          </w:p>
        </w:tc>
        <w:tc>
          <w:tcPr>
            <w:tcW w:w="8051" w:type="dxa"/>
            <w:gridSpan w:val="4"/>
            <w:vAlign w:val="center"/>
          </w:tcPr>
          <w:p w:rsidR="007301CB" w:rsidRPr="007856FB" w:rsidRDefault="007301CB" w:rsidP="00A41E9F">
            <w:pPr>
              <w:ind w:left="120" w:hangingChars="50" w:hanging="120"/>
              <w:jc w:val="left"/>
              <w:rPr>
                <w:rFonts w:ascii="Consolas" w:hAnsi="Consolas" w:cs="Consolas"/>
                <w:b/>
                <w:bCs/>
                <w:color w:val="0070C0"/>
                <w:sz w:val="24"/>
                <w:szCs w:val="24"/>
              </w:rPr>
            </w:pPr>
          </w:p>
        </w:tc>
      </w:tr>
      <w:tr w:rsidR="007301CB" w:rsidTr="00A41E9F">
        <w:tc>
          <w:tcPr>
            <w:tcW w:w="1838" w:type="dxa"/>
            <w:shd w:val="clear" w:color="auto" w:fill="A6A6A6" w:themeFill="background1" w:themeFillShade="A6"/>
            <w:vAlign w:val="center"/>
          </w:tcPr>
          <w:p w:rsidR="007301CB" w:rsidRDefault="007301CB" w:rsidP="00A41E9F">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7301CB" w:rsidRDefault="007301CB" w:rsidP="00A41E9F">
            <w:pPr>
              <w:ind w:firstLine="210"/>
              <w:jc w:val="center"/>
              <w:rPr>
                <w:rFonts w:ascii="宋体" w:hAnsi="宋体"/>
                <w:bCs/>
                <w:szCs w:val="21"/>
              </w:rPr>
            </w:pPr>
          </w:p>
        </w:tc>
        <w:tc>
          <w:tcPr>
            <w:tcW w:w="2762" w:type="dxa"/>
            <w:gridSpan w:val="2"/>
            <w:shd w:val="clear" w:color="auto" w:fill="A6A6A6" w:themeFill="background1" w:themeFillShade="A6"/>
          </w:tcPr>
          <w:p w:rsidR="007301CB" w:rsidRDefault="007301CB" w:rsidP="00A41E9F">
            <w:pPr>
              <w:ind w:firstLine="210"/>
              <w:jc w:val="center"/>
              <w:rPr>
                <w:rFonts w:ascii="宋体" w:hAnsi="宋体"/>
                <w:bCs/>
                <w:szCs w:val="21"/>
              </w:rPr>
            </w:pPr>
          </w:p>
        </w:tc>
        <w:tc>
          <w:tcPr>
            <w:tcW w:w="2669" w:type="dxa"/>
            <w:shd w:val="clear" w:color="auto" w:fill="A6A6A6" w:themeFill="background1" w:themeFillShade="A6"/>
          </w:tcPr>
          <w:p w:rsidR="007301CB" w:rsidRDefault="007301CB" w:rsidP="00A41E9F">
            <w:pPr>
              <w:ind w:firstLine="210"/>
              <w:jc w:val="center"/>
              <w:rPr>
                <w:rFonts w:ascii="宋体" w:hAnsi="宋体"/>
                <w:bCs/>
                <w:szCs w:val="21"/>
              </w:rPr>
            </w:pPr>
          </w:p>
        </w:tc>
      </w:tr>
      <w:tr w:rsidR="007301CB" w:rsidTr="00A41E9F">
        <w:tc>
          <w:tcPr>
            <w:tcW w:w="1838" w:type="dxa"/>
            <w:shd w:val="clear" w:color="auto" w:fill="auto"/>
            <w:vAlign w:val="center"/>
          </w:tcPr>
          <w:p w:rsidR="007301CB" w:rsidRPr="00B71BA5" w:rsidRDefault="007301CB" w:rsidP="00A41E9F">
            <w:pPr>
              <w:ind w:firstLine="210"/>
              <w:jc w:val="center"/>
              <w:rPr>
                <w:rFonts w:ascii="宋体" w:hAnsi="宋体"/>
                <w:bCs/>
                <w:szCs w:val="21"/>
              </w:rPr>
            </w:pPr>
            <w:r>
              <w:rPr>
                <w:rFonts w:ascii="宋体" w:hAnsi="宋体"/>
                <w:bCs/>
                <w:szCs w:val="21"/>
              </w:rPr>
              <w:t>userI</w:t>
            </w:r>
            <w:r w:rsidRPr="00B71BA5">
              <w:rPr>
                <w:rFonts w:ascii="宋体" w:hAnsi="宋体"/>
                <w:bCs/>
                <w:szCs w:val="21"/>
              </w:rPr>
              <w:t>d</w:t>
            </w:r>
          </w:p>
        </w:tc>
        <w:tc>
          <w:tcPr>
            <w:tcW w:w="2620" w:type="dxa"/>
            <w:shd w:val="clear" w:color="auto" w:fill="auto"/>
          </w:tcPr>
          <w:p w:rsidR="007301CB" w:rsidRDefault="007301CB" w:rsidP="00A41E9F">
            <w:pPr>
              <w:ind w:firstLine="210"/>
              <w:jc w:val="center"/>
              <w:rPr>
                <w:rFonts w:ascii="宋体" w:hAnsi="宋体"/>
                <w:bCs/>
                <w:szCs w:val="21"/>
              </w:rPr>
            </w:pPr>
            <w:r>
              <w:rPr>
                <w:rFonts w:ascii="宋体" w:hAnsi="宋体" w:hint="eastAsia"/>
                <w:bCs/>
                <w:szCs w:val="21"/>
              </w:rPr>
              <w:t>用户编号</w:t>
            </w:r>
          </w:p>
        </w:tc>
        <w:tc>
          <w:tcPr>
            <w:tcW w:w="2762" w:type="dxa"/>
            <w:gridSpan w:val="2"/>
            <w:shd w:val="clear" w:color="auto" w:fill="auto"/>
          </w:tcPr>
          <w:p w:rsidR="007301CB" w:rsidRDefault="007301CB" w:rsidP="00A41E9F">
            <w:pPr>
              <w:ind w:firstLine="210"/>
              <w:jc w:val="center"/>
              <w:rPr>
                <w:rFonts w:ascii="宋体" w:hAnsi="宋体"/>
                <w:bCs/>
                <w:szCs w:val="21"/>
              </w:rPr>
            </w:pPr>
          </w:p>
        </w:tc>
        <w:tc>
          <w:tcPr>
            <w:tcW w:w="2669" w:type="dxa"/>
            <w:shd w:val="clear" w:color="auto" w:fill="auto"/>
          </w:tcPr>
          <w:p w:rsidR="007301CB" w:rsidRDefault="007301CB" w:rsidP="00A41E9F">
            <w:pPr>
              <w:ind w:firstLine="210"/>
              <w:jc w:val="center"/>
              <w:rPr>
                <w:rFonts w:ascii="宋体" w:hAnsi="宋体"/>
                <w:bCs/>
                <w:szCs w:val="21"/>
              </w:rPr>
            </w:pPr>
          </w:p>
        </w:tc>
      </w:tr>
      <w:tr w:rsidR="007301CB" w:rsidRPr="00F64465" w:rsidTr="00A41E9F">
        <w:tc>
          <w:tcPr>
            <w:tcW w:w="1838"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7301CB" w:rsidRPr="00F64465" w:rsidRDefault="007301CB" w:rsidP="00A41E9F">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7301CB" w:rsidRPr="00F64465" w:rsidRDefault="007301CB" w:rsidP="00A41E9F">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2669"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p>
        </w:tc>
      </w:tr>
      <w:tr w:rsidR="007301CB" w:rsidRPr="00F64465" w:rsidTr="00A41E9F">
        <w:tc>
          <w:tcPr>
            <w:tcW w:w="1838"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7301CB" w:rsidRPr="00F64465" w:rsidRDefault="007301CB" w:rsidP="00A41E9F">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7301CB" w:rsidRPr="00F64465" w:rsidRDefault="007301CB" w:rsidP="00A41E9F">
            <w:pPr>
              <w:jc w:val="center"/>
              <w:rPr>
                <w:rFonts w:ascii="Consolas" w:hAnsi="Consolas" w:cs="Consolas"/>
                <w:bCs/>
                <w:szCs w:val="21"/>
              </w:rPr>
            </w:pPr>
            <w:r w:rsidRPr="00F64465">
              <w:rPr>
                <w:rFonts w:ascii="Consolas" w:hAnsi="Consolas" w:cs="Consolas" w:hint="eastAsia"/>
                <w:bCs/>
                <w:szCs w:val="21"/>
              </w:rPr>
              <w:t>异常返回时的异常说明</w:t>
            </w:r>
          </w:p>
        </w:tc>
        <w:tc>
          <w:tcPr>
            <w:tcW w:w="2669" w:type="dxa"/>
            <w:shd w:val="clear" w:color="auto" w:fill="FFFFFF" w:themeFill="background1"/>
            <w:vAlign w:val="center"/>
          </w:tcPr>
          <w:p w:rsidR="007301CB" w:rsidRPr="00F64465" w:rsidRDefault="007301CB" w:rsidP="00A41E9F">
            <w:pPr>
              <w:widowControl/>
              <w:jc w:val="center"/>
              <w:rPr>
                <w:rFonts w:ascii="Consolas" w:hAnsi="Consolas" w:cs="Consolas"/>
                <w:szCs w:val="21"/>
              </w:rPr>
            </w:pPr>
          </w:p>
        </w:tc>
      </w:tr>
      <w:tr w:rsidR="007301CB" w:rsidTr="00A41E9F">
        <w:tc>
          <w:tcPr>
            <w:tcW w:w="1838" w:type="dxa"/>
            <w:shd w:val="clear" w:color="auto" w:fill="A6A6A6" w:themeFill="background1" w:themeFillShade="A6"/>
            <w:vAlign w:val="center"/>
          </w:tcPr>
          <w:p w:rsidR="007301CB" w:rsidRDefault="007301CB" w:rsidP="00A41E9F">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8051" w:type="dxa"/>
            <w:gridSpan w:val="4"/>
            <w:shd w:val="clear" w:color="auto" w:fill="FFFFFF" w:themeFill="background1"/>
            <w:vAlign w:val="center"/>
          </w:tcPr>
          <w:p w:rsidR="007301CB" w:rsidRPr="00CB5781" w:rsidRDefault="007301CB" w:rsidP="00A41E9F">
            <w:pPr>
              <w:ind w:left="120" w:hangingChars="50" w:hanging="120"/>
              <w:jc w:val="left"/>
              <w:rPr>
                <w:rFonts w:ascii="Consolas" w:hAnsi="Consolas" w:cs="Consolas"/>
                <w:bCs/>
                <w:color w:val="5B9BD5" w:themeColor="accent1"/>
                <w:szCs w:val="21"/>
              </w:rPr>
            </w:pPr>
            <w:r w:rsidRPr="008633A7">
              <w:rPr>
                <w:rFonts w:ascii="Consolas" w:hAnsi="Consolas" w:cs="Consolas"/>
                <w:b/>
                <w:bCs/>
                <w:color w:val="0070C0"/>
                <w:sz w:val="24"/>
                <w:szCs w:val="24"/>
              </w:rPr>
              <w:t>({"rspCode":"000","userId":1530640,"rspDesc":"</w:t>
            </w:r>
            <w:r w:rsidRPr="008633A7">
              <w:rPr>
                <w:rFonts w:ascii="Consolas" w:hAnsi="Consolas" w:cs="Consolas" w:hint="eastAsia"/>
                <w:b/>
                <w:bCs/>
                <w:color w:val="0070C0"/>
                <w:sz w:val="24"/>
                <w:szCs w:val="24"/>
              </w:rPr>
              <w:t>修改</w:t>
            </w:r>
            <w:r w:rsidRPr="008633A7">
              <w:rPr>
                <w:rFonts w:ascii="Consolas" w:hAnsi="Consolas" w:cs="Consolas"/>
                <w:b/>
                <w:bCs/>
                <w:color w:val="0070C0"/>
                <w:sz w:val="24"/>
                <w:szCs w:val="24"/>
              </w:rPr>
              <w:t>成功</w:t>
            </w:r>
            <w:r w:rsidRPr="008633A7">
              <w:rPr>
                <w:rFonts w:ascii="Consolas" w:hAnsi="Consolas" w:cs="Consolas"/>
                <w:b/>
                <w:bCs/>
                <w:color w:val="0070C0"/>
                <w:sz w:val="24"/>
                <w:szCs w:val="24"/>
              </w:rPr>
              <w:t>"})</w:t>
            </w:r>
          </w:p>
        </w:tc>
      </w:tr>
    </w:tbl>
    <w:p w:rsidR="007301CB" w:rsidRPr="007301CB" w:rsidRDefault="007301CB" w:rsidP="007301CB"/>
    <w:p w:rsidR="009E30B3" w:rsidRDefault="00555A56" w:rsidP="007B3496">
      <w:pPr>
        <w:pStyle w:val="2"/>
      </w:pPr>
      <w:r>
        <w:rPr>
          <w:rFonts w:hint="eastAsia"/>
        </w:rPr>
        <w:lastRenderedPageBreak/>
        <w:t>6.</w:t>
      </w:r>
      <w:r w:rsidR="007B3496">
        <w:rPr>
          <w:rFonts w:hint="eastAsia"/>
        </w:rPr>
        <w:t>所有个人中心</w:t>
      </w:r>
      <w:r w:rsidR="007B3496">
        <w:rPr>
          <w:rFonts w:hint="eastAsia"/>
        </w:rPr>
        <w:t>-</w:t>
      </w:r>
      <w:r w:rsidR="007B3496">
        <w:rPr>
          <w:rFonts w:hint="eastAsia"/>
        </w:rPr>
        <w:t>收藏</w:t>
      </w:r>
    </w:p>
    <w:p w:rsidR="007B3496" w:rsidRDefault="00555A56" w:rsidP="005B68FD">
      <w:pPr>
        <w:pStyle w:val="3"/>
      </w:pPr>
      <w:r>
        <w:t>6.</w:t>
      </w:r>
      <w:r w:rsidR="005B68FD">
        <w:t>1</w:t>
      </w:r>
      <w:r w:rsidR="007B3496">
        <w:rPr>
          <w:rFonts w:hint="eastAsia"/>
        </w:rPr>
        <w:t>收藏列表（物资需求）</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7B3496" w:rsidTr="00241EAD">
        <w:tc>
          <w:tcPr>
            <w:tcW w:w="1838" w:type="dxa"/>
            <w:vAlign w:val="center"/>
          </w:tcPr>
          <w:p w:rsidR="007B3496" w:rsidRDefault="007B3496" w:rsidP="00241EAD">
            <w:pPr>
              <w:jc w:val="center"/>
              <w:rPr>
                <w:bCs/>
                <w:szCs w:val="21"/>
              </w:rPr>
            </w:pPr>
            <w:r>
              <w:rPr>
                <w:bCs/>
                <w:szCs w:val="21"/>
              </w:rPr>
              <w:t>接口标识：</w:t>
            </w:r>
          </w:p>
        </w:tc>
        <w:tc>
          <w:tcPr>
            <w:tcW w:w="2655" w:type="dxa"/>
            <w:gridSpan w:val="2"/>
            <w:vAlign w:val="center"/>
          </w:tcPr>
          <w:p w:rsidR="007B3496" w:rsidRDefault="007B3496" w:rsidP="00241EAD">
            <w:pPr>
              <w:jc w:val="center"/>
              <w:rPr>
                <w:bCs/>
                <w:szCs w:val="21"/>
              </w:rPr>
            </w:pPr>
            <w:r w:rsidRPr="00D80146">
              <w:rPr>
                <w:bCs/>
                <w:szCs w:val="21"/>
              </w:rPr>
              <w:t>reserve</w:t>
            </w:r>
            <w:r>
              <w:rPr>
                <w:bCs/>
                <w:szCs w:val="21"/>
              </w:rPr>
              <w:t>HelpList</w:t>
            </w:r>
          </w:p>
        </w:tc>
        <w:tc>
          <w:tcPr>
            <w:tcW w:w="2727" w:type="dxa"/>
          </w:tcPr>
          <w:p w:rsidR="007B3496" w:rsidRDefault="007B3496" w:rsidP="00241EAD">
            <w:pPr>
              <w:jc w:val="left"/>
            </w:pPr>
          </w:p>
        </w:tc>
        <w:tc>
          <w:tcPr>
            <w:tcW w:w="1847" w:type="dxa"/>
          </w:tcPr>
          <w:p w:rsidR="007B3496" w:rsidRDefault="007B3496" w:rsidP="00241EAD">
            <w:pPr>
              <w:jc w:val="left"/>
            </w:pPr>
          </w:p>
        </w:tc>
      </w:tr>
      <w:tr w:rsidR="007B3496" w:rsidTr="00241EAD">
        <w:tc>
          <w:tcPr>
            <w:tcW w:w="1838" w:type="dxa"/>
            <w:shd w:val="clear" w:color="auto" w:fill="A6A6A6" w:themeFill="background1" w:themeFillShade="A6"/>
            <w:vAlign w:val="center"/>
          </w:tcPr>
          <w:p w:rsidR="007B3496" w:rsidRDefault="007B3496" w:rsidP="00241E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7B3496" w:rsidRDefault="007B3496" w:rsidP="00241EAD">
            <w:pPr>
              <w:jc w:val="center"/>
              <w:rPr>
                <w:bCs/>
                <w:szCs w:val="21"/>
              </w:rPr>
            </w:pPr>
            <w:r w:rsidRPr="00D80146">
              <w:rPr>
                <w:bCs/>
                <w:szCs w:val="21"/>
              </w:rPr>
              <w:t>reserve</w:t>
            </w:r>
            <w:r>
              <w:rPr>
                <w:bCs/>
                <w:szCs w:val="21"/>
              </w:rPr>
              <w:t>HelpList</w:t>
            </w:r>
          </w:p>
        </w:tc>
        <w:tc>
          <w:tcPr>
            <w:tcW w:w="2727" w:type="dxa"/>
          </w:tcPr>
          <w:p w:rsidR="007B3496" w:rsidRDefault="007B3496" w:rsidP="00241EAD">
            <w:pPr>
              <w:jc w:val="center"/>
              <w:rPr>
                <w:bCs/>
                <w:szCs w:val="21"/>
              </w:rPr>
            </w:pPr>
          </w:p>
        </w:tc>
        <w:tc>
          <w:tcPr>
            <w:tcW w:w="1847" w:type="dxa"/>
          </w:tcPr>
          <w:p w:rsidR="007B3496" w:rsidRDefault="007B3496" w:rsidP="00241EAD">
            <w:pPr>
              <w:jc w:val="center"/>
              <w:rPr>
                <w:bCs/>
                <w:szCs w:val="21"/>
              </w:rPr>
            </w:pPr>
          </w:p>
        </w:tc>
      </w:tr>
      <w:tr w:rsidR="007B3496" w:rsidTr="00241EAD">
        <w:tc>
          <w:tcPr>
            <w:tcW w:w="1838" w:type="dxa"/>
            <w:shd w:val="clear" w:color="auto" w:fill="A6A6A6" w:themeFill="background1" w:themeFillShade="A6"/>
            <w:vAlign w:val="center"/>
          </w:tcPr>
          <w:p w:rsidR="007B3496" w:rsidRDefault="007B3496"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7B3496" w:rsidRDefault="007B3496" w:rsidP="00241EAD">
            <w:pPr>
              <w:jc w:val="center"/>
              <w:rPr>
                <w:bCs/>
                <w:szCs w:val="21"/>
              </w:rPr>
            </w:pPr>
            <w:r>
              <w:rPr>
                <w:bCs/>
                <w:szCs w:val="21"/>
              </w:rPr>
              <w:t>说明</w:t>
            </w:r>
          </w:p>
        </w:tc>
        <w:tc>
          <w:tcPr>
            <w:tcW w:w="2727" w:type="dxa"/>
            <w:shd w:val="clear" w:color="auto" w:fill="A6A6A6" w:themeFill="background1" w:themeFillShade="A6"/>
          </w:tcPr>
          <w:p w:rsidR="007B3496" w:rsidRDefault="007B3496" w:rsidP="00241EAD">
            <w:pPr>
              <w:jc w:val="center"/>
              <w:rPr>
                <w:bCs/>
                <w:szCs w:val="21"/>
              </w:rPr>
            </w:pPr>
            <w:r>
              <w:rPr>
                <w:bCs/>
                <w:szCs w:val="21"/>
              </w:rPr>
              <w:t>备注</w:t>
            </w:r>
          </w:p>
        </w:tc>
        <w:tc>
          <w:tcPr>
            <w:tcW w:w="1847" w:type="dxa"/>
            <w:shd w:val="clear" w:color="auto" w:fill="A6A6A6" w:themeFill="background1" w:themeFillShade="A6"/>
          </w:tcPr>
          <w:p w:rsidR="007B3496" w:rsidRDefault="007B3496" w:rsidP="00241EAD">
            <w:pPr>
              <w:jc w:val="center"/>
              <w:rPr>
                <w:bCs/>
                <w:szCs w:val="21"/>
              </w:rPr>
            </w:pPr>
            <w:r>
              <w:rPr>
                <w:rFonts w:hint="eastAsia"/>
                <w:bCs/>
                <w:szCs w:val="21"/>
              </w:rPr>
              <w:t>是否必填项</w:t>
            </w:r>
          </w:p>
        </w:tc>
      </w:tr>
      <w:tr w:rsidR="007B3496" w:rsidTr="00241EAD">
        <w:trPr>
          <w:trHeight w:val="405"/>
        </w:trPr>
        <w:tc>
          <w:tcPr>
            <w:tcW w:w="1838" w:type="dxa"/>
            <w:vAlign w:val="center"/>
          </w:tcPr>
          <w:p w:rsidR="007B3496" w:rsidRPr="00CF52EF" w:rsidRDefault="007B3496" w:rsidP="00241EAD">
            <w:pPr>
              <w:jc w:val="center"/>
              <w:rPr>
                <w:bCs/>
                <w:szCs w:val="21"/>
              </w:rPr>
            </w:pPr>
            <w:r w:rsidRPr="004A78BE">
              <w:rPr>
                <w:bCs/>
                <w:szCs w:val="21"/>
              </w:rPr>
              <w:t>userId</w:t>
            </w:r>
          </w:p>
        </w:tc>
        <w:tc>
          <w:tcPr>
            <w:tcW w:w="2655" w:type="dxa"/>
            <w:gridSpan w:val="2"/>
          </w:tcPr>
          <w:p w:rsidR="007B3496" w:rsidRDefault="007B3496" w:rsidP="00241EAD">
            <w:pPr>
              <w:ind w:firstLine="210"/>
              <w:jc w:val="center"/>
              <w:rPr>
                <w:rFonts w:ascii="宋体" w:hAnsi="宋体"/>
                <w:bCs/>
                <w:szCs w:val="21"/>
              </w:rPr>
            </w:pPr>
            <w:r>
              <w:rPr>
                <w:rFonts w:ascii="宋体" w:hAnsi="宋体" w:hint="eastAsia"/>
                <w:bCs/>
                <w:szCs w:val="21"/>
              </w:rPr>
              <w:t>当前用户id</w:t>
            </w:r>
          </w:p>
        </w:tc>
        <w:tc>
          <w:tcPr>
            <w:tcW w:w="2727" w:type="dxa"/>
            <w:vAlign w:val="center"/>
          </w:tcPr>
          <w:p w:rsidR="007B3496" w:rsidRPr="00FE77C3" w:rsidRDefault="007B3496" w:rsidP="00241EAD">
            <w:pPr>
              <w:jc w:val="left"/>
              <w:rPr>
                <w:rFonts w:ascii="微软雅黑" w:eastAsia="微软雅黑" w:hAnsi="微软雅黑"/>
                <w:color w:val="333333"/>
              </w:rPr>
            </w:pPr>
          </w:p>
        </w:tc>
        <w:tc>
          <w:tcPr>
            <w:tcW w:w="1847" w:type="dxa"/>
            <w:vAlign w:val="center"/>
          </w:tcPr>
          <w:p w:rsidR="007B3496" w:rsidRDefault="007B3496" w:rsidP="00241EAD">
            <w:pPr>
              <w:jc w:val="center"/>
              <w:rPr>
                <w:bCs/>
                <w:szCs w:val="21"/>
              </w:rPr>
            </w:pPr>
            <w:r>
              <w:rPr>
                <w:rFonts w:hint="eastAsia"/>
                <w:bCs/>
                <w:szCs w:val="21"/>
              </w:rPr>
              <w:t>是</w:t>
            </w:r>
          </w:p>
        </w:tc>
      </w:tr>
      <w:tr w:rsidR="007B3496" w:rsidTr="00241EAD">
        <w:trPr>
          <w:trHeight w:val="405"/>
        </w:trPr>
        <w:tc>
          <w:tcPr>
            <w:tcW w:w="1838" w:type="dxa"/>
            <w:vAlign w:val="center"/>
          </w:tcPr>
          <w:p w:rsidR="007B3496" w:rsidRPr="004A78BE" w:rsidRDefault="007B3496" w:rsidP="00241EAD">
            <w:pPr>
              <w:jc w:val="center"/>
              <w:rPr>
                <w:bCs/>
                <w:szCs w:val="21"/>
              </w:rPr>
            </w:pPr>
            <w:r>
              <w:rPr>
                <w:bCs/>
                <w:szCs w:val="21"/>
              </w:rPr>
              <w:t>type</w:t>
            </w:r>
          </w:p>
        </w:tc>
        <w:tc>
          <w:tcPr>
            <w:tcW w:w="2655" w:type="dxa"/>
            <w:gridSpan w:val="2"/>
          </w:tcPr>
          <w:p w:rsidR="007B3496" w:rsidRDefault="007B3496" w:rsidP="00241EAD">
            <w:pPr>
              <w:ind w:firstLine="210"/>
              <w:jc w:val="center"/>
              <w:rPr>
                <w:rFonts w:ascii="宋体" w:hAnsi="宋体"/>
                <w:bCs/>
                <w:szCs w:val="21"/>
              </w:rPr>
            </w:pPr>
            <w:r>
              <w:rPr>
                <w:rFonts w:ascii="宋体" w:hAnsi="宋体" w:hint="eastAsia"/>
                <w:bCs/>
                <w:szCs w:val="21"/>
              </w:rPr>
              <w:t>收藏类型</w:t>
            </w:r>
          </w:p>
        </w:tc>
        <w:tc>
          <w:tcPr>
            <w:tcW w:w="2727" w:type="dxa"/>
            <w:vAlign w:val="center"/>
          </w:tcPr>
          <w:p w:rsidR="007B3496" w:rsidRPr="00FE77C3" w:rsidRDefault="007B3496" w:rsidP="00241EAD">
            <w:pPr>
              <w:jc w:val="left"/>
              <w:rPr>
                <w:rFonts w:ascii="微软雅黑" w:eastAsia="微软雅黑" w:hAnsi="微软雅黑"/>
                <w:color w:val="333333"/>
              </w:rPr>
            </w:pPr>
            <w:r>
              <w:rPr>
                <w:rFonts w:ascii="微软雅黑" w:eastAsia="微软雅黑" w:hAnsi="微软雅黑" w:hint="eastAsia"/>
                <w:color w:val="333333"/>
              </w:rPr>
              <w:t>1：要物需求；2：要钱需求；3：盲捐</w:t>
            </w:r>
          </w:p>
        </w:tc>
        <w:tc>
          <w:tcPr>
            <w:tcW w:w="1847" w:type="dxa"/>
            <w:vAlign w:val="center"/>
          </w:tcPr>
          <w:p w:rsidR="007B3496" w:rsidRDefault="007B3496" w:rsidP="00241EAD">
            <w:pPr>
              <w:jc w:val="center"/>
              <w:rPr>
                <w:bCs/>
                <w:szCs w:val="21"/>
              </w:rPr>
            </w:pPr>
            <w:r>
              <w:rPr>
                <w:rFonts w:hint="eastAsia"/>
                <w:bCs/>
                <w:szCs w:val="21"/>
              </w:rPr>
              <w:t>是</w:t>
            </w:r>
          </w:p>
        </w:tc>
      </w:tr>
      <w:tr w:rsidR="007B3496" w:rsidTr="00241EAD">
        <w:trPr>
          <w:trHeight w:val="405"/>
        </w:trPr>
        <w:tc>
          <w:tcPr>
            <w:tcW w:w="1838" w:type="dxa"/>
            <w:vAlign w:val="center"/>
          </w:tcPr>
          <w:p w:rsidR="007B3496" w:rsidRPr="001112AF" w:rsidRDefault="007B3496" w:rsidP="00241EAD">
            <w:pPr>
              <w:jc w:val="center"/>
            </w:pPr>
            <w:r>
              <w:t>pageNow</w:t>
            </w:r>
          </w:p>
        </w:tc>
        <w:tc>
          <w:tcPr>
            <w:tcW w:w="2655" w:type="dxa"/>
            <w:gridSpan w:val="2"/>
            <w:vAlign w:val="center"/>
          </w:tcPr>
          <w:p w:rsidR="007B3496" w:rsidRPr="001112AF" w:rsidRDefault="007B3496" w:rsidP="00241EAD">
            <w:pPr>
              <w:jc w:val="center"/>
              <w:rPr>
                <w:bCs/>
                <w:szCs w:val="21"/>
              </w:rPr>
            </w:pPr>
            <w:r>
              <w:rPr>
                <w:rFonts w:hint="eastAsia"/>
                <w:bCs/>
                <w:szCs w:val="21"/>
              </w:rPr>
              <w:t>当前页码</w:t>
            </w:r>
          </w:p>
        </w:tc>
        <w:tc>
          <w:tcPr>
            <w:tcW w:w="2727" w:type="dxa"/>
          </w:tcPr>
          <w:p w:rsidR="007B3496" w:rsidRDefault="007B3496" w:rsidP="00241EAD">
            <w:pPr>
              <w:jc w:val="center"/>
              <w:rPr>
                <w:bCs/>
                <w:szCs w:val="21"/>
              </w:rPr>
            </w:pPr>
            <w:r>
              <w:rPr>
                <w:rFonts w:ascii="Consolas" w:hAnsi="Consolas" w:cs="Consolas" w:hint="eastAsia"/>
                <w:szCs w:val="21"/>
              </w:rPr>
              <w:t>起始</w:t>
            </w:r>
            <w:r>
              <w:rPr>
                <w:rFonts w:ascii="Consolas" w:hAnsi="Consolas" w:cs="Consolas"/>
                <w:szCs w:val="21"/>
              </w:rPr>
              <w:t>页</w:t>
            </w:r>
            <w:r>
              <w:rPr>
                <w:rFonts w:ascii="Consolas" w:hAnsi="Consolas" w:cs="Consolas" w:hint="eastAsia"/>
                <w:szCs w:val="21"/>
              </w:rPr>
              <w:t>:</w:t>
            </w:r>
            <w:r>
              <w:rPr>
                <w:rFonts w:ascii="Consolas" w:hAnsi="Consolas" w:cs="Consolas"/>
                <w:szCs w:val="21"/>
              </w:rPr>
              <w:t>1</w:t>
            </w:r>
          </w:p>
        </w:tc>
        <w:tc>
          <w:tcPr>
            <w:tcW w:w="1847" w:type="dxa"/>
          </w:tcPr>
          <w:p w:rsidR="007B3496" w:rsidRDefault="007B3496" w:rsidP="00241EAD">
            <w:pPr>
              <w:jc w:val="center"/>
              <w:rPr>
                <w:bCs/>
                <w:szCs w:val="21"/>
              </w:rPr>
            </w:pPr>
            <w:r>
              <w:rPr>
                <w:rFonts w:hint="eastAsia"/>
                <w:bCs/>
                <w:szCs w:val="21"/>
              </w:rPr>
              <w:t>是</w:t>
            </w:r>
          </w:p>
        </w:tc>
      </w:tr>
      <w:tr w:rsidR="007B3496" w:rsidTr="00241EAD">
        <w:trPr>
          <w:trHeight w:val="405"/>
        </w:trPr>
        <w:tc>
          <w:tcPr>
            <w:tcW w:w="1838" w:type="dxa"/>
            <w:vAlign w:val="center"/>
          </w:tcPr>
          <w:p w:rsidR="007B3496" w:rsidRPr="001112AF" w:rsidRDefault="007B3496" w:rsidP="00241EAD">
            <w:pPr>
              <w:jc w:val="center"/>
            </w:pPr>
            <w:r>
              <w:t>pageCount</w:t>
            </w:r>
          </w:p>
        </w:tc>
        <w:tc>
          <w:tcPr>
            <w:tcW w:w="2655" w:type="dxa"/>
            <w:gridSpan w:val="2"/>
            <w:vAlign w:val="center"/>
          </w:tcPr>
          <w:p w:rsidR="007B3496" w:rsidRDefault="007B3496" w:rsidP="00241EAD">
            <w:pPr>
              <w:jc w:val="center"/>
              <w:rPr>
                <w:bCs/>
                <w:szCs w:val="21"/>
              </w:rPr>
            </w:pPr>
            <w:r>
              <w:rPr>
                <w:rFonts w:hint="eastAsia"/>
                <w:bCs/>
                <w:szCs w:val="21"/>
              </w:rPr>
              <w:t>每页显示条数</w:t>
            </w:r>
          </w:p>
        </w:tc>
        <w:tc>
          <w:tcPr>
            <w:tcW w:w="2727" w:type="dxa"/>
            <w:vAlign w:val="center"/>
          </w:tcPr>
          <w:p w:rsidR="007B3496" w:rsidRPr="00FE77C3" w:rsidRDefault="007B3496" w:rsidP="00241EAD">
            <w:pPr>
              <w:jc w:val="left"/>
              <w:rPr>
                <w:rFonts w:ascii="微软雅黑" w:eastAsia="微软雅黑" w:hAnsi="微软雅黑"/>
                <w:color w:val="333333"/>
              </w:rPr>
            </w:pPr>
            <w:r>
              <w:rPr>
                <w:rFonts w:ascii="Consolas" w:hAnsi="Consolas" w:cs="Consolas"/>
                <w:szCs w:val="21"/>
              </w:rPr>
              <w:t>最小值</w:t>
            </w:r>
            <w:r>
              <w:rPr>
                <w:rFonts w:ascii="Consolas" w:hAnsi="Consolas" w:cs="Consolas" w:hint="eastAsia"/>
                <w:szCs w:val="21"/>
              </w:rPr>
              <w:t>10</w:t>
            </w:r>
            <w:r>
              <w:rPr>
                <w:rFonts w:ascii="Consolas" w:hAnsi="Consolas" w:cs="Consolas" w:hint="eastAsia"/>
                <w:szCs w:val="21"/>
              </w:rPr>
              <w:t>，最大值</w:t>
            </w:r>
            <w:r>
              <w:rPr>
                <w:rFonts w:ascii="Consolas" w:hAnsi="Consolas" w:cs="Consolas" w:hint="eastAsia"/>
                <w:szCs w:val="21"/>
              </w:rPr>
              <w:t>30</w:t>
            </w:r>
            <w:r>
              <w:rPr>
                <w:rFonts w:ascii="Consolas" w:hAnsi="Consolas" w:cs="Consolas" w:hint="eastAsia"/>
                <w:szCs w:val="21"/>
              </w:rPr>
              <w:t>（可调整）</w:t>
            </w:r>
          </w:p>
        </w:tc>
        <w:tc>
          <w:tcPr>
            <w:tcW w:w="1847" w:type="dxa"/>
            <w:vAlign w:val="center"/>
          </w:tcPr>
          <w:p w:rsidR="007B3496" w:rsidRDefault="007B3496" w:rsidP="00241EAD">
            <w:pPr>
              <w:jc w:val="center"/>
              <w:rPr>
                <w:bCs/>
                <w:szCs w:val="21"/>
              </w:rPr>
            </w:pPr>
            <w:r>
              <w:rPr>
                <w:rFonts w:hint="eastAsia"/>
                <w:bCs/>
                <w:szCs w:val="21"/>
              </w:rPr>
              <w:t>是</w:t>
            </w:r>
          </w:p>
        </w:tc>
      </w:tr>
      <w:tr w:rsidR="007B3496" w:rsidTr="00241EAD">
        <w:tc>
          <w:tcPr>
            <w:tcW w:w="1838" w:type="dxa"/>
            <w:shd w:val="clear" w:color="auto" w:fill="A6A6A6" w:themeFill="background1" w:themeFillShade="A6"/>
            <w:vAlign w:val="center"/>
          </w:tcPr>
          <w:p w:rsidR="007B3496" w:rsidRDefault="007B3496" w:rsidP="00241EAD">
            <w:pPr>
              <w:jc w:val="center"/>
              <w:rPr>
                <w:bCs/>
                <w:szCs w:val="21"/>
              </w:rPr>
            </w:pPr>
            <w:r>
              <w:rPr>
                <w:rFonts w:hint="eastAsia"/>
              </w:rPr>
              <w:t>参数</w:t>
            </w:r>
            <w:r>
              <w:t>jsonStr</w:t>
            </w:r>
            <w:r>
              <w:rPr>
                <w:rFonts w:hint="eastAsia"/>
              </w:rPr>
              <w:t>：</w:t>
            </w:r>
          </w:p>
        </w:tc>
        <w:tc>
          <w:tcPr>
            <w:tcW w:w="7229" w:type="dxa"/>
            <w:gridSpan w:val="4"/>
            <w:vAlign w:val="center"/>
          </w:tcPr>
          <w:p w:rsidR="007B3496" w:rsidRPr="007856FB" w:rsidRDefault="007B3496" w:rsidP="00241EA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rPr>
                <w:b/>
                <w:color w:val="0070C0"/>
              </w:rPr>
              <w:t>useId</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用户Id</w:t>
            </w:r>
            <w:r w:rsidRPr="007856FB">
              <w:rPr>
                <w:rFonts w:ascii="Consolas" w:eastAsia="Consolas" w:hAnsi="Consolas" w:hint="eastAsia"/>
                <w:b/>
                <w:color w:val="0070C0"/>
                <w:sz w:val="24"/>
                <w:highlight w:val="white"/>
              </w:rPr>
              <w:t>"</w:t>
            </w:r>
            <w:r>
              <w:rPr>
                <w:rFonts w:ascii="Consolas" w:eastAsiaTheme="minorEastAsia" w:hAnsi="Consolas" w:hint="eastAsia"/>
                <w:b/>
                <w:color w:val="0070C0"/>
                <w:sz w:val="24"/>
              </w:rPr>
              <w:t>,"</w:t>
            </w:r>
            <w:r>
              <w:rPr>
                <w:bCs/>
                <w:szCs w:val="21"/>
              </w:rPr>
              <w:t>type</w:t>
            </w:r>
            <w:r>
              <w:rPr>
                <w:rFonts w:ascii="Consolas" w:eastAsiaTheme="minorEastAsia" w:hAnsi="Consolas" w:hint="eastAsia"/>
                <w:b/>
                <w:color w:val="0070C0"/>
                <w:sz w:val="24"/>
              </w:rPr>
              <w:t>":"</w:t>
            </w:r>
            <w:r>
              <w:rPr>
                <w:rFonts w:ascii="宋体" w:hAnsi="宋体" w:hint="eastAsia"/>
                <w:bCs/>
                <w:szCs w:val="21"/>
              </w:rPr>
              <w:t>1</w:t>
            </w:r>
            <w:r>
              <w:rPr>
                <w:rFonts w:ascii="Consolas" w:eastAsiaTheme="minorEastAsia" w:hAnsi="Consolas" w:hint="eastAsia"/>
                <w:b/>
                <w:color w:val="0070C0"/>
                <w:sz w:val="24"/>
              </w:rPr>
              <w:t>"</w:t>
            </w:r>
            <w:r w:rsidRPr="007856FB">
              <w:rPr>
                <w:rFonts w:ascii="Consolas" w:eastAsia="Consolas" w:hAnsi="Consolas"/>
                <w:b/>
                <w:color w:val="0070C0"/>
                <w:sz w:val="24"/>
              </w:rPr>
              <w:t>}</w:t>
            </w:r>
          </w:p>
        </w:tc>
      </w:tr>
      <w:tr w:rsidR="007B3496" w:rsidTr="00241EAD">
        <w:tc>
          <w:tcPr>
            <w:tcW w:w="1838" w:type="dxa"/>
            <w:shd w:val="clear" w:color="auto" w:fill="A6A6A6" w:themeFill="background1" w:themeFillShade="A6"/>
            <w:vAlign w:val="center"/>
          </w:tcPr>
          <w:p w:rsidR="007B3496" w:rsidRDefault="007B3496"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7B3496" w:rsidRDefault="007B3496" w:rsidP="00241EAD">
            <w:pPr>
              <w:ind w:firstLine="210"/>
              <w:jc w:val="center"/>
              <w:rPr>
                <w:rFonts w:ascii="宋体" w:hAnsi="宋体"/>
                <w:bCs/>
                <w:szCs w:val="21"/>
              </w:rPr>
            </w:pPr>
          </w:p>
        </w:tc>
        <w:tc>
          <w:tcPr>
            <w:tcW w:w="2762" w:type="dxa"/>
            <w:gridSpan w:val="2"/>
            <w:shd w:val="clear" w:color="auto" w:fill="A6A6A6" w:themeFill="background1" w:themeFillShade="A6"/>
          </w:tcPr>
          <w:p w:rsidR="007B3496" w:rsidRDefault="007B3496" w:rsidP="00241EAD">
            <w:pPr>
              <w:ind w:firstLine="210"/>
              <w:jc w:val="center"/>
              <w:rPr>
                <w:rFonts w:ascii="宋体" w:hAnsi="宋体"/>
                <w:bCs/>
                <w:szCs w:val="21"/>
              </w:rPr>
            </w:pPr>
          </w:p>
        </w:tc>
        <w:tc>
          <w:tcPr>
            <w:tcW w:w="1847" w:type="dxa"/>
            <w:shd w:val="clear" w:color="auto" w:fill="A6A6A6" w:themeFill="background1" w:themeFillShade="A6"/>
          </w:tcPr>
          <w:p w:rsidR="007B3496" w:rsidRDefault="007B3496" w:rsidP="00241EAD">
            <w:pPr>
              <w:ind w:firstLine="210"/>
              <w:jc w:val="center"/>
              <w:rPr>
                <w:rFonts w:ascii="宋体" w:hAnsi="宋体"/>
                <w:bC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7B3496" w:rsidRPr="00F64465" w:rsidRDefault="007B3496" w:rsidP="00241E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7B3496" w:rsidRPr="00F64465" w:rsidRDefault="007B3496" w:rsidP="00241E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1112AF" w:rsidRDefault="007B3496" w:rsidP="00241EAD">
            <w:pPr>
              <w:jc w:val="center"/>
            </w:pPr>
            <w:r>
              <w:t>total</w:t>
            </w:r>
          </w:p>
        </w:tc>
        <w:tc>
          <w:tcPr>
            <w:tcW w:w="2620" w:type="dxa"/>
            <w:shd w:val="clear" w:color="auto" w:fill="FFFFFF" w:themeFill="background1"/>
            <w:vAlign w:val="center"/>
          </w:tcPr>
          <w:p w:rsidR="007B3496" w:rsidRPr="001112AF" w:rsidRDefault="007B3496" w:rsidP="00241EAD">
            <w:pPr>
              <w:jc w:val="center"/>
              <w:rPr>
                <w:bCs/>
                <w:szCs w:val="21"/>
              </w:rPr>
            </w:pPr>
            <w:r>
              <w:rPr>
                <w:rFonts w:hint="eastAsia"/>
                <w:bCs/>
                <w:szCs w:val="21"/>
              </w:rPr>
              <w:t>总数量</w:t>
            </w:r>
          </w:p>
        </w:tc>
        <w:tc>
          <w:tcPr>
            <w:tcW w:w="2762" w:type="dxa"/>
            <w:gridSpan w:val="2"/>
            <w:shd w:val="clear" w:color="auto" w:fill="FFFFFF" w:themeFill="background1"/>
          </w:tcPr>
          <w:p w:rsidR="007B3496" w:rsidRDefault="007B3496" w:rsidP="00241EAD">
            <w:pPr>
              <w:ind w:firstLine="210"/>
              <w:jc w:val="center"/>
              <w:rPr>
                <w:rFonts w:ascii="宋体" w:hAnsi="宋体"/>
                <w:bCs/>
                <w:szCs w:val="21"/>
              </w:rPr>
            </w:pPr>
          </w:p>
        </w:tc>
        <w:tc>
          <w:tcPr>
            <w:tcW w:w="1847" w:type="dxa"/>
            <w:shd w:val="clear" w:color="auto" w:fill="FFFFFF" w:themeFill="background1"/>
          </w:tcPr>
          <w:p w:rsidR="007B3496" w:rsidRDefault="007B3496" w:rsidP="00241EAD">
            <w:pPr>
              <w:ind w:firstLine="210"/>
              <w:jc w:val="center"/>
              <w:rPr>
                <w:rFonts w:ascii="宋体" w:hAnsi="宋体"/>
                <w:bCs/>
                <w:szCs w:val="21"/>
              </w:rPr>
            </w:pPr>
          </w:p>
        </w:tc>
      </w:tr>
      <w:tr w:rsidR="007B3496" w:rsidRPr="00F64465" w:rsidTr="00241EAD">
        <w:tc>
          <w:tcPr>
            <w:tcW w:w="1838" w:type="dxa"/>
            <w:shd w:val="clear" w:color="auto" w:fill="FFFFFF" w:themeFill="background1"/>
            <w:vAlign w:val="center"/>
          </w:tcPr>
          <w:p w:rsidR="007B3496" w:rsidRDefault="007B3496" w:rsidP="00241EAD">
            <w:pPr>
              <w:jc w:val="center"/>
              <w:rPr>
                <w:rFonts w:ascii="Courier New" w:hAnsi="Courier New" w:cs="Courier New"/>
              </w:rPr>
            </w:pPr>
            <w:r>
              <w:rPr>
                <w:rFonts w:ascii="Courier New" w:hAnsi="Courier New" w:cs="Courier New" w:hint="eastAsia"/>
              </w:rPr>
              <w:t>rows</w:t>
            </w:r>
          </w:p>
        </w:tc>
        <w:tc>
          <w:tcPr>
            <w:tcW w:w="2620" w:type="dxa"/>
            <w:shd w:val="clear" w:color="auto" w:fill="FFFFFF" w:themeFill="background1"/>
            <w:vAlign w:val="center"/>
          </w:tcPr>
          <w:p w:rsidR="007B3496" w:rsidRDefault="007B3496" w:rsidP="00241EAD">
            <w:pPr>
              <w:jc w:val="center"/>
              <w:rPr>
                <w:bCs/>
                <w:szCs w:val="21"/>
              </w:rPr>
            </w:pPr>
            <w:r>
              <w:rPr>
                <w:rFonts w:hint="eastAsia"/>
                <w:bCs/>
                <w:szCs w:val="21"/>
              </w:rPr>
              <w:t>每页显示条数</w:t>
            </w:r>
          </w:p>
        </w:tc>
        <w:tc>
          <w:tcPr>
            <w:tcW w:w="2762" w:type="dxa"/>
            <w:gridSpan w:val="2"/>
            <w:shd w:val="clear" w:color="auto" w:fill="FFFFFF" w:themeFill="background1"/>
          </w:tcPr>
          <w:p w:rsidR="007B3496" w:rsidRDefault="007B3496" w:rsidP="00241EAD">
            <w:pPr>
              <w:ind w:firstLine="210"/>
              <w:jc w:val="center"/>
              <w:rPr>
                <w:rFonts w:ascii="宋体" w:hAnsi="宋体"/>
                <w:bCs/>
                <w:szCs w:val="21"/>
              </w:rPr>
            </w:pPr>
          </w:p>
        </w:tc>
        <w:tc>
          <w:tcPr>
            <w:tcW w:w="1847" w:type="dxa"/>
            <w:shd w:val="clear" w:color="auto" w:fill="FFFFFF" w:themeFill="background1"/>
          </w:tcPr>
          <w:p w:rsidR="007B3496" w:rsidRDefault="007B3496" w:rsidP="00241EAD">
            <w:pPr>
              <w:ind w:firstLine="210"/>
              <w:jc w:val="center"/>
              <w:rPr>
                <w:rFonts w:ascii="宋体" w:hAnsi="宋体"/>
                <w:bC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sidRPr="00D80146">
              <w:rPr>
                <w:bCs/>
                <w:szCs w:val="21"/>
              </w:rPr>
              <w:t>reserve</w:t>
            </w:r>
            <w:r>
              <w:rPr>
                <w:bCs/>
                <w:szCs w:val="21"/>
              </w:rPr>
              <w:t>HelpList</w:t>
            </w:r>
          </w:p>
        </w:tc>
        <w:tc>
          <w:tcPr>
            <w:tcW w:w="2620"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Pr>
                <w:rFonts w:ascii="Consolas" w:hAnsi="Consolas" w:cs="Consolas" w:hint="eastAsia"/>
                <w:szCs w:val="21"/>
              </w:rPr>
              <w:t>userId</w:t>
            </w:r>
          </w:p>
        </w:tc>
        <w:tc>
          <w:tcPr>
            <w:tcW w:w="2762" w:type="dxa"/>
            <w:gridSpan w:val="2"/>
            <w:shd w:val="clear" w:color="auto" w:fill="FFFFFF" w:themeFill="background1"/>
          </w:tcPr>
          <w:p w:rsidR="007B3496" w:rsidRPr="00F64465" w:rsidRDefault="007B3496" w:rsidP="00241EAD">
            <w:pPr>
              <w:pStyle w:val="a8"/>
              <w:jc w:val="center"/>
              <w:rPr>
                <w:rFonts w:ascii="Consolas" w:hAnsi="Consolas" w:cs="Consolas"/>
                <w:bCs/>
              </w:rPr>
            </w:pPr>
            <w:r>
              <w:rPr>
                <w:rFonts w:ascii="宋体" w:hAnsi="宋体" w:hint="eastAsia"/>
                <w:bCs/>
              </w:rPr>
              <w:t>当前用户id</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D80146" w:rsidRDefault="007B3496" w:rsidP="00241EAD">
            <w:pPr>
              <w:widowControl/>
              <w:jc w:val="center"/>
              <w:rPr>
                <w:bCs/>
                <w:szCs w:val="21"/>
              </w:rPr>
            </w:pPr>
          </w:p>
        </w:tc>
        <w:tc>
          <w:tcPr>
            <w:tcW w:w="2620" w:type="dxa"/>
            <w:shd w:val="clear" w:color="auto" w:fill="FFFFFF" w:themeFill="background1"/>
            <w:vAlign w:val="center"/>
          </w:tcPr>
          <w:p w:rsidR="007B3496" w:rsidRDefault="007B3496" w:rsidP="00241EAD">
            <w:pPr>
              <w:widowControl/>
              <w:jc w:val="center"/>
              <w:rPr>
                <w:rFonts w:ascii="Consolas" w:hAnsi="Consolas" w:cs="Consolas"/>
                <w:szCs w:val="21"/>
              </w:rPr>
            </w:pPr>
            <w:r>
              <w:rPr>
                <w:rFonts w:ascii="Consolas" w:hAnsi="Consolas" w:cs="Consolas" w:hint="eastAsia"/>
                <w:szCs w:val="21"/>
              </w:rPr>
              <w:t>id</w:t>
            </w:r>
          </w:p>
        </w:tc>
        <w:tc>
          <w:tcPr>
            <w:tcW w:w="2762" w:type="dxa"/>
            <w:gridSpan w:val="2"/>
            <w:shd w:val="clear" w:color="auto" w:fill="FFFFFF" w:themeFill="background1"/>
          </w:tcPr>
          <w:p w:rsidR="007B3496" w:rsidRDefault="007B3496" w:rsidP="00241EAD">
            <w:pPr>
              <w:pStyle w:val="a8"/>
              <w:jc w:val="center"/>
              <w:rPr>
                <w:rFonts w:ascii="宋体" w:hAnsi="宋体"/>
                <w:bCs/>
              </w:rPr>
            </w:pPr>
            <w:r>
              <w:rPr>
                <w:rFonts w:ascii="宋体" w:hAnsi="宋体" w:hint="eastAsia"/>
                <w:bCs/>
              </w:rPr>
              <w:t>收藏记录id</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Pr>
                <w:rFonts w:ascii="Consolas" w:hAnsi="Consolas" w:cs="Consolas"/>
                <w:szCs w:val="21"/>
              </w:rPr>
              <w:t>t</w:t>
            </w:r>
            <w:r>
              <w:rPr>
                <w:rFonts w:ascii="Consolas" w:hAnsi="Consolas" w:cs="Consolas" w:hint="eastAsia"/>
                <w:szCs w:val="21"/>
              </w:rPr>
              <w:t>ype</w:t>
            </w:r>
          </w:p>
        </w:tc>
        <w:tc>
          <w:tcPr>
            <w:tcW w:w="2762" w:type="dxa"/>
            <w:gridSpan w:val="2"/>
            <w:shd w:val="clear" w:color="auto" w:fill="FFFFFF" w:themeFill="background1"/>
          </w:tcPr>
          <w:p w:rsidR="007B3496" w:rsidRPr="00F64465" w:rsidRDefault="007B3496" w:rsidP="00241EAD">
            <w:pPr>
              <w:pStyle w:val="a8"/>
              <w:jc w:val="center"/>
              <w:rPr>
                <w:rFonts w:ascii="Consolas" w:hAnsi="Consolas" w:cs="Consolas"/>
                <w:bCs/>
              </w:rPr>
            </w:pPr>
            <w:r>
              <w:rPr>
                <w:rFonts w:ascii="微软雅黑" w:eastAsia="微软雅黑" w:hAnsi="微软雅黑" w:hint="eastAsia"/>
                <w:color w:val="333333"/>
              </w:rPr>
              <w:t>1</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F64465" w:rsidRDefault="007B3496" w:rsidP="00241EAD">
            <w:pPr>
              <w:pStyle w:val="a8"/>
              <w:jc w:val="center"/>
              <w:rPr>
                <w:rFonts w:ascii="Consolas" w:hAnsi="Consolas" w:cs="Consolas"/>
                <w:bCs/>
              </w:rPr>
            </w:pPr>
            <w:r w:rsidRPr="00997098">
              <w:rPr>
                <w:rFonts w:ascii="Consolas" w:hAnsi="Consolas" w:cs="Consolas"/>
                <w:bCs/>
              </w:rPr>
              <w:t>phId</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Pr>
                <w:rFonts w:ascii="Consolas" w:hAnsi="Consolas" w:cs="Consolas" w:hint="eastAsia"/>
                <w:bCs/>
                <w:szCs w:val="21"/>
              </w:rPr>
              <w:t>要物需求的</w:t>
            </w:r>
            <w:r>
              <w:rPr>
                <w:rFonts w:ascii="Consolas" w:hAnsi="Consolas" w:cs="Consolas" w:hint="eastAsia"/>
                <w:bCs/>
                <w:szCs w:val="21"/>
              </w:rPr>
              <w:t>id</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997098" w:rsidRDefault="007B3496" w:rsidP="00241EAD">
            <w:pPr>
              <w:pStyle w:val="a8"/>
              <w:jc w:val="center"/>
              <w:rPr>
                <w:rFonts w:ascii="Consolas" w:hAnsi="Consolas" w:cs="Consolas"/>
                <w:bCs/>
              </w:rPr>
            </w:pPr>
            <w:r w:rsidRPr="00DF5299">
              <w:rPr>
                <w:rFonts w:ascii="Consolas" w:hAnsi="Consolas" w:cs="Consolas"/>
                <w:bCs/>
              </w:rPr>
              <w:t>nickname</w:t>
            </w:r>
          </w:p>
        </w:tc>
        <w:tc>
          <w:tcPr>
            <w:tcW w:w="2762" w:type="dxa"/>
            <w:gridSpan w:val="2"/>
            <w:shd w:val="clear" w:color="auto" w:fill="FFFFFF" w:themeFill="background1"/>
            <w:vAlign w:val="center"/>
          </w:tcPr>
          <w:p w:rsidR="007B3496" w:rsidRDefault="007B3496" w:rsidP="00241EAD">
            <w:pPr>
              <w:jc w:val="center"/>
              <w:rPr>
                <w:rFonts w:ascii="Consolas" w:hAnsi="Consolas" w:cs="Consolas"/>
                <w:bCs/>
                <w:szCs w:val="21"/>
              </w:rPr>
            </w:pPr>
            <w:r>
              <w:rPr>
                <w:rFonts w:ascii="Consolas" w:hAnsi="Consolas" w:cs="Consolas" w:hint="eastAsia"/>
                <w:bCs/>
                <w:szCs w:val="21"/>
              </w:rPr>
              <w:t>收藏用户的昵称</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DF5299" w:rsidRDefault="007B3496" w:rsidP="00241EAD">
            <w:pPr>
              <w:pStyle w:val="a8"/>
              <w:jc w:val="center"/>
              <w:rPr>
                <w:rFonts w:ascii="Consolas" w:hAnsi="Consolas" w:cs="Consolas"/>
                <w:bCs/>
              </w:rPr>
            </w:pPr>
            <w:r w:rsidRPr="00DF5299">
              <w:rPr>
                <w:rFonts w:ascii="Consolas" w:hAnsi="Consolas" w:cs="Consolas"/>
                <w:bCs/>
              </w:rPr>
              <w:t>loginname</w:t>
            </w:r>
          </w:p>
        </w:tc>
        <w:tc>
          <w:tcPr>
            <w:tcW w:w="2762" w:type="dxa"/>
            <w:gridSpan w:val="2"/>
            <w:shd w:val="clear" w:color="auto" w:fill="FFFFFF" w:themeFill="background1"/>
            <w:vAlign w:val="center"/>
          </w:tcPr>
          <w:p w:rsidR="007B3496" w:rsidRDefault="007B3496" w:rsidP="00241EAD">
            <w:pPr>
              <w:jc w:val="center"/>
              <w:rPr>
                <w:rFonts w:ascii="Consolas" w:hAnsi="Consolas" w:cs="Consolas"/>
                <w:bCs/>
                <w:szCs w:val="21"/>
              </w:rPr>
            </w:pPr>
            <w:r>
              <w:rPr>
                <w:rFonts w:ascii="Consolas" w:hAnsi="Consolas" w:cs="Consolas" w:hint="eastAsia"/>
                <w:bCs/>
                <w:szCs w:val="21"/>
              </w:rPr>
              <w:t>登录名</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F64465" w:rsidRDefault="007B3496" w:rsidP="00241EAD">
            <w:pPr>
              <w:pStyle w:val="a8"/>
              <w:jc w:val="center"/>
              <w:rPr>
                <w:rFonts w:ascii="Consolas" w:hAnsi="Consolas" w:cs="Consolas"/>
                <w:bCs/>
              </w:rPr>
            </w:pPr>
            <w:r>
              <w:rPr>
                <w:rFonts w:ascii="Consolas" w:hAnsi="Consolas" w:cs="Consolas" w:hint="eastAsia"/>
                <w:bCs/>
              </w:rPr>
              <w:t>itemsName</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sidRPr="00997098">
              <w:rPr>
                <w:rFonts w:ascii="Consolas" w:hAnsi="Consolas" w:cs="Consolas" w:hint="eastAsia"/>
                <w:bCs/>
                <w:szCs w:val="21"/>
              </w:rPr>
              <w:t>物品名称</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F64465" w:rsidRDefault="007B3496" w:rsidP="00241EAD">
            <w:pPr>
              <w:pStyle w:val="a8"/>
              <w:jc w:val="center"/>
              <w:rPr>
                <w:rFonts w:ascii="Consolas" w:hAnsi="Consolas" w:cs="Consolas"/>
                <w:bCs/>
              </w:rPr>
            </w:pPr>
            <w:r w:rsidRPr="00997098">
              <w:rPr>
                <w:rFonts w:ascii="Consolas" w:hAnsi="Consolas" w:cs="Consolas"/>
                <w:bCs/>
              </w:rPr>
              <w:t>itemsDesc</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sidRPr="00997098">
              <w:rPr>
                <w:rFonts w:ascii="Consolas" w:hAnsi="Consolas" w:cs="Consolas" w:hint="eastAsia"/>
                <w:bCs/>
                <w:szCs w:val="21"/>
              </w:rPr>
              <w:t>物品描述</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997098" w:rsidRDefault="007B3496" w:rsidP="00241EAD">
            <w:pPr>
              <w:pStyle w:val="a8"/>
              <w:jc w:val="center"/>
              <w:rPr>
                <w:rFonts w:ascii="Consolas" w:hAnsi="Consolas" w:cs="Consolas"/>
                <w:bCs/>
              </w:rPr>
            </w:pPr>
            <w:r w:rsidRPr="00DF5299">
              <w:rPr>
                <w:rFonts w:ascii="Consolas" w:hAnsi="Consolas" w:cs="Consolas"/>
                <w:bCs/>
              </w:rPr>
              <w:t>picurl</w:t>
            </w:r>
          </w:p>
        </w:tc>
        <w:tc>
          <w:tcPr>
            <w:tcW w:w="2762" w:type="dxa"/>
            <w:gridSpan w:val="2"/>
            <w:shd w:val="clear" w:color="auto" w:fill="FFFFFF" w:themeFill="background1"/>
            <w:vAlign w:val="center"/>
          </w:tcPr>
          <w:p w:rsidR="007B3496" w:rsidRPr="00997098" w:rsidRDefault="007B3496" w:rsidP="00241EAD">
            <w:pPr>
              <w:jc w:val="center"/>
              <w:rPr>
                <w:rFonts w:ascii="Consolas" w:hAnsi="Consolas" w:cs="Consolas"/>
                <w:bCs/>
                <w:szCs w:val="21"/>
              </w:rPr>
            </w:pPr>
            <w:r>
              <w:rPr>
                <w:rFonts w:ascii="Consolas" w:hAnsi="Consolas" w:cs="Consolas"/>
                <w:bCs/>
                <w:szCs w:val="21"/>
              </w:rPr>
              <w:t>图片地址</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F64465" w:rsidRDefault="007B3496" w:rsidP="00241EAD">
            <w:pPr>
              <w:pStyle w:val="a8"/>
              <w:jc w:val="center"/>
              <w:rPr>
                <w:rFonts w:ascii="Consolas" w:hAnsi="Consolas" w:cs="Consolas"/>
                <w:bCs/>
              </w:rPr>
            </w:pPr>
            <w:r w:rsidRPr="00997098">
              <w:rPr>
                <w:rFonts w:ascii="Consolas" w:hAnsi="Consolas" w:cs="Consolas"/>
                <w:bCs/>
              </w:rPr>
              <w:t>captionName</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Pr>
                <w:rFonts w:ascii="Consolas" w:hAnsi="Consolas" w:cs="Consolas" w:hint="eastAsia"/>
                <w:bCs/>
                <w:szCs w:val="21"/>
              </w:rPr>
              <w:t>地域</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997098" w:rsidRDefault="007B3496" w:rsidP="00241EAD">
            <w:pPr>
              <w:pStyle w:val="a8"/>
              <w:jc w:val="center"/>
              <w:rPr>
                <w:rFonts w:ascii="Consolas" w:hAnsi="Consolas" w:cs="Consolas"/>
                <w:bCs/>
              </w:rPr>
            </w:pPr>
            <w:r w:rsidRPr="00DF5299">
              <w:rPr>
                <w:rFonts w:ascii="Consolas" w:hAnsi="Consolas" w:cs="Consolas"/>
                <w:bCs/>
              </w:rPr>
              <w:t>reason</w:t>
            </w:r>
          </w:p>
        </w:tc>
        <w:tc>
          <w:tcPr>
            <w:tcW w:w="2762" w:type="dxa"/>
            <w:gridSpan w:val="2"/>
            <w:shd w:val="clear" w:color="auto" w:fill="FFFFFF" w:themeFill="background1"/>
            <w:vAlign w:val="center"/>
          </w:tcPr>
          <w:p w:rsidR="007B3496" w:rsidRDefault="007B3496" w:rsidP="00241EAD">
            <w:pPr>
              <w:jc w:val="center"/>
              <w:rPr>
                <w:rFonts w:ascii="Consolas" w:hAnsi="Consolas" w:cs="Consolas"/>
                <w:bCs/>
                <w:szCs w:val="21"/>
              </w:rPr>
            </w:pPr>
            <w:r>
              <w:rPr>
                <w:rFonts w:ascii="Consolas" w:hAnsi="Consolas" w:cs="Consolas" w:hint="eastAsia"/>
                <w:bCs/>
                <w:szCs w:val="21"/>
              </w:rPr>
              <w:t>需求说明</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997098" w:rsidRDefault="007B3496" w:rsidP="00241EAD">
            <w:pPr>
              <w:pStyle w:val="a8"/>
              <w:jc w:val="center"/>
              <w:rPr>
                <w:rFonts w:ascii="Consolas" w:hAnsi="Consolas" w:cs="Consolas"/>
                <w:bCs/>
              </w:rPr>
            </w:pPr>
            <w:r w:rsidRPr="00997098">
              <w:rPr>
                <w:rFonts w:ascii="Consolas" w:hAnsi="Consolas" w:cs="Consolas"/>
                <w:bCs/>
              </w:rPr>
              <w:t>applyStatus</w:t>
            </w:r>
          </w:p>
        </w:tc>
        <w:tc>
          <w:tcPr>
            <w:tcW w:w="2762" w:type="dxa"/>
            <w:gridSpan w:val="2"/>
            <w:shd w:val="clear" w:color="auto" w:fill="FFFFFF" w:themeFill="background1"/>
            <w:vAlign w:val="center"/>
          </w:tcPr>
          <w:p w:rsidR="007B3496" w:rsidRDefault="007B3496" w:rsidP="00241EAD">
            <w:pPr>
              <w:jc w:val="center"/>
              <w:rPr>
                <w:rFonts w:ascii="Consolas" w:hAnsi="Consolas" w:cs="Consolas"/>
                <w:bCs/>
                <w:szCs w:val="21"/>
              </w:rPr>
            </w:pPr>
            <w:r>
              <w:rPr>
                <w:rFonts w:ascii="Consolas" w:hAnsi="Consolas" w:cs="Consolas" w:hint="eastAsia"/>
                <w:bCs/>
                <w:szCs w:val="21"/>
              </w:rPr>
              <w:t>捐赠状态（</w:t>
            </w:r>
            <w:r w:rsidRPr="00997098">
              <w:rPr>
                <w:rFonts w:ascii="Consolas" w:hAnsi="Consolas" w:cs="Consolas" w:hint="eastAsia"/>
                <w:bCs/>
                <w:szCs w:val="21"/>
              </w:rPr>
              <w:t>0</w:t>
            </w:r>
            <w:r w:rsidRPr="00997098">
              <w:rPr>
                <w:rFonts w:ascii="Consolas" w:hAnsi="Consolas" w:cs="Consolas" w:hint="eastAsia"/>
                <w:bCs/>
                <w:szCs w:val="21"/>
              </w:rPr>
              <w:t>：未有人捐赠，</w:t>
            </w:r>
            <w:r w:rsidRPr="00997098">
              <w:rPr>
                <w:rFonts w:ascii="Consolas" w:hAnsi="Consolas" w:cs="Consolas" w:hint="eastAsia"/>
                <w:bCs/>
                <w:szCs w:val="21"/>
              </w:rPr>
              <w:t>1</w:t>
            </w:r>
            <w:r w:rsidRPr="00997098">
              <w:rPr>
                <w:rFonts w:ascii="Consolas" w:hAnsi="Consolas" w:cs="Consolas" w:hint="eastAsia"/>
                <w:bCs/>
                <w:szCs w:val="21"/>
              </w:rPr>
              <w:t>：已有人捐赠</w:t>
            </w:r>
            <w:r>
              <w:rPr>
                <w:rFonts w:ascii="Consolas" w:hAnsi="Consolas" w:cs="Consolas" w:hint="eastAsia"/>
                <w:bCs/>
                <w:szCs w:val="21"/>
              </w:rPr>
              <w:t>）</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997098" w:rsidRDefault="007B3496" w:rsidP="00241EAD">
            <w:pPr>
              <w:pStyle w:val="a8"/>
              <w:jc w:val="center"/>
              <w:rPr>
                <w:rFonts w:ascii="Consolas" w:hAnsi="Consolas" w:cs="Consolas"/>
                <w:bCs/>
              </w:rPr>
            </w:pPr>
            <w:r w:rsidRPr="00997098">
              <w:rPr>
                <w:rFonts w:ascii="Consolas" w:hAnsi="Consolas" w:cs="Consolas"/>
                <w:bCs/>
              </w:rPr>
              <w:t>publishTime</w:t>
            </w:r>
          </w:p>
        </w:tc>
        <w:tc>
          <w:tcPr>
            <w:tcW w:w="2762" w:type="dxa"/>
            <w:gridSpan w:val="2"/>
            <w:shd w:val="clear" w:color="auto" w:fill="FFFFFF" w:themeFill="background1"/>
            <w:vAlign w:val="center"/>
          </w:tcPr>
          <w:p w:rsidR="007B3496" w:rsidRDefault="007B3496" w:rsidP="00241EAD">
            <w:pPr>
              <w:jc w:val="center"/>
              <w:rPr>
                <w:rFonts w:ascii="Consolas" w:hAnsi="Consolas" w:cs="Consolas"/>
                <w:bCs/>
                <w:szCs w:val="21"/>
              </w:rPr>
            </w:pPr>
            <w:r>
              <w:rPr>
                <w:rFonts w:ascii="Consolas" w:hAnsi="Consolas" w:cs="Consolas" w:hint="eastAsia"/>
                <w:bCs/>
                <w:szCs w:val="21"/>
              </w:rPr>
              <w:t>发布时间</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Tr="00241EAD">
        <w:tc>
          <w:tcPr>
            <w:tcW w:w="1838" w:type="dxa"/>
            <w:shd w:val="clear" w:color="auto" w:fill="A6A6A6" w:themeFill="background1" w:themeFillShade="A6"/>
            <w:vAlign w:val="center"/>
          </w:tcPr>
          <w:p w:rsidR="007B3496" w:rsidRDefault="007B3496"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7B3496" w:rsidRPr="00CB5781" w:rsidRDefault="007B3496" w:rsidP="00241EAD">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highlight w:val="white"/>
              </w:rPr>
              <w:t>正常</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rPr>
              <w:t>,</w:t>
            </w:r>
            <w:r w:rsidRPr="00ED4762">
              <w:rPr>
                <w:rFonts w:ascii="Consolas" w:hAnsi="Consolas" w:cs="Consolas" w:hint="eastAsia"/>
                <w:bCs/>
                <w:color w:val="5B9BD5" w:themeColor="accent1"/>
                <w:sz w:val="21"/>
                <w:szCs w:val="21"/>
              </w:rPr>
              <w:t>"</w:t>
            </w:r>
            <w:r w:rsidRPr="00D80146">
              <w:rPr>
                <w:bCs/>
                <w:szCs w:val="21"/>
              </w:rPr>
              <w:t xml:space="preserve"> reserve</w:t>
            </w:r>
            <w:r>
              <w:rPr>
                <w:bCs/>
                <w:szCs w:val="21"/>
              </w:rPr>
              <w:t>HelpList</w:t>
            </w:r>
            <w:r w:rsidRPr="00ED4762">
              <w:rPr>
                <w:rFonts w:ascii="Courier New" w:hAnsi="Courier New" w:cs="Courier New" w:hint="eastAsia"/>
                <w:color w:val="5B9BD5" w:themeColor="accent1"/>
              </w:rPr>
              <w:t>"</w:t>
            </w:r>
            <w:r w:rsidRPr="00ED4762">
              <w:rPr>
                <w:rFonts w:ascii="Consolas" w:hAnsi="Consolas" w:cs="Consolas" w:hint="eastAsia"/>
                <w:bCs/>
                <w:color w:val="5B9BD5" w:themeColor="accent1"/>
                <w:sz w:val="21"/>
                <w:szCs w:val="21"/>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userId</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用户</w:t>
            </w:r>
            <w:r w:rsidRPr="00ED4762">
              <w:rPr>
                <w:rFonts w:hint="eastAsia"/>
                <w:bCs/>
                <w:color w:val="5B9BD5" w:themeColor="accent1"/>
                <w:szCs w:val="21"/>
              </w:rPr>
              <w:t>ID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hAnsi="Consolas" w:cs="Consolas" w:hint="eastAsia"/>
                <w:bCs/>
                <w:color w:val="5B9BD5" w:themeColor="accent1"/>
                <w:sz w:val="21"/>
                <w:szCs w:val="21"/>
              </w:rPr>
              <w:t>"type":"1","</w:t>
            </w:r>
            <w:r>
              <w:rPr>
                <w:rFonts w:ascii="Consolas" w:hAnsi="Consolas" w:cs="Consolas" w:hint="eastAsia"/>
                <w:bCs/>
                <w:color w:val="5B9BD5" w:themeColor="accent1"/>
                <w:sz w:val="21"/>
                <w:szCs w:val="21"/>
              </w:rPr>
              <w:t>id</w:t>
            </w:r>
            <w:r w:rsidRPr="00ED4762">
              <w:rPr>
                <w:rFonts w:ascii="Consolas" w:hAnsi="Consolas" w:cs="Consolas" w:hint="eastAsia"/>
                <w:bCs/>
                <w:color w:val="5B9BD5" w:themeColor="accent1"/>
                <w:sz w:val="21"/>
                <w:szCs w:val="21"/>
              </w:rPr>
              <w:t>":"1",</w:t>
            </w:r>
            <w:r w:rsidRPr="00ED4762">
              <w:rPr>
                <w:rFonts w:ascii="Consolas" w:eastAsia="Consolas" w:hAnsi="Consolas" w:hint="eastAsia"/>
                <w:color w:val="5B9BD5" w:themeColor="accent1"/>
                <w:sz w:val="24"/>
                <w:highlight w:val="white"/>
              </w:rPr>
              <w:t>"</w:t>
            </w:r>
            <w:r>
              <w:rPr>
                <w:bCs/>
                <w:szCs w:val="21"/>
              </w:rPr>
              <w:t>phI</w:t>
            </w:r>
            <w:r>
              <w:rPr>
                <w:rFonts w:hint="eastAsia"/>
                <w:bCs/>
                <w:szCs w:val="21"/>
              </w:rPr>
              <w:t>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Pr>
                <w:rFonts w:ascii="宋体" w:hAnsi="宋体" w:hint="eastAsia"/>
                <w:bCs/>
                <w:color w:val="5B9BD5" w:themeColor="accent1"/>
                <w:szCs w:val="21"/>
              </w:rPr>
              <w:t>222</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Pr>
                <w:rFonts w:ascii="Consolas" w:hAnsi="Consolas" w:cs="Consolas" w:hint="eastAsia"/>
                <w:bCs/>
              </w:rPr>
              <w:t>itemsName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997098">
              <w:rPr>
                <w:rFonts w:ascii="Consolas" w:hAnsi="Consolas" w:cs="Consolas" w:hint="eastAsia"/>
                <w:bCs/>
                <w:szCs w:val="21"/>
              </w:rPr>
              <w:t>物品</w:t>
            </w:r>
            <w:r w:rsidRPr="00997098">
              <w:rPr>
                <w:rFonts w:ascii="Consolas" w:hAnsi="Consolas" w:cs="Consolas" w:hint="eastAsia"/>
                <w:bCs/>
                <w:szCs w:val="21"/>
              </w:rPr>
              <w:lastRenderedPageBreak/>
              <w:t>名称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997098">
              <w:rPr>
                <w:rFonts w:ascii="Consolas" w:hAnsi="Consolas" w:cs="Consolas"/>
                <w:bCs/>
              </w:rPr>
              <w:t>itemsDesc</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997098">
              <w:rPr>
                <w:rFonts w:ascii="Consolas" w:hAnsi="Consolas" w:cs="Consolas" w:hint="eastAsia"/>
                <w:bCs/>
                <w:szCs w:val="21"/>
              </w:rPr>
              <w:t>物品描述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997098">
              <w:rPr>
                <w:rFonts w:ascii="Consolas" w:hAnsi="Consolas" w:cs="Consolas"/>
                <w:bCs/>
              </w:rPr>
              <w:t>captionName</w:t>
            </w:r>
            <w:r w:rsidRPr="00ED4762">
              <w:rPr>
                <w:rFonts w:ascii="Consolas" w:hAnsi="Consolas" w:hint="eastAsia"/>
                <w:color w:val="5B9BD5" w:themeColor="accent1"/>
                <w:sz w:val="24"/>
              </w:rPr>
              <w:t>":"</w:t>
            </w:r>
            <w:r>
              <w:rPr>
                <w:rFonts w:ascii="Consolas" w:hAnsi="Consolas" w:cs="Consolas" w:hint="eastAsia"/>
                <w:bCs/>
                <w:szCs w:val="21"/>
              </w:rPr>
              <w:t>地域</w:t>
            </w:r>
            <w:r w:rsidRPr="00ED4762">
              <w:rPr>
                <w:rFonts w:ascii="Consolas" w:hAnsi="Consolas" w:hint="eastAsia"/>
                <w:color w:val="5B9BD5" w:themeColor="accent1"/>
                <w:sz w:val="24"/>
              </w:rPr>
              <w:t>","</w:t>
            </w:r>
            <w:r w:rsidRPr="00997098">
              <w:rPr>
                <w:rFonts w:ascii="Consolas" w:hAnsi="Consolas" w:cs="Consolas"/>
                <w:bCs/>
              </w:rPr>
              <w:t>applyStatus</w:t>
            </w:r>
            <w:r w:rsidRPr="00ED4762">
              <w:rPr>
                <w:rFonts w:ascii="Consolas" w:hAnsi="Consolas" w:hint="eastAsia"/>
                <w:color w:val="5B9BD5" w:themeColor="accent1"/>
                <w:sz w:val="24"/>
              </w:rPr>
              <w:t>:","</w:t>
            </w:r>
            <w:r>
              <w:rPr>
                <w:rFonts w:ascii="Consolas" w:hAnsi="Consolas" w:hint="eastAsia"/>
                <w:color w:val="5B9BD5" w:themeColor="accent1"/>
                <w:sz w:val="24"/>
              </w:rPr>
              <w:t>0</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publishTime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发布时间</w:t>
            </w:r>
            <w:r w:rsidRPr="00ED4762">
              <w:rPr>
                <w:rFonts w:ascii="Consolas" w:eastAsia="Consolas" w:hAnsi="Consolas" w:hint="eastAsia"/>
                <w:color w:val="5B9BD5" w:themeColor="accent1"/>
                <w:sz w:val="24"/>
                <w:highlight w:val="white"/>
              </w:rPr>
              <w:t>"</w:t>
            </w:r>
            <w:r w:rsidRPr="00ED4762">
              <w:rPr>
                <w:rFonts w:ascii="Consolas" w:eastAsia="Consolas" w:hAnsi="Consolas"/>
                <w:color w:val="5B9BD5" w:themeColor="accent1"/>
                <w:sz w:val="21"/>
                <w:szCs w:val="21"/>
              </w:rPr>
              <w:t>},</w:t>
            </w:r>
            <w:r w:rsidRPr="00ED4762">
              <w:rPr>
                <w:rFonts w:ascii="Consolas" w:hAnsi="Consolas" w:cs="Consolas" w:hint="eastAsia"/>
                <w:bCs/>
                <w:color w:val="5B9BD5" w:themeColor="accent1"/>
                <w:sz w:val="21"/>
                <w:szCs w:val="21"/>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userId</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用户</w:t>
            </w:r>
            <w:r w:rsidRPr="00ED4762">
              <w:rPr>
                <w:rFonts w:hint="eastAsia"/>
                <w:bCs/>
                <w:color w:val="5B9BD5" w:themeColor="accent1"/>
                <w:szCs w:val="21"/>
              </w:rPr>
              <w:t>ID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hAnsi="Consolas" w:cs="Consolas" w:hint="eastAsia"/>
                <w:bCs/>
                <w:color w:val="5B9BD5" w:themeColor="accent1"/>
                <w:sz w:val="21"/>
                <w:szCs w:val="21"/>
              </w:rPr>
              <w:t>"type":"1","</w:t>
            </w:r>
            <w:r>
              <w:rPr>
                <w:rFonts w:ascii="Consolas" w:hAnsi="Consolas" w:cs="Consolas" w:hint="eastAsia"/>
                <w:bCs/>
                <w:color w:val="5B9BD5" w:themeColor="accent1"/>
                <w:sz w:val="21"/>
                <w:szCs w:val="21"/>
              </w:rPr>
              <w:t>id</w:t>
            </w:r>
            <w:r w:rsidRPr="00ED4762">
              <w:rPr>
                <w:rFonts w:ascii="Consolas" w:hAnsi="Consolas" w:cs="Consolas" w:hint="eastAsia"/>
                <w:bCs/>
                <w:color w:val="5B9BD5" w:themeColor="accent1"/>
                <w:sz w:val="21"/>
                <w:szCs w:val="21"/>
              </w:rPr>
              <w:t>":"1",</w:t>
            </w:r>
            <w:r w:rsidRPr="00ED4762">
              <w:rPr>
                <w:rFonts w:ascii="Consolas" w:eastAsia="Consolas" w:hAnsi="Consolas" w:hint="eastAsia"/>
                <w:color w:val="5B9BD5" w:themeColor="accent1"/>
                <w:sz w:val="24"/>
                <w:highlight w:val="white"/>
              </w:rPr>
              <w:t>"</w:t>
            </w:r>
            <w:r>
              <w:rPr>
                <w:bCs/>
                <w:szCs w:val="21"/>
              </w:rPr>
              <w:t>phI</w:t>
            </w:r>
            <w:r>
              <w:rPr>
                <w:rFonts w:hint="eastAsia"/>
                <w:bCs/>
                <w:szCs w:val="21"/>
              </w:rPr>
              <w:t>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Pr>
                <w:rFonts w:ascii="宋体" w:hAnsi="宋体" w:hint="eastAsia"/>
                <w:bCs/>
                <w:color w:val="5B9BD5" w:themeColor="accent1"/>
                <w:szCs w:val="21"/>
              </w:rPr>
              <w:t>444</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Pr>
                <w:rFonts w:ascii="Consolas" w:hAnsi="Consolas" w:cs="Consolas" w:hint="eastAsia"/>
                <w:bCs/>
              </w:rPr>
              <w:t>itemsName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997098">
              <w:rPr>
                <w:rFonts w:ascii="Consolas" w:hAnsi="Consolas" w:cs="Consolas" w:hint="eastAsia"/>
                <w:bCs/>
                <w:szCs w:val="21"/>
              </w:rPr>
              <w:t>物品名称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997098">
              <w:rPr>
                <w:rFonts w:ascii="Consolas" w:hAnsi="Consolas" w:cs="Consolas"/>
                <w:bCs/>
              </w:rPr>
              <w:t>itemsDesc</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997098">
              <w:rPr>
                <w:rFonts w:ascii="Consolas" w:hAnsi="Consolas" w:cs="Consolas" w:hint="eastAsia"/>
                <w:bCs/>
                <w:szCs w:val="21"/>
              </w:rPr>
              <w:t>物品描述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997098">
              <w:rPr>
                <w:rFonts w:ascii="Consolas" w:hAnsi="Consolas" w:cs="Consolas"/>
                <w:bCs/>
              </w:rPr>
              <w:t>captionName</w:t>
            </w:r>
            <w:r w:rsidRPr="00ED4762">
              <w:rPr>
                <w:rFonts w:ascii="Consolas" w:hAnsi="Consolas" w:hint="eastAsia"/>
                <w:color w:val="5B9BD5" w:themeColor="accent1"/>
                <w:sz w:val="24"/>
              </w:rPr>
              <w:t>":"</w:t>
            </w:r>
            <w:r>
              <w:rPr>
                <w:rFonts w:ascii="Consolas" w:hAnsi="Consolas" w:cs="Consolas" w:hint="eastAsia"/>
                <w:bCs/>
                <w:szCs w:val="21"/>
              </w:rPr>
              <w:t>地域</w:t>
            </w:r>
            <w:r w:rsidRPr="00ED4762">
              <w:rPr>
                <w:rFonts w:ascii="Consolas" w:hAnsi="Consolas" w:hint="eastAsia"/>
                <w:color w:val="5B9BD5" w:themeColor="accent1"/>
                <w:sz w:val="24"/>
              </w:rPr>
              <w:t>","</w:t>
            </w:r>
            <w:r w:rsidRPr="00997098">
              <w:rPr>
                <w:rFonts w:ascii="Consolas" w:hAnsi="Consolas" w:cs="Consolas"/>
                <w:bCs/>
              </w:rPr>
              <w:t>applyStatus</w:t>
            </w:r>
            <w:r w:rsidRPr="00ED4762">
              <w:rPr>
                <w:rFonts w:ascii="Consolas" w:hAnsi="Consolas" w:hint="eastAsia"/>
                <w:color w:val="5B9BD5" w:themeColor="accent1"/>
                <w:sz w:val="24"/>
              </w:rPr>
              <w:t>:","</w:t>
            </w:r>
            <w:r>
              <w:rPr>
                <w:rFonts w:ascii="Consolas" w:hAnsi="Consolas" w:hint="eastAsia"/>
                <w:color w:val="5B9BD5" w:themeColor="accent1"/>
                <w:sz w:val="24"/>
              </w:rPr>
              <w:t>1</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publishTime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发布时间</w:t>
            </w:r>
            <w:r w:rsidRPr="00ED4762">
              <w:rPr>
                <w:rFonts w:ascii="Consolas" w:eastAsia="Consolas" w:hAnsi="Consolas" w:hint="eastAsia"/>
                <w:color w:val="5B9BD5" w:themeColor="accent1"/>
                <w:sz w:val="24"/>
                <w:highlight w:val="white"/>
              </w:rPr>
              <w:t>"</w:t>
            </w:r>
            <w:r w:rsidRPr="00ED4762">
              <w:rPr>
                <w:rFonts w:ascii="Consolas" w:eastAsia="Consolas" w:hAnsi="Consolas"/>
                <w:color w:val="5B9BD5" w:themeColor="accent1"/>
                <w:sz w:val="21"/>
                <w:szCs w:val="21"/>
              </w:rPr>
              <w:t>}</w:t>
            </w:r>
            <w:r w:rsidRPr="00ED4762">
              <w:rPr>
                <w:rFonts w:ascii="Consolas" w:hAnsi="Consolas" w:cs="Consolas" w:hint="eastAsia"/>
                <w:bCs/>
                <w:color w:val="5B9BD5" w:themeColor="accent1"/>
                <w:szCs w:val="21"/>
              </w:rPr>
              <w:t>]</w:t>
            </w:r>
            <w:r w:rsidRPr="00CB5781">
              <w:rPr>
                <w:rFonts w:ascii="Consolas" w:eastAsia="Consolas" w:hAnsi="Consolas"/>
                <w:color w:val="5B9BD5" w:themeColor="accent1"/>
                <w:sz w:val="24"/>
              </w:rPr>
              <w:t>}</w:t>
            </w:r>
          </w:p>
        </w:tc>
      </w:tr>
      <w:tr w:rsidR="007B3496" w:rsidTr="00241EAD">
        <w:tc>
          <w:tcPr>
            <w:tcW w:w="1838" w:type="dxa"/>
            <w:shd w:val="clear" w:color="auto" w:fill="A6A6A6" w:themeFill="background1" w:themeFillShade="A6"/>
            <w:vAlign w:val="center"/>
          </w:tcPr>
          <w:p w:rsidR="007B3496" w:rsidRDefault="007B3496" w:rsidP="00241EAD">
            <w:pPr>
              <w:jc w:val="center"/>
              <w:rPr>
                <w:rFonts w:ascii="Consolas" w:hAnsi="Consolas" w:cs="Consolas"/>
                <w:color w:val="111111"/>
                <w:szCs w:val="21"/>
                <w:shd w:val="clear" w:color="auto" w:fill="FFFFFF"/>
              </w:rPr>
            </w:pPr>
          </w:p>
        </w:tc>
        <w:tc>
          <w:tcPr>
            <w:tcW w:w="7229" w:type="dxa"/>
            <w:gridSpan w:val="4"/>
            <w:shd w:val="clear" w:color="auto" w:fill="FFFFFF" w:themeFill="background1"/>
            <w:vAlign w:val="center"/>
          </w:tcPr>
          <w:p w:rsidR="007B3496" w:rsidRPr="00CB5781" w:rsidRDefault="007B3496" w:rsidP="00241EAD">
            <w:pPr>
              <w:jc w:val="left"/>
              <w:rPr>
                <w:rFonts w:ascii="Consolas" w:hAnsi="Consolas" w:cs="Consolas"/>
                <w:bCs/>
                <w:color w:val="5B9BD5" w:themeColor="accent1"/>
                <w:sz w:val="24"/>
                <w:szCs w:val="24"/>
              </w:rPr>
            </w:pPr>
          </w:p>
        </w:tc>
      </w:tr>
    </w:tbl>
    <w:p w:rsidR="007B3496" w:rsidRDefault="007B3496" w:rsidP="007B3496"/>
    <w:p w:rsidR="007B3496" w:rsidRDefault="00555A56" w:rsidP="00555A56">
      <w:pPr>
        <w:pStyle w:val="3"/>
      </w:pPr>
      <w:r>
        <w:t>6.2</w:t>
      </w:r>
      <w:r w:rsidR="007B3496">
        <w:rPr>
          <w:rFonts w:hint="eastAsia"/>
        </w:rPr>
        <w:t>收藏列表（金钱需求）</w:t>
      </w:r>
    </w:p>
    <w:p w:rsidR="007B3496" w:rsidRDefault="007B3496" w:rsidP="007B3496"/>
    <w:tbl>
      <w:tblPr>
        <w:tblStyle w:val="a7"/>
        <w:tblW w:w="9067" w:type="dxa"/>
        <w:tblLayout w:type="fixed"/>
        <w:tblLook w:val="04A0" w:firstRow="1" w:lastRow="0" w:firstColumn="1" w:lastColumn="0" w:noHBand="0" w:noVBand="1"/>
      </w:tblPr>
      <w:tblGrid>
        <w:gridCol w:w="1838"/>
        <w:gridCol w:w="2620"/>
        <w:gridCol w:w="35"/>
        <w:gridCol w:w="2727"/>
        <w:gridCol w:w="1847"/>
      </w:tblGrid>
      <w:tr w:rsidR="007B3496" w:rsidTr="00241EAD">
        <w:tc>
          <w:tcPr>
            <w:tcW w:w="1838" w:type="dxa"/>
            <w:vAlign w:val="center"/>
          </w:tcPr>
          <w:p w:rsidR="007B3496" w:rsidRDefault="007B3496" w:rsidP="00241EAD">
            <w:pPr>
              <w:jc w:val="center"/>
              <w:rPr>
                <w:bCs/>
                <w:szCs w:val="21"/>
              </w:rPr>
            </w:pPr>
            <w:r>
              <w:rPr>
                <w:bCs/>
                <w:szCs w:val="21"/>
              </w:rPr>
              <w:t>接口标识：</w:t>
            </w:r>
          </w:p>
        </w:tc>
        <w:tc>
          <w:tcPr>
            <w:tcW w:w="2655" w:type="dxa"/>
            <w:gridSpan w:val="2"/>
            <w:vAlign w:val="center"/>
          </w:tcPr>
          <w:p w:rsidR="007B3496" w:rsidRDefault="007B3496" w:rsidP="00241EAD">
            <w:pPr>
              <w:jc w:val="center"/>
              <w:rPr>
                <w:bCs/>
                <w:szCs w:val="21"/>
              </w:rPr>
            </w:pPr>
            <w:r w:rsidRPr="00D80146">
              <w:rPr>
                <w:bCs/>
                <w:szCs w:val="21"/>
              </w:rPr>
              <w:t>reserve</w:t>
            </w:r>
            <w:r>
              <w:rPr>
                <w:bCs/>
                <w:szCs w:val="21"/>
              </w:rPr>
              <w:t>MoneyList</w:t>
            </w:r>
          </w:p>
        </w:tc>
        <w:tc>
          <w:tcPr>
            <w:tcW w:w="2727" w:type="dxa"/>
          </w:tcPr>
          <w:p w:rsidR="007B3496" w:rsidRDefault="007B3496" w:rsidP="00241EAD">
            <w:pPr>
              <w:jc w:val="left"/>
            </w:pPr>
          </w:p>
        </w:tc>
        <w:tc>
          <w:tcPr>
            <w:tcW w:w="1847" w:type="dxa"/>
          </w:tcPr>
          <w:p w:rsidR="007B3496" w:rsidRDefault="007B3496" w:rsidP="00241EAD">
            <w:pPr>
              <w:jc w:val="left"/>
            </w:pPr>
          </w:p>
        </w:tc>
      </w:tr>
      <w:tr w:rsidR="007B3496" w:rsidTr="00241EAD">
        <w:tc>
          <w:tcPr>
            <w:tcW w:w="1838" w:type="dxa"/>
            <w:shd w:val="clear" w:color="auto" w:fill="A6A6A6" w:themeFill="background1" w:themeFillShade="A6"/>
            <w:vAlign w:val="center"/>
          </w:tcPr>
          <w:p w:rsidR="007B3496" w:rsidRDefault="007B3496" w:rsidP="00241E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7B3496" w:rsidRDefault="007B3496" w:rsidP="00241EAD">
            <w:pPr>
              <w:jc w:val="center"/>
              <w:rPr>
                <w:bCs/>
                <w:szCs w:val="21"/>
              </w:rPr>
            </w:pPr>
            <w:r w:rsidRPr="00D80146">
              <w:rPr>
                <w:bCs/>
                <w:szCs w:val="21"/>
              </w:rPr>
              <w:t>reserve</w:t>
            </w:r>
            <w:r>
              <w:rPr>
                <w:bCs/>
                <w:szCs w:val="21"/>
              </w:rPr>
              <w:t>MoneyList</w:t>
            </w:r>
          </w:p>
        </w:tc>
        <w:tc>
          <w:tcPr>
            <w:tcW w:w="2727" w:type="dxa"/>
          </w:tcPr>
          <w:p w:rsidR="007B3496" w:rsidRDefault="007B3496" w:rsidP="00241EAD">
            <w:pPr>
              <w:jc w:val="center"/>
              <w:rPr>
                <w:bCs/>
                <w:szCs w:val="21"/>
              </w:rPr>
            </w:pPr>
          </w:p>
        </w:tc>
        <w:tc>
          <w:tcPr>
            <w:tcW w:w="1847" w:type="dxa"/>
          </w:tcPr>
          <w:p w:rsidR="007B3496" w:rsidRDefault="007B3496" w:rsidP="00241EAD">
            <w:pPr>
              <w:jc w:val="center"/>
              <w:rPr>
                <w:bCs/>
                <w:szCs w:val="21"/>
              </w:rPr>
            </w:pPr>
          </w:p>
        </w:tc>
      </w:tr>
      <w:tr w:rsidR="007B3496" w:rsidTr="00241EAD">
        <w:tc>
          <w:tcPr>
            <w:tcW w:w="1838" w:type="dxa"/>
            <w:shd w:val="clear" w:color="auto" w:fill="A6A6A6" w:themeFill="background1" w:themeFillShade="A6"/>
            <w:vAlign w:val="center"/>
          </w:tcPr>
          <w:p w:rsidR="007B3496" w:rsidRDefault="007B3496"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7B3496" w:rsidRDefault="007B3496" w:rsidP="00241EAD">
            <w:pPr>
              <w:jc w:val="center"/>
              <w:rPr>
                <w:bCs/>
                <w:szCs w:val="21"/>
              </w:rPr>
            </w:pPr>
            <w:r>
              <w:rPr>
                <w:bCs/>
                <w:szCs w:val="21"/>
              </w:rPr>
              <w:t>说明</w:t>
            </w:r>
          </w:p>
        </w:tc>
        <w:tc>
          <w:tcPr>
            <w:tcW w:w="2727" w:type="dxa"/>
            <w:shd w:val="clear" w:color="auto" w:fill="A6A6A6" w:themeFill="background1" w:themeFillShade="A6"/>
          </w:tcPr>
          <w:p w:rsidR="007B3496" w:rsidRDefault="007B3496" w:rsidP="00241EAD">
            <w:pPr>
              <w:jc w:val="center"/>
              <w:rPr>
                <w:bCs/>
                <w:szCs w:val="21"/>
              </w:rPr>
            </w:pPr>
            <w:r>
              <w:rPr>
                <w:bCs/>
                <w:szCs w:val="21"/>
              </w:rPr>
              <w:t>备注</w:t>
            </w:r>
          </w:p>
        </w:tc>
        <w:tc>
          <w:tcPr>
            <w:tcW w:w="1847" w:type="dxa"/>
            <w:shd w:val="clear" w:color="auto" w:fill="A6A6A6" w:themeFill="background1" w:themeFillShade="A6"/>
          </w:tcPr>
          <w:p w:rsidR="007B3496" w:rsidRDefault="007B3496" w:rsidP="00241EAD">
            <w:pPr>
              <w:jc w:val="center"/>
              <w:rPr>
                <w:bCs/>
                <w:szCs w:val="21"/>
              </w:rPr>
            </w:pPr>
            <w:r>
              <w:rPr>
                <w:rFonts w:hint="eastAsia"/>
                <w:bCs/>
                <w:szCs w:val="21"/>
              </w:rPr>
              <w:t>是否必填项</w:t>
            </w:r>
          </w:p>
        </w:tc>
      </w:tr>
      <w:tr w:rsidR="007B3496" w:rsidTr="00241EAD">
        <w:trPr>
          <w:trHeight w:val="405"/>
        </w:trPr>
        <w:tc>
          <w:tcPr>
            <w:tcW w:w="1838" w:type="dxa"/>
            <w:vAlign w:val="center"/>
          </w:tcPr>
          <w:p w:rsidR="007B3496" w:rsidRPr="00CF52EF" w:rsidRDefault="007B3496" w:rsidP="00241EAD">
            <w:pPr>
              <w:jc w:val="center"/>
              <w:rPr>
                <w:bCs/>
                <w:szCs w:val="21"/>
              </w:rPr>
            </w:pPr>
            <w:r w:rsidRPr="004A78BE">
              <w:rPr>
                <w:bCs/>
                <w:szCs w:val="21"/>
              </w:rPr>
              <w:t>userId</w:t>
            </w:r>
          </w:p>
        </w:tc>
        <w:tc>
          <w:tcPr>
            <w:tcW w:w="2655" w:type="dxa"/>
            <w:gridSpan w:val="2"/>
          </w:tcPr>
          <w:p w:rsidR="007B3496" w:rsidRDefault="007B3496" w:rsidP="00241EAD">
            <w:pPr>
              <w:ind w:firstLine="210"/>
              <w:jc w:val="center"/>
              <w:rPr>
                <w:rFonts w:ascii="宋体" w:hAnsi="宋体"/>
                <w:bCs/>
                <w:szCs w:val="21"/>
              </w:rPr>
            </w:pPr>
            <w:r>
              <w:rPr>
                <w:rFonts w:ascii="宋体" w:hAnsi="宋体" w:hint="eastAsia"/>
                <w:bCs/>
                <w:szCs w:val="21"/>
              </w:rPr>
              <w:t>当前用户id</w:t>
            </w:r>
          </w:p>
        </w:tc>
        <w:tc>
          <w:tcPr>
            <w:tcW w:w="2727" w:type="dxa"/>
            <w:vAlign w:val="center"/>
          </w:tcPr>
          <w:p w:rsidR="007B3496" w:rsidRPr="00FE77C3" w:rsidRDefault="007B3496" w:rsidP="00241EAD">
            <w:pPr>
              <w:jc w:val="left"/>
              <w:rPr>
                <w:rFonts w:ascii="微软雅黑" w:eastAsia="微软雅黑" w:hAnsi="微软雅黑"/>
                <w:color w:val="333333"/>
              </w:rPr>
            </w:pPr>
          </w:p>
        </w:tc>
        <w:tc>
          <w:tcPr>
            <w:tcW w:w="1847" w:type="dxa"/>
            <w:vAlign w:val="center"/>
          </w:tcPr>
          <w:p w:rsidR="007B3496" w:rsidRDefault="007B3496" w:rsidP="00241EAD">
            <w:pPr>
              <w:jc w:val="center"/>
              <w:rPr>
                <w:bCs/>
                <w:szCs w:val="21"/>
              </w:rPr>
            </w:pPr>
            <w:r>
              <w:rPr>
                <w:rFonts w:hint="eastAsia"/>
                <w:bCs/>
                <w:szCs w:val="21"/>
              </w:rPr>
              <w:t>是</w:t>
            </w:r>
          </w:p>
        </w:tc>
      </w:tr>
      <w:tr w:rsidR="007B3496" w:rsidTr="00241EAD">
        <w:trPr>
          <w:trHeight w:val="405"/>
        </w:trPr>
        <w:tc>
          <w:tcPr>
            <w:tcW w:w="1838" w:type="dxa"/>
            <w:vAlign w:val="center"/>
          </w:tcPr>
          <w:p w:rsidR="007B3496" w:rsidRPr="004A78BE" w:rsidRDefault="007B3496" w:rsidP="00241EAD">
            <w:pPr>
              <w:jc w:val="center"/>
              <w:rPr>
                <w:bCs/>
                <w:szCs w:val="21"/>
              </w:rPr>
            </w:pPr>
            <w:r>
              <w:rPr>
                <w:bCs/>
                <w:szCs w:val="21"/>
              </w:rPr>
              <w:t>type</w:t>
            </w:r>
          </w:p>
        </w:tc>
        <w:tc>
          <w:tcPr>
            <w:tcW w:w="2655" w:type="dxa"/>
            <w:gridSpan w:val="2"/>
          </w:tcPr>
          <w:p w:rsidR="007B3496" w:rsidRDefault="007B3496" w:rsidP="00241EAD">
            <w:pPr>
              <w:ind w:firstLine="210"/>
              <w:jc w:val="center"/>
              <w:rPr>
                <w:rFonts w:ascii="宋体" w:hAnsi="宋体"/>
                <w:bCs/>
                <w:szCs w:val="21"/>
              </w:rPr>
            </w:pPr>
            <w:r>
              <w:rPr>
                <w:rFonts w:ascii="宋体" w:hAnsi="宋体" w:hint="eastAsia"/>
                <w:bCs/>
                <w:szCs w:val="21"/>
              </w:rPr>
              <w:t>收藏类型</w:t>
            </w:r>
          </w:p>
        </w:tc>
        <w:tc>
          <w:tcPr>
            <w:tcW w:w="2727" w:type="dxa"/>
            <w:vAlign w:val="center"/>
          </w:tcPr>
          <w:p w:rsidR="007B3496" w:rsidRPr="00FE77C3" w:rsidRDefault="007B3496" w:rsidP="00241EAD">
            <w:pPr>
              <w:jc w:val="left"/>
              <w:rPr>
                <w:rFonts w:ascii="微软雅黑" w:eastAsia="微软雅黑" w:hAnsi="微软雅黑"/>
                <w:color w:val="333333"/>
              </w:rPr>
            </w:pPr>
            <w:r>
              <w:rPr>
                <w:rFonts w:ascii="微软雅黑" w:eastAsia="微软雅黑" w:hAnsi="微软雅黑" w:hint="eastAsia"/>
                <w:color w:val="333333"/>
              </w:rPr>
              <w:t xml:space="preserve">         2</w:t>
            </w:r>
          </w:p>
        </w:tc>
        <w:tc>
          <w:tcPr>
            <w:tcW w:w="1847" w:type="dxa"/>
            <w:vAlign w:val="center"/>
          </w:tcPr>
          <w:p w:rsidR="007B3496" w:rsidRDefault="007B3496" w:rsidP="00241EAD">
            <w:pPr>
              <w:jc w:val="center"/>
              <w:rPr>
                <w:bCs/>
                <w:szCs w:val="21"/>
              </w:rPr>
            </w:pPr>
            <w:r>
              <w:rPr>
                <w:rFonts w:hint="eastAsia"/>
                <w:bCs/>
                <w:szCs w:val="21"/>
              </w:rPr>
              <w:t>是</w:t>
            </w:r>
          </w:p>
        </w:tc>
      </w:tr>
      <w:tr w:rsidR="007B3496" w:rsidTr="00241EAD">
        <w:trPr>
          <w:trHeight w:val="405"/>
        </w:trPr>
        <w:tc>
          <w:tcPr>
            <w:tcW w:w="1838" w:type="dxa"/>
            <w:vAlign w:val="center"/>
          </w:tcPr>
          <w:p w:rsidR="007B3496" w:rsidRPr="001112AF" w:rsidRDefault="007B3496" w:rsidP="00241EAD">
            <w:pPr>
              <w:jc w:val="center"/>
            </w:pPr>
            <w:r>
              <w:t>pageNow</w:t>
            </w:r>
          </w:p>
        </w:tc>
        <w:tc>
          <w:tcPr>
            <w:tcW w:w="2655" w:type="dxa"/>
            <w:gridSpan w:val="2"/>
            <w:vAlign w:val="center"/>
          </w:tcPr>
          <w:p w:rsidR="007B3496" w:rsidRPr="001112AF" w:rsidRDefault="007B3496" w:rsidP="00241EAD">
            <w:pPr>
              <w:jc w:val="center"/>
              <w:rPr>
                <w:bCs/>
                <w:szCs w:val="21"/>
              </w:rPr>
            </w:pPr>
            <w:r>
              <w:rPr>
                <w:rFonts w:hint="eastAsia"/>
                <w:bCs/>
                <w:szCs w:val="21"/>
              </w:rPr>
              <w:t>当前页码</w:t>
            </w:r>
          </w:p>
        </w:tc>
        <w:tc>
          <w:tcPr>
            <w:tcW w:w="2727" w:type="dxa"/>
          </w:tcPr>
          <w:p w:rsidR="007B3496" w:rsidRDefault="007B3496" w:rsidP="00241EAD">
            <w:pPr>
              <w:jc w:val="center"/>
              <w:rPr>
                <w:bCs/>
                <w:szCs w:val="21"/>
              </w:rPr>
            </w:pPr>
            <w:r>
              <w:rPr>
                <w:rFonts w:ascii="Consolas" w:hAnsi="Consolas" w:cs="Consolas" w:hint="eastAsia"/>
                <w:szCs w:val="21"/>
              </w:rPr>
              <w:t>起始</w:t>
            </w:r>
            <w:r>
              <w:rPr>
                <w:rFonts w:ascii="Consolas" w:hAnsi="Consolas" w:cs="Consolas"/>
                <w:szCs w:val="21"/>
              </w:rPr>
              <w:t>页</w:t>
            </w:r>
            <w:r>
              <w:rPr>
                <w:rFonts w:ascii="Consolas" w:hAnsi="Consolas" w:cs="Consolas" w:hint="eastAsia"/>
                <w:szCs w:val="21"/>
              </w:rPr>
              <w:t>:</w:t>
            </w:r>
            <w:r>
              <w:rPr>
                <w:rFonts w:ascii="Consolas" w:hAnsi="Consolas" w:cs="Consolas"/>
                <w:szCs w:val="21"/>
              </w:rPr>
              <w:t>1</w:t>
            </w:r>
          </w:p>
        </w:tc>
        <w:tc>
          <w:tcPr>
            <w:tcW w:w="1847" w:type="dxa"/>
          </w:tcPr>
          <w:p w:rsidR="007B3496" w:rsidRDefault="007B3496" w:rsidP="00241EAD">
            <w:pPr>
              <w:jc w:val="center"/>
              <w:rPr>
                <w:bCs/>
                <w:szCs w:val="21"/>
              </w:rPr>
            </w:pPr>
            <w:r>
              <w:rPr>
                <w:rFonts w:hint="eastAsia"/>
                <w:bCs/>
                <w:szCs w:val="21"/>
              </w:rPr>
              <w:t>是</w:t>
            </w:r>
          </w:p>
        </w:tc>
      </w:tr>
      <w:tr w:rsidR="007B3496" w:rsidTr="00241EAD">
        <w:trPr>
          <w:trHeight w:val="405"/>
        </w:trPr>
        <w:tc>
          <w:tcPr>
            <w:tcW w:w="1838" w:type="dxa"/>
            <w:vAlign w:val="center"/>
          </w:tcPr>
          <w:p w:rsidR="007B3496" w:rsidRPr="001112AF" w:rsidRDefault="007B3496" w:rsidP="00241EAD">
            <w:pPr>
              <w:jc w:val="center"/>
            </w:pPr>
            <w:r>
              <w:t>pageCount</w:t>
            </w:r>
          </w:p>
        </w:tc>
        <w:tc>
          <w:tcPr>
            <w:tcW w:w="2655" w:type="dxa"/>
            <w:gridSpan w:val="2"/>
            <w:vAlign w:val="center"/>
          </w:tcPr>
          <w:p w:rsidR="007B3496" w:rsidRDefault="007B3496" w:rsidP="00241EAD">
            <w:pPr>
              <w:jc w:val="center"/>
              <w:rPr>
                <w:bCs/>
                <w:szCs w:val="21"/>
              </w:rPr>
            </w:pPr>
            <w:r>
              <w:rPr>
                <w:rFonts w:hint="eastAsia"/>
                <w:bCs/>
                <w:szCs w:val="21"/>
              </w:rPr>
              <w:t>每页显示条数</w:t>
            </w:r>
          </w:p>
        </w:tc>
        <w:tc>
          <w:tcPr>
            <w:tcW w:w="2727" w:type="dxa"/>
            <w:vAlign w:val="center"/>
          </w:tcPr>
          <w:p w:rsidR="007B3496" w:rsidRPr="00FE77C3" w:rsidRDefault="007B3496" w:rsidP="00241EAD">
            <w:pPr>
              <w:jc w:val="left"/>
              <w:rPr>
                <w:rFonts w:ascii="微软雅黑" w:eastAsia="微软雅黑" w:hAnsi="微软雅黑"/>
                <w:color w:val="333333"/>
              </w:rPr>
            </w:pPr>
            <w:r>
              <w:rPr>
                <w:rFonts w:ascii="Consolas" w:hAnsi="Consolas" w:cs="Consolas"/>
                <w:szCs w:val="21"/>
              </w:rPr>
              <w:t>最小值</w:t>
            </w:r>
            <w:r>
              <w:rPr>
                <w:rFonts w:ascii="Consolas" w:hAnsi="Consolas" w:cs="Consolas" w:hint="eastAsia"/>
                <w:szCs w:val="21"/>
              </w:rPr>
              <w:t>10</w:t>
            </w:r>
            <w:r>
              <w:rPr>
                <w:rFonts w:ascii="Consolas" w:hAnsi="Consolas" w:cs="Consolas" w:hint="eastAsia"/>
                <w:szCs w:val="21"/>
              </w:rPr>
              <w:t>，最大值</w:t>
            </w:r>
            <w:r>
              <w:rPr>
                <w:rFonts w:ascii="Consolas" w:hAnsi="Consolas" w:cs="Consolas" w:hint="eastAsia"/>
                <w:szCs w:val="21"/>
              </w:rPr>
              <w:t>30</w:t>
            </w:r>
            <w:r>
              <w:rPr>
                <w:rFonts w:ascii="Consolas" w:hAnsi="Consolas" w:cs="Consolas" w:hint="eastAsia"/>
                <w:szCs w:val="21"/>
              </w:rPr>
              <w:t>（可调整）</w:t>
            </w:r>
          </w:p>
        </w:tc>
        <w:tc>
          <w:tcPr>
            <w:tcW w:w="1847" w:type="dxa"/>
            <w:vAlign w:val="center"/>
          </w:tcPr>
          <w:p w:rsidR="007B3496" w:rsidRDefault="007B3496" w:rsidP="00241EAD">
            <w:pPr>
              <w:jc w:val="center"/>
              <w:rPr>
                <w:bCs/>
                <w:szCs w:val="21"/>
              </w:rPr>
            </w:pPr>
            <w:r>
              <w:rPr>
                <w:rFonts w:hint="eastAsia"/>
                <w:bCs/>
                <w:szCs w:val="21"/>
              </w:rPr>
              <w:t>是</w:t>
            </w:r>
          </w:p>
        </w:tc>
      </w:tr>
      <w:tr w:rsidR="007B3496" w:rsidTr="00241EAD">
        <w:tc>
          <w:tcPr>
            <w:tcW w:w="1838" w:type="dxa"/>
            <w:shd w:val="clear" w:color="auto" w:fill="A6A6A6" w:themeFill="background1" w:themeFillShade="A6"/>
            <w:vAlign w:val="center"/>
          </w:tcPr>
          <w:p w:rsidR="007B3496" w:rsidRDefault="007B3496" w:rsidP="00241EAD">
            <w:pPr>
              <w:jc w:val="center"/>
              <w:rPr>
                <w:bCs/>
                <w:szCs w:val="21"/>
              </w:rPr>
            </w:pPr>
            <w:r>
              <w:rPr>
                <w:rFonts w:hint="eastAsia"/>
              </w:rPr>
              <w:t>参数</w:t>
            </w:r>
            <w:r>
              <w:t>jsonStr</w:t>
            </w:r>
            <w:r>
              <w:rPr>
                <w:rFonts w:hint="eastAsia"/>
              </w:rPr>
              <w:t>：</w:t>
            </w:r>
          </w:p>
        </w:tc>
        <w:tc>
          <w:tcPr>
            <w:tcW w:w="7229" w:type="dxa"/>
            <w:gridSpan w:val="4"/>
            <w:vAlign w:val="center"/>
          </w:tcPr>
          <w:p w:rsidR="007B3496" w:rsidRPr="007856FB" w:rsidRDefault="007B3496" w:rsidP="00241EA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rPr>
                <w:b/>
                <w:color w:val="0070C0"/>
              </w:rPr>
              <w:t>useId</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用户Id</w:t>
            </w:r>
            <w:r w:rsidRPr="007856FB">
              <w:rPr>
                <w:rFonts w:ascii="Consolas" w:eastAsia="Consolas" w:hAnsi="Consolas" w:hint="eastAsia"/>
                <w:b/>
                <w:color w:val="0070C0"/>
                <w:sz w:val="24"/>
                <w:highlight w:val="white"/>
              </w:rPr>
              <w:t>"</w:t>
            </w:r>
            <w:r>
              <w:rPr>
                <w:rFonts w:ascii="Consolas" w:eastAsiaTheme="minorEastAsia" w:hAnsi="Consolas" w:hint="eastAsia"/>
                <w:b/>
                <w:color w:val="0070C0"/>
                <w:sz w:val="24"/>
              </w:rPr>
              <w:t>,"</w:t>
            </w:r>
            <w:r>
              <w:rPr>
                <w:bCs/>
                <w:szCs w:val="21"/>
              </w:rPr>
              <w:t>type</w:t>
            </w:r>
            <w:r>
              <w:rPr>
                <w:rFonts w:ascii="Consolas" w:eastAsiaTheme="minorEastAsia" w:hAnsi="Consolas" w:hint="eastAsia"/>
                <w:b/>
                <w:color w:val="0070C0"/>
                <w:sz w:val="24"/>
              </w:rPr>
              <w:t>":"</w:t>
            </w:r>
            <w:r>
              <w:rPr>
                <w:rFonts w:ascii="宋体" w:hAnsi="宋体" w:hint="eastAsia"/>
                <w:bCs/>
                <w:szCs w:val="21"/>
              </w:rPr>
              <w:t>1</w:t>
            </w:r>
            <w:r>
              <w:rPr>
                <w:rFonts w:ascii="Consolas" w:eastAsiaTheme="minorEastAsia" w:hAnsi="Consolas" w:hint="eastAsia"/>
                <w:b/>
                <w:color w:val="0070C0"/>
                <w:sz w:val="24"/>
              </w:rPr>
              <w:t>"</w:t>
            </w:r>
            <w:r w:rsidRPr="007856FB">
              <w:rPr>
                <w:rFonts w:ascii="Consolas" w:eastAsia="Consolas" w:hAnsi="Consolas"/>
                <w:b/>
                <w:color w:val="0070C0"/>
                <w:sz w:val="24"/>
              </w:rPr>
              <w:t>}</w:t>
            </w:r>
          </w:p>
        </w:tc>
      </w:tr>
      <w:tr w:rsidR="007B3496" w:rsidTr="00241EAD">
        <w:tc>
          <w:tcPr>
            <w:tcW w:w="1838" w:type="dxa"/>
            <w:shd w:val="clear" w:color="auto" w:fill="A6A6A6" w:themeFill="background1" w:themeFillShade="A6"/>
            <w:vAlign w:val="center"/>
          </w:tcPr>
          <w:p w:rsidR="007B3496" w:rsidRDefault="007B3496"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7B3496" w:rsidRDefault="007B3496" w:rsidP="00241EAD">
            <w:pPr>
              <w:ind w:firstLine="210"/>
              <w:jc w:val="center"/>
              <w:rPr>
                <w:rFonts w:ascii="宋体" w:hAnsi="宋体"/>
                <w:bCs/>
                <w:szCs w:val="21"/>
              </w:rPr>
            </w:pPr>
          </w:p>
        </w:tc>
        <w:tc>
          <w:tcPr>
            <w:tcW w:w="2762" w:type="dxa"/>
            <w:gridSpan w:val="2"/>
            <w:shd w:val="clear" w:color="auto" w:fill="A6A6A6" w:themeFill="background1" w:themeFillShade="A6"/>
          </w:tcPr>
          <w:p w:rsidR="007B3496" w:rsidRDefault="007B3496" w:rsidP="00241EAD">
            <w:pPr>
              <w:ind w:firstLine="210"/>
              <w:jc w:val="center"/>
              <w:rPr>
                <w:rFonts w:ascii="宋体" w:hAnsi="宋体"/>
                <w:bCs/>
                <w:szCs w:val="21"/>
              </w:rPr>
            </w:pPr>
          </w:p>
        </w:tc>
        <w:tc>
          <w:tcPr>
            <w:tcW w:w="1847" w:type="dxa"/>
            <w:shd w:val="clear" w:color="auto" w:fill="A6A6A6" w:themeFill="background1" w:themeFillShade="A6"/>
          </w:tcPr>
          <w:p w:rsidR="007B3496" w:rsidRDefault="007B3496" w:rsidP="00241EAD">
            <w:pPr>
              <w:ind w:firstLine="210"/>
              <w:jc w:val="center"/>
              <w:rPr>
                <w:rFonts w:ascii="宋体" w:hAnsi="宋体"/>
                <w:bC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7B3496" w:rsidRPr="00F64465" w:rsidRDefault="007B3496" w:rsidP="00241E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7B3496" w:rsidRPr="00F64465" w:rsidRDefault="007B3496" w:rsidP="00241E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1112AF" w:rsidRDefault="007B3496" w:rsidP="00241EAD">
            <w:pPr>
              <w:jc w:val="center"/>
            </w:pPr>
            <w:r>
              <w:t>total</w:t>
            </w:r>
          </w:p>
        </w:tc>
        <w:tc>
          <w:tcPr>
            <w:tcW w:w="2620" w:type="dxa"/>
            <w:shd w:val="clear" w:color="auto" w:fill="FFFFFF" w:themeFill="background1"/>
            <w:vAlign w:val="center"/>
          </w:tcPr>
          <w:p w:rsidR="007B3496" w:rsidRPr="001112AF" w:rsidRDefault="007B3496" w:rsidP="00241EAD">
            <w:pPr>
              <w:jc w:val="center"/>
              <w:rPr>
                <w:bCs/>
                <w:szCs w:val="21"/>
              </w:rPr>
            </w:pPr>
            <w:r>
              <w:rPr>
                <w:rFonts w:hint="eastAsia"/>
                <w:bCs/>
                <w:szCs w:val="21"/>
              </w:rPr>
              <w:t>总数量</w:t>
            </w:r>
          </w:p>
        </w:tc>
        <w:tc>
          <w:tcPr>
            <w:tcW w:w="2762" w:type="dxa"/>
            <w:gridSpan w:val="2"/>
            <w:shd w:val="clear" w:color="auto" w:fill="FFFFFF" w:themeFill="background1"/>
          </w:tcPr>
          <w:p w:rsidR="007B3496" w:rsidRDefault="007B3496" w:rsidP="00241EAD">
            <w:pPr>
              <w:ind w:firstLine="210"/>
              <w:jc w:val="center"/>
              <w:rPr>
                <w:rFonts w:ascii="宋体" w:hAnsi="宋体"/>
                <w:bCs/>
                <w:szCs w:val="21"/>
              </w:rPr>
            </w:pPr>
          </w:p>
        </w:tc>
        <w:tc>
          <w:tcPr>
            <w:tcW w:w="1847" w:type="dxa"/>
            <w:shd w:val="clear" w:color="auto" w:fill="FFFFFF" w:themeFill="background1"/>
          </w:tcPr>
          <w:p w:rsidR="007B3496" w:rsidRDefault="007B3496" w:rsidP="00241EAD">
            <w:pPr>
              <w:ind w:firstLine="210"/>
              <w:jc w:val="center"/>
              <w:rPr>
                <w:rFonts w:ascii="宋体" w:hAnsi="宋体"/>
                <w:bCs/>
                <w:szCs w:val="21"/>
              </w:rPr>
            </w:pPr>
          </w:p>
        </w:tc>
      </w:tr>
      <w:tr w:rsidR="007B3496" w:rsidRPr="00F64465" w:rsidTr="00241EAD">
        <w:tc>
          <w:tcPr>
            <w:tcW w:w="1838" w:type="dxa"/>
            <w:shd w:val="clear" w:color="auto" w:fill="FFFFFF" w:themeFill="background1"/>
            <w:vAlign w:val="center"/>
          </w:tcPr>
          <w:p w:rsidR="007B3496" w:rsidRDefault="007B3496" w:rsidP="00241EAD">
            <w:pPr>
              <w:jc w:val="center"/>
              <w:rPr>
                <w:rFonts w:ascii="Courier New" w:hAnsi="Courier New" w:cs="Courier New"/>
              </w:rPr>
            </w:pPr>
            <w:r>
              <w:rPr>
                <w:rFonts w:ascii="Courier New" w:hAnsi="Courier New" w:cs="Courier New" w:hint="eastAsia"/>
              </w:rPr>
              <w:t>rows</w:t>
            </w:r>
          </w:p>
        </w:tc>
        <w:tc>
          <w:tcPr>
            <w:tcW w:w="2620" w:type="dxa"/>
            <w:shd w:val="clear" w:color="auto" w:fill="FFFFFF" w:themeFill="background1"/>
            <w:vAlign w:val="center"/>
          </w:tcPr>
          <w:p w:rsidR="007B3496" w:rsidRDefault="007B3496" w:rsidP="00241EAD">
            <w:pPr>
              <w:jc w:val="center"/>
              <w:rPr>
                <w:bCs/>
                <w:szCs w:val="21"/>
              </w:rPr>
            </w:pPr>
            <w:r>
              <w:rPr>
                <w:rFonts w:hint="eastAsia"/>
                <w:bCs/>
                <w:szCs w:val="21"/>
              </w:rPr>
              <w:t>每页显示条数</w:t>
            </w:r>
          </w:p>
        </w:tc>
        <w:tc>
          <w:tcPr>
            <w:tcW w:w="2762" w:type="dxa"/>
            <w:gridSpan w:val="2"/>
            <w:shd w:val="clear" w:color="auto" w:fill="FFFFFF" w:themeFill="background1"/>
          </w:tcPr>
          <w:p w:rsidR="007B3496" w:rsidRDefault="007B3496" w:rsidP="00241EAD">
            <w:pPr>
              <w:ind w:firstLine="210"/>
              <w:jc w:val="center"/>
              <w:rPr>
                <w:rFonts w:ascii="宋体" w:hAnsi="宋体"/>
                <w:bCs/>
                <w:szCs w:val="21"/>
              </w:rPr>
            </w:pPr>
          </w:p>
        </w:tc>
        <w:tc>
          <w:tcPr>
            <w:tcW w:w="1847" w:type="dxa"/>
            <w:shd w:val="clear" w:color="auto" w:fill="FFFFFF" w:themeFill="background1"/>
          </w:tcPr>
          <w:p w:rsidR="007B3496" w:rsidRDefault="007B3496" w:rsidP="00241EAD">
            <w:pPr>
              <w:ind w:firstLine="210"/>
              <w:jc w:val="center"/>
              <w:rPr>
                <w:rFonts w:ascii="宋体" w:hAnsi="宋体"/>
                <w:bC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sidRPr="00D80146">
              <w:rPr>
                <w:bCs/>
                <w:szCs w:val="21"/>
              </w:rPr>
              <w:t>reserve</w:t>
            </w:r>
            <w:r>
              <w:rPr>
                <w:bCs/>
                <w:szCs w:val="21"/>
              </w:rPr>
              <w:t>MoneyList</w:t>
            </w:r>
          </w:p>
        </w:tc>
        <w:tc>
          <w:tcPr>
            <w:tcW w:w="2620"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Pr>
                <w:rFonts w:ascii="Consolas" w:hAnsi="Consolas" w:cs="Consolas" w:hint="eastAsia"/>
                <w:szCs w:val="21"/>
              </w:rPr>
              <w:t>userId</w:t>
            </w:r>
          </w:p>
        </w:tc>
        <w:tc>
          <w:tcPr>
            <w:tcW w:w="2762" w:type="dxa"/>
            <w:gridSpan w:val="2"/>
            <w:shd w:val="clear" w:color="auto" w:fill="FFFFFF" w:themeFill="background1"/>
          </w:tcPr>
          <w:p w:rsidR="007B3496" w:rsidRPr="00F64465" w:rsidRDefault="007B3496" w:rsidP="00241EAD">
            <w:pPr>
              <w:pStyle w:val="a8"/>
              <w:jc w:val="center"/>
              <w:rPr>
                <w:rFonts w:ascii="Consolas" w:hAnsi="Consolas" w:cs="Consolas"/>
                <w:bCs/>
              </w:rPr>
            </w:pPr>
            <w:r>
              <w:rPr>
                <w:rFonts w:ascii="宋体" w:hAnsi="宋体" w:hint="eastAsia"/>
                <w:bCs/>
              </w:rPr>
              <w:t>当前用户id</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D80146" w:rsidRDefault="007B3496" w:rsidP="00241EAD">
            <w:pPr>
              <w:widowControl/>
              <w:jc w:val="center"/>
              <w:rPr>
                <w:bCs/>
                <w:szCs w:val="21"/>
              </w:rPr>
            </w:pPr>
          </w:p>
        </w:tc>
        <w:tc>
          <w:tcPr>
            <w:tcW w:w="2620" w:type="dxa"/>
            <w:shd w:val="clear" w:color="auto" w:fill="FFFFFF" w:themeFill="background1"/>
            <w:vAlign w:val="center"/>
          </w:tcPr>
          <w:p w:rsidR="007B3496" w:rsidRDefault="007B3496" w:rsidP="00241EAD">
            <w:pPr>
              <w:widowControl/>
              <w:jc w:val="center"/>
              <w:rPr>
                <w:rFonts w:ascii="Consolas" w:hAnsi="Consolas" w:cs="Consolas"/>
                <w:szCs w:val="21"/>
              </w:rPr>
            </w:pPr>
            <w:r>
              <w:rPr>
                <w:rFonts w:ascii="Consolas" w:hAnsi="Consolas" w:cs="Consolas" w:hint="eastAsia"/>
                <w:szCs w:val="21"/>
              </w:rPr>
              <w:t>id</w:t>
            </w:r>
          </w:p>
        </w:tc>
        <w:tc>
          <w:tcPr>
            <w:tcW w:w="2762" w:type="dxa"/>
            <w:gridSpan w:val="2"/>
            <w:shd w:val="clear" w:color="auto" w:fill="FFFFFF" w:themeFill="background1"/>
          </w:tcPr>
          <w:p w:rsidR="007B3496" w:rsidRDefault="007B3496" w:rsidP="00241EAD">
            <w:pPr>
              <w:pStyle w:val="a8"/>
              <w:jc w:val="center"/>
              <w:rPr>
                <w:rFonts w:ascii="宋体" w:hAnsi="宋体"/>
                <w:bCs/>
              </w:rPr>
            </w:pPr>
            <w:r>
              <w:rPr>
                <w:rFonts w:ascii="宋体" w:hAnsi="宋体" w:hint="eastAsia"/>
                <w:bCs/>
              </w:rPr>
              <w:t>收藏记录id</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Pr>
                <w:rFonts w:ascii="Consolas" w:hAnsi="Consolas" w:cs="Consolas"/>
                <w:szCs w:val="21"/>
              </w:rPr>
              <w:t>t</w:t>
            </w:r>
            <w:r>
              <w:rPr>
                <w:rFonts w:ascii="Consolas" w:hAnsi="Consolas" w:cs="Consolas" w:hint="eastAsia"/>
                <w:szCs w:val="21"/>
              </w:rPr>
              <w:t>ype</w:t>
            </w:r>
          </w:p>
        </w:tc>
        <w:tc>
          <w:tcPr>
            <w:tcW w:w="2762" w:type="dxa"/>
            <w:gridSpan w:val="2"/>
            <w:shd w:val="clear" w:color="auto" w:fill="FFFFFF" w:themeFill="background1"/>
          </w:tcPr>
          <w:p w:rsidR="007B3496" w:rsidRPr="00F64465" w:rsidRDefault="007B3496" w:rsidP="00241EAD">
            <w:pPr>
              <w:pStyle w:val="a8"/>
              <w:jc w:val="center"/>
              <w:rPr>
                <w:rFonts w:ascii="Consolas" w:hAnsi="Consolas" w:cs="Consolas"/>
                <w:bCs/>
              </w:rPr>
            </w:pPr>
            <w:r>
              <w:rPr>
                <w:rFonts w:ascii="微软雅黑" w:eastAsia="微软雅黑" w:hAnsi="微软雅黑" w:hint="eastAsia"/>
                <w:color w:val="333333"/>
              </w:rPr>
              <w:t>2</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F64465" w:rsidRDefault="007B3496" w:rsidP="00241EAD">
            <w:pPr>
              <w:pStyle w:val="a8"/>
              <w:jc w:val="center"/>
              <w:rPr>
                <w:rFonts w:ascii="Consolas" w:hAnsi="Consolas" w:cs="Consolas"/>
                <w:bCs/>
              </w:rPr>
            </w:pPr>
            <w:r w:rsidRPr="00997098">
              <w:rPr>
                <w:rFonts w:ascii="Consolas" w:hAnsi="Consolas" w:cs="Consolas"/>
                <w:bCs/>
              </w:rPr>
              <w:t>p</w:t>
            </w:r>
            <w:r>
              <w:rPr>
                <w:rFonts w:ascii="Consolas" w:hAnsi="Consolas" w:cs="Consolas"/>
                <w:bCs/>
              </w:rPr>
              <w:t>m</w:t>
            </w:r>
            <w:r w:rsidRPr="00997098">
              <w:rPr>
                <w:rFonts w:ascii="Consolas" w:hAnsi="Consolas" w:cs="Consolas"/>
                <w:bCs/>
              </w:rPr>
              <w:t>Id</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Pr>
                <w:rFonts w:ascii="Consolas" w:hAnsi="Consolas" w:cs="Consolas" w:hint="eastAsia"/>
                <w:bCs/>
                <w:szCs w:val="21"/>
              </w:rPr>
              <w:t>要钱需求的</w:t>
            </w:r>
            <w:r>
              <w:rPr>
                <w:rFonts w:ascii="Consolas" w:hAnsi="Consolas" w:cs="Consolas" w:hint="eastAsia"/>
                <w:bCs/>
                <w:szCs w:val="21"/>
              </w:rPr>
              <w:t>id</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997098" w:rsidRDefault="007B3496" w:rsidP="00241EAD">
            <w:pPr>
              <w:pStyle w:val="a8"/>
              <w:jc w:val="center"/>
              <w:rPr>
                <w:rFonts w:ascii="Consolas" w:hAnsi="Consolas" w:cs="Consolas"/>
                <w:bCs/>
              </w:rPr>
            </w:pPr>
            <w:r w:rsidRPr="00DF5299">
              <w:rPr>
                <w:rFonts w:ascii="Consolas" w:hAnsi="Consolas" w:cs="Consolas"/>
                <w:bCs/>
              </w:rPr>
              <w:t>nickname</w:t>
            </w:r>
          </w:p>
        </w:tc>
        <w:tc>
          <w:tcPr>
            <w:tcW w:w="2762" w:type="dxa"/>
            <w:gridSpan w:val="2"/>
            <w:shd w:val="clear" w:color="auto" w:fill="FFFFFF" w:themeFill="background1"/>
            <w:vAlign w:val="center"/>
          </w:tcPr>
          <w:p w:rsidR="007B3496" w:rsidRDefault="007B3496" w:rsidP="00241EAD">
            <w:pPr>
              <w:jc w:val="center"/>
              <w:rPr>
                <w:rFonts w:ascii="Consolas" w:hAnsi="Consolas" w:cs="Consolas"/>
                <w:bCs/>
                <w:szCs w:val="21"/>
              </w:rPr>
            </w:pPr>
            <w:r>
              <w:rPr>
                <w:rFonts w:ascii="Consolas" w:hAnsi="Consolas" w:cs="Consolas" w:hint="eastAsia"/>
                <w:bCs/>
                <w:szCs w:val="21"/>
              </w:rPr>
              <w:t>收藏用户的昵称</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DF5299" w:rsidRDefault="007B3496" w:rsidP="00241EAD">
            <w:pPr>
              <w:pStyle w:val="a8"/>
              <w:jc w:val="center"/>
              <w:rPr>
                <w:rFonts w:ascii="Consolas" w:hAnsi="Consolas" w:cs="Consolas"/>
                <w:bCs/>
              </w:rPr>
            </w:pPr>
            <w:r w:rsidRPr="00DF5299">
              <w:rPr>
                <w:rFonts w:ascii="Consolas" w:hAnsi="Consolas" w:cs="Consolas"/>
                <w:bCs/>
              </w:rPr>
              <w:t>loginname</w:t>
            </w:r>
          </w:p>
        </w:tc>
        <w:tc>
          <w:tcPr>
            <w:tcW w:w="2762" w:type="dxa"/>
            <w:gridSpan w:val="2"/>
            <w:shd w:val="clear" w:color="auto" w:fill="FFFFFF" w:themeFill="background1"/>
            <w:vAlign w:val="center"/>
          </w:tcPr>
          <w:p w:rsidR="007B3496" w:rsidRDefault="007B3496" w:rsidP="00241EAD">
            <w:pPr>
              <w:jc w:val="center"/>
              <w:rPr>
                <w:rFonts w:ascii="Consolas" w:hAnsi="Consolas" w:cs="Consolas"/>
                <w:bCs/>
                <w:szCs w:val="21"/>
              </w:rPr>
            </w:pPr>
            <w:r>
              <w:rPr>
                <w:rFonts w:ascii="Consolas" w:hAnsi="Consolas" w:cs="Consolas" w:hint="eastAsia"/>
                <w:bCs/>
                <w:szCs w:val="21"/>
              </w:rPr>
              <w:t>登录名</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F64465" w:rsidRDefault="007B3496" w:rsidP="00241EAD">
            <w:pPr>
              <w:pStyle w:val="a8"/>
              <w:jc w:val="center"/>
              <w:rPr>
                <w:rFonts w:ascii="Consolas" w:hAnsi="Consolas" w:cs="Consolas"/>
                <w:bCs/>
              </w:rPr>
            </w:pPr>
            <w:r w:rsidRPr="00A20C18">
              <w:rPr>
                <w:bCs/>
              </w:rPr>
              <w:t>getMoney</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Pr>
                <w:rFonts w:ascii="Consolas" w:hAnsi="Consolas" w:cs="Consolas" w:hint="eastAsia"/>
                <w:bCs/>
                <w:szCs w:val="21"/>
              </w:rPr>
              <w:t>资金需求</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F64465" w:rsidRDefault="007B3496" w:rsidP="00241EAD">
            <w:pPr>
              <w:pStyle w:val="a8"/>
              <w:jc w:val="center"/>
              <w:rPr>
                <w:rFonts w:ascii="Consolas" w:hAnsi="Consolas" w:cs="Consolas"/>
                <w:bCs/>
              </w:rPr>
            </w:pPr>
            <w:r w:rsidRPr="0052642E">
              <w:rPr>
                <w:rFonts w:ascii="Consolas" w:hAnsi="Consolas" w:cs="Consolas"/>
                <w:bCs/>
              </w:rPr>
              <w:t>moneyCount</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Pr>
                <w:rFonts w:ascii="Consolas" w:hAnsi="Consolas" w:cs="Consolas" w:hint="eastAsia"/>
                <w:bCs/>
                <w:szCs w:val="21"/>
              </w:rPr>
              <w:t>已捐资金</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F64465" w:rsidRDefault="007B3496" w:rsidP="00241EAD">
            <w:pPr>
              <w:pStyle w:val="a8"/>
              <w:jc w:val="center"/>
              <w:rPr>
                <w:rFonts w:ascii="Consolas" w:hAnsi="Consolas" w:cs="Consolas"/>
                <w:bCs/>
              </w:rPr>
            </w:pPr>
            <w:r w:rsidRPr="00997098">
              <w:rPr>
                <w:rFonts w:ascii="Consolas" w:hAnsi="Consolas" w:cs="Consolas"/>
                <w:bCs/>
              </w:rPr>
              <w:t>captionName</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Pr>
                <w:rFonts w:ascii="Consolas" w:hAnsi="Consolas" w:cs="Consolas" w:hint="eastAsia"/>
                <w:bCs/>
                <w:szCs w:val="21"/>
              </w:rPr>
              <w:t>地域</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997098" w:rsidRDefault="007B3496" w:rsidP="00241EAD">
            <w:pPr>
              <w:pStyle w:val="a8"/>
              <w:jc w:val="center"/>
              <w:rPr>
                <w:rFonts w:ascii="Consolas" w:hAnsi="Consolas" w:cs="Consolas"/>
                <w:bCs/>
              </w:rPr>
            </w:pPr>
            <w:r w:rsidRPr="0052642E">
              <w:rPr>
                <w:rFonts w:ascii="Consolas" w:hAnsi="Consolas" w:cs="Consolas"/>
                <w:bCs/>
              </w:rPr>
              <w:t>beginTime</w:t>
            </w:r>
          </w:p>
        </w:tc>
        <w:tc>
          <w:tcPr>
            <w:tcW w:w="2762" w:type="dxa"/>
            <w:gridSpan w:val="2"/>
            <w:shd w:val="clear" w:color="auto" w:fill="FFFFFF" w:themeFill="background1"/>
            <w:vAlign w:val="center"/>
          </w:tcPr>
          <w:p w:rsidR="007B3496" w:rsidRDefault="007B3496" w:rsidP="00241EAD">
            <w:pPr>
              <w:jc w:val="center"/>
              <w:rPr>
                <w:rFonts w:ascii="Consolas" w:hAnsi="Consolas" w:cs="Consolas"/>
                <w:bCs/>
                <w:szCs w:val="21"/>
              </w:rPr>
            </w:pPr>
            <w:r>
              <w:rPr>
                <w:rFonts w:ascii="Consolas" w:hAnsi="Consolas" w:cs="Consolas" w:hint="eastAsia"/>
                <w:bCs/>
                <w:szCs w:val="21"/>
              </w:rPr>
              <w:t>开始时间</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997098" w:rsidRDefault="007B3496" w:rsidP="00241EAD">
            <w:pPr>
              <w:pStyle w:val="a8"/>
              <w:jc w:val="center"/>
              <w:rPr>
                <w:rFonts w:ascii="Consolas" w:hAnsi="Consolas" w:cs="Consolas"/>
                <w:bCs/>
              </w:rPr>
            </w:pPr>
            <w:r w:rsidRPr="0052642E">
              <w:rPr>
                <w:rFonts w:ascii="Consolas" w:hAnsi="Consolas" w:cs="Consolas"/>
                <w:bCs/>
              </w:rPr>
              <w:t>finishTime</w:t>
            </w:r>
          </w:p>
        </w:tc>
        <w:tc>
          <w:tcPr>
            <w:tcW w:w="2762" w:type="dxa"/>
            <w:gridSpan w:val="2"/>
            <w:shd w:val="clear" w:color="auto" w:fill="FFFFFF" w:themeFill="background1"/>
            <w:vAlign w:val="center"/>
          </w:tcPr>
          <w:p w:rsidR="007B3496" w:rsidRDefault="007B3496" w:rsidP="00241EAD">
            <w:pPr>
              <w:jc w:val="center"/>
              <w:rPr>
                <w:rFonts w:ascii="Consolas" w:hAnsi="Consolas" w:cs="Consolas"/>
                <w:bCs/>
                <w:szCs w:val="21"/>
              </w:rPr>
            </w:pPr>
            <w:r>
              <w:rPr>
                <w:rFonts w:ascii="Consolas" w:hAnsi="Consolas" w:cs="Consolas" w:hint="eastAsia"/>
                <w:bCs/>
                <w:szCs w:val="21"/>
              </w:rPr>
              <w:t>结束时间</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Tr="00241EAD">
        <w:tc>
          <w:tcPr>
            <w:tcW w:w="1838" w:type="dxa"/>
            <w:shd w:val="clear" w:color="auto" w:fill="A6A6A6" w:themeFill="background1" w:themeFillShade="A6"/>
            <w:vAlign w:val="center"/>
          </w:tcPr>
          <w:p w:rsidR="007B3496" w:rsidRDefault="007B3496"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7B3496" w:rsidRPr="00CB5781" w:rsidRDefault="007B3496" w:rsidP="00241EAD">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highlight w:val="white"/>
              </w:rPr>
              <w:t>正常</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rPr>
              <w:t>,</w:t>
            </w:r>
            <w:r w:rsidRPr="00ED4762">
              <w:rPr>
                <w:rFonts w:ascii="Consolas" w:hAnsi="Consolas" w:cs="Consolas" w:hint="eastAsia"/>
                <w:bCs/>
                <w:color w:val="5B9BD5" w:themeColor="accent1"/>
                <w:sz w:val="21"/>
                <w:szCs w:val="21"/>
              </w:rPr>
              <w:t>"</w:t>
            </w:r>
            <w:r w:rsidRPr="00D80146">
              <w:rPr>
                <w:bCs/>
                <w:szCs w:val="21"/>
              </w:rPr>
              <w:t xml:space="preserve"> reserve</w:t>
            </w:r>
            <w:r>
              <w:rPr>
                <w:bCs/>
                <w:szCs w:val="21"/>
              </w:rPr>
              <w:t>MoneyList</w:t>
            </w:r>
            <w:r w:rsidRPr="00ED4762">
              <w:rPr>
                <w:rFonts w:ascii="Courier New" w:hAnsi="Courier New" w:cs="Courier New" w:hint="eastAsia"/>
                <w:color w:val="5B9BD5" w:themeColor="accent1"/>
              </w:rPr>
              <w:t>"</w:t>
            </w:r>
            <w:r w:rsidRPr="00ED4762">
              <w:rPr>
                <w:rFonts w:ascii="Consolas" w:hAnsi="Consolas" w:cs="Consolas" w:hint="eastAsia"/>
                <w:bCs/>
                <w:color w:val="5B9BD5" w:themeColor="accent1"/>
                <w:sz w:val="21"/>
                <w:szCs w:val="21"/>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userId</w:t>
            </w:r>
            <w:r w:rsidRPr="00ED4762">
              <w:rPr>
                <w:rFonts w:ascii="Consolas" w:eastAsia="Consolas" w:hAnsi="Consolas" w:hint="eastAsia"/>
                <w:color w:val="5B9BD5" w:themeColor="accent1"/>
                <w:sz w:val="24"/>
                <w:highlight w:val="white"/>
              </w:rPr>
              <w:t xml:space="preserve"> </w:t>
            </w:r>
            <w:r w:rsidRPr="00ED4762">
              <w:rPr>
                <w:rFonts w:ascii="Consolas" w:eastAsia="Consolas" w:hAnsi="Consolas" w:hint="eastAsia"/>
                <w:color w:val="5B9BD5" w:themeColor="accent1"/>
                <w:sz w:val="24"/>
                <w:highlight w:val="white"/>
              </w:rPr>
              <w:lastRenderedPageBreak/>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用户</w:t>
            </w:r>
            <w:r w:rsidRPr="00ED4762">
              <w:rPr>
                <w:rFonts w:hint="eastAsia"/>
                <w:bCs/>
                <w:color w:val="5B9BD5" w:themeColor="accent1"/>
                <w:szCs w:val="21"/>
              </w:rPr>
              <w:t>ID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hAnsi="Consolas" w:cs="Consolas" w:hint="eastAsia"/>
                <w:bCs/>
                <w:color w:val="5B9BD5" w:themeColor="accent1"/>
                <w:sz w:val="21"/>
                <w:szCs w:val="21"/>
              </w:rPr>
              <w:t>"type":"1","</w:t>
            </w:r>
            <w:r>
              <w:rPr>
                <w:rFonts w:ascii="Consolas" w:hAnsi="Consolas" w:cs="Consolas" w:hint="eastAsia"/>
                <w:bCs/>
                <w:color w:val="5B9BD5" w:themeColor="accent1"/>
                <w:sz w:val="21"/>
                <w:szCs w:val="21"/>
              </w:rPr>
              <w:t>id</w:t>
            </w:r>
            <w:r w:rsidRPr="00ED4762">
              <w:rPr>
                <w:rFonts w:ascii="Consolas" w:hAnsi="Consolas" w:cs="Consolas" w:hint="eastAsia"/>
                <w:bCs/>
                <w:color w:val="5B9BD5" w:themeColor="accent1"/>
                <w:sz w:val="21"/>
                <w:szCs w:val="21"/>
              </w:rPr>
              <w:t>":"1",</w:t>
            </w:r>
            <w:r w:rsidRPr="00ED4762">
              <w:rPr>
                <w:rFonts w:ascii="Consolas" w:eastAsia="Consolas" w:hAnsi="Consolas" w:hint="eastAsia"/>
                <w:color w:val="5B9BD5" w:themeColor="accent1"/>
                <w:sz w:val="24"/>
                <w:highlight w:val="white"/>
              </w:rPr>
              <w:t>"</w:t>
            </w:r>
            <w:r w:rsidRPr="00997098">
              <w:rPr>
                <w:rFonts w:ascii="Consolas" w:hAnsi="Consolas" w:cs="Consolas"/>
                <w:bCs/>
              </w:rPr>
              <w:t>p</w:t>
            </w:r>
            <w:r>
              <w:rPr>
                <w:rFonts w:ascii="Consolas" w:hAnsi="Consolas" w:cs="Consolas"/>
                <w:bCs/>
              </w:rPr>
              <w:t>m</w:t>
            </w:r>
            <w:r w:rsidRPr="00997098">
              <w:rPr>
                <w:rFonts w:ascii="Consolas" w:hAnsi="Consolas" w:cs="Consolas"/>
                <w:bCs/>
              </w:rPr>
              <w:t>Id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Pr>
                <w:rFonts w:ascii="宋体" w:hAnsi="宋体" w:hint="eastAsia"/>
                <w:bCs/>
                <w:color w:val="5B9BD5" w:themeColor="accent1"/>
                <w:szCs w:val="21"/>
              </w:rPr>
              <w:t>222</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A20C18">
              <w:rPr>
                <w:bCs/>
                <w:szCs w:val="21"/>
              </w:rPr>
              <w:t>getMoney</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Pr>
                <w:rFonts w:ascii="Consolas" w:hAnsi="Consolas" w:cs="Consolas" w:hint="eastAsia"/>
                <w:bCs/>
                <w:szCs w:val="21"/>
              </w:rPr>
              <w:t>资金需求</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52642E">
              <w:rPr>
                <w:rFonts w:ascii="Consolas" w:hAnsi="Consolas" w:cs="Consolas"/>
                <w:bCs/>
              </w:rPr>
              <w:t>moneyCount</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Pr>
                <w:rFonts w:ascii="Consolas" w:hAnsi="Consolas" w:cs="Consolas" w:hint="eastAsia"/>
                <w:bCs/>
                <w:szCs w:val="21"/>
              </w:rPr>
              <w:t>已捐资金</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997098">
              <w:rPr>
                <w:rFonts w:ascii="Consolas" w:hAnsi="Consolas" w:cs="Consolas"/>
                <w:bCs/>
              </w:rPr>
              <w:t>captionName</w:t>
            </w:r>
            <w:r w:rsidRPr="00ED4762">
              <w:rPr>
                <w:rFonts w:ascii="Consolas" w:hAnsi="Consolas" w:hint="eastAsia"/>
                <w:color w:val="5B9BD5" w:themeColor="accent1"/>
                <w:sz w:val="24"/>
              </w:rPr>
              <w:t>":"</w:t>
            </w:r>
            <w:r>
              <w:rPr>
                <w:rFonts w:ascii="Consolas" w:hAnsi="Consolas" w:cs="Consolas" w:hint="eastAsia"/>
                <w:bCs/>
                <w:szCs w:val="21"/>
              </w:rPr>
              <w:t>地域</w:t>
            </w:r>
            <w:r w:rsidRPr="00ED4762">
              <w:rPr>
                <w:rFonts w:ascii="Consolas" w:hAnsi="Consolas" w:hint="eastAsia"/>
                <w:color w:val="5B9BD5" w:themeColor="accent1"/>
                <w:sz w:val="24"/>
              </w:rPr>
              <w:t>","</w:t>
            </w:r>
            <w:r w:rsidRPr="0052642E">
              <w:rPr>
                <w:rFonts w:ascii="Consolas" w:hAnsi="Consolas" w:cs="Consolas"/>
                <w:bCs/>
              </w:rPr>
              <w:t>beginTime</w:t>
            </w:r>
            <w:r w:rsidRPr="00ED4762">
              <w:rPr>
                <w:rFonts w:ascii="Consolas" w:hAnsi="Consolas" w:hint="eastAsia"/>
                <w:color w:val="5B9BD5" w:themeColor="accent1"/>
                <w:sz w:val="24"/>
              </w:rPr>
              <w:t>:","</w:t>
            </w:r>
            <w:r>
              <w:rPr>
                <w:rFonts w:ascii="Consolas" w:hAnsi="Consolas" w:cs="Consolas" w:hint="eastAsia"/>
                <w:bCs/>
                <w:szCs w:val="21"/>
              </w:rPr>
              <w:t>开始时间</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52642E">
              <w:rPr>
                <w:rFonts w:ascii="Consolas" w:hAnsi="Consolas" w:cs="Consolas"/>
                <w:bCs/>
              </w:rPr>
              <w:t>finishTime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发布时间</w:t>
            </w:r>
            <w:r w:rsidRPr="00ED4762">
              <w:rPr>
                <w:rFonts w:ascii="Consolas" w:eastAsia="Consolas" w:hAnsi="Consolas" w:hint="eastAsia"/>
                <w:color w:val="5B9BD5" w:themeColor="accent1"/>
                <w:sz w:val="24"/>
                <w:highlight w:val="white"/>
              </w:rPr>
              <w:t>"</w:t>
            </w:r>
            <w:r w:rsidRPr="00ED4762">
              <w:rPr>
                <w:rFonts w:ascii="Consolas" w:eastAsia="Consolas" w:hAnsi="Consolas"/>
                <w:color w:val="5B9BD5" w:themeColor="accent1"/>
                <w:sz w:val="21"/>
                <w:szCs w:val="21"/>
              </w:rPr>
              <w:t>},</w:t>
            </w:r>
            <w:r w:rsidRPr="00ED4762">
              <w:rPr>
                <w:rFonts w:ascii="Consolas" w:hAnsi="Consolas" w:cs="Consolas" w:hint="eastAsia"/>
                <w:bCs/>
                <w:color w:val="5B9BD5" w:themeColor="accent1"/>
                <w:sz w:val="21"/>
                <w:szCs w:val="21"/>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userId</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用户</w:t>
            </w:r>
            <w:r w:rsidRPr="00ED4762">
              <w:rPr>
                <w:rFonts w:hint="eastAsia"/>
                <w:bCs/>
                <w:color w:val="5B9BD5" w:themeColor="accent1"/>
                <w:szCs w:val="21"/>
              </w:rPr>
              <w:t>ID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hAnsi="Consolas" w:cs="Consolas" w:hint="eastAsia"/>
                <w:bCs/>
                <w:color w:val="5B9BD5" w:themeColor="accent1"/>
                <w:sz w:val="21"/>
                <w:szCs w:val="21"/>
              </w:rPr>
              <w:t>"type":"1","</w:t>
            </w:r>
            <w:r>
              <w:rPr>
                <w:rFonts w:ascii="Consolas" w:hAnsi="Consolas" w:cs="Consolas" w:hint="eastAsia"/>
                <w:bCs/>
                <w:color w:val="5B9BD5" w:themeColor="accent1"/>
                <w:sz w:val="21"/>
                <w:szCs w:val="21"/>
              </w:rPr>
              <w:t>id</w:t>
            </w:r>
            <w:r w:rsidRPr="00ED4762">
              <w:rPr>
                <w:rFonts w:ascii="Consolas" w:hAnsi="Consolas" w:cs="Consolas" w:hint="eastAsia"/>
                <w:bCs/>
                <w:color w:val="5B9BD5" w:themeColor="accent1"/>
                <w:sz w:val="21"/>
                <w:szCs w:val="21"/>
              </w:rPr>
              <w:t>":"</w:t>
            </w:r>
            <w:r>
              <w:rPr>
                <w:rFonts w:ascii="Consolas" w:hAnsi="Consolas" w:cs="Consolas" w:hint="eastAsia"/>
                <w:bCs/>
                <w:color w:val="5B9BD5" w:themeColor="accent1"/>
                <w:sz w:val="21"/>
                <w:szCs w:val="21"/>
              </w:rPr>
              <w:t>2</w:t>
            </w:r>
            <w:r w:rsidRPr="00ED4762">
              <w:rPr>
                <w:rFonts w:ascii="Consolas" w:hAnsi="Consolas" w:cs="Consolas" w:hint="eastAsia"/>
                <w:bCs/>
                <w:color w:val="5B9BD5" w:themeColor="accent1"/>
                <w:sz w:val="21"/>
                <w:szCs w:val="21"/>
              </w:rPr>
              <w:t>",</w:t>
            </w:r>
            <w:r w:rsidRPr="00ED4762">
              <w:rPr>
                <w:rFonts w:ascii="Consolas" w:eastAsia="Consolas" w:hAnsi="Consolas" w:hint="eastAsia"/>
                <w:color w:val="5B9BD5" w:themeColor="accent1"/>
                <w:sz w:val="24"/>
                <w:highlight w:val="white"/>
              </w:rPr>
              <w:t>"</w:t>
            </w:r>
            <w:r w:rsidRPr="00997098">
              <w:rPr>
                <w:rFonts w:ascii="Consolas" w:hAnsi="Consolas" w:cs="Consolas"/>
                <w:bCs/>
              </w:rPr>
              <w:t>p</w:t>
            </w:r>
            <w:r>
              <w:rPr>
                <w:rFonts w:ascii="Consolas" w:hAnsi="Consolas" w:cs="Consolas"/>
                <w:bCs/>
              </w:rPr>
              <w:t>m</w:t>
            </w:r>
            <w:r w:rsidRPr="00997098">
              <w:rPr>
                <w:rFonts w:ascii="Consolas" w:hAnsi="Consolas" w:cs="Consolas"/>
                <w:bCs/>
              </w:rPr>
              <w:t>Id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Pr>
                <w:rFonts w:ascii="宋体" w:hAnsi="宋体" w:hint="eastAsia"/>
                <w:bCs/>
                <w:color w:val="5B9BD5" w:themeColor="accent1"/>
                <w:szCs w:val="21"/>
              </w:rPr>
              <w:t>333</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A20C18">
              <w:rPr>
                <w:bCs/>
                <w:szCs w:val="21"/>
              </w:rPr>
              <w:t>getMoney</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Pr>
                <w:rFonts w:ascii="Consolas" w:hAnsi="Consolas" w:cs="Consolas" w:hint="eastAsia"/>
                <w:bCs/>
                <w:szCs w:val="21"/>
              </w:rPr>
              <w:t>资金需求</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52642E">
              <w:rPr>
                <w:rFonts w:ascii="Consolas" w:hAnsi="Consolas" w:cs="Consolas"/>
                <w:bCs/>
              </w:rPr>
              <w:t>moneyCount</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Pr>
                <w:rFonts w:ascii="Consolas" w:hAnsi="Consolas" w:cs="Consolas" w:hint="eastAsia"/>
                <w:bCs/>
                <w:szCs w:val="21"/>
              </w:rPr>
              <w:t>已捐资金</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997098">
              <w:rPr>
                <w:rFonts w:ascii="Consolas" w:hAnsi="Consolas" w:cs="Consolas"/>
                <w:bCs/>
              </w:rPr>
              <w:t>captionName</w:t>
            </w:r>
            <w:r w:rsidRPr="00ED4762">
              <w:rPr>
                <w:rFonts w:ascii="Consolas" w:hAnsi="Consolas" w:hint="eastAsia"/>
                <w:color w:val="5B9BD5" w:themeColor="accent1"/>
                <w:sz w:val="24"/>
              </w:rPr>
              <w:t>":"</w:t>
            </w:r>
            <w:r>
              <w:rPr>
                <w:rFonts w:ascii="Consolas" w:hAnsi="Consolas" w:cs="Consolas" w:hint="eastAsia"/>
                <w:bCs/>
                <w:szCs w:val="21"/>
              </w:rPr>
              <w:t>地域</w:t>
            </w:r>
            <w:r w:rsidRPr="00ED4762">
              <w:rPr>
                <w:rFonts w:ascii="Consolas" w:hAnsi="Consolas" w:hint="eastAsia"/>
                <w:color w:val="5B9BD5" w:themeColor="accent1"/>
                <w:sz w:val="24"/>
              </w:rPr>
              <w:t>","</w:t>
            </w:r>
            <w:r w:rsidRPr="0052642E">
              <w:rPr>
                <w:rFonts w:ascii="Consolas" w:hAnsi="Consolas" w:cs="Consolas"/>
                <w:bCs/>
              </w:rPr>
              <w:t>beginTime</w:t>
            </w:r>
            <w:r w:rsidRPr="00ED4762">
              <w:rPr>
                <w:rFonts w:ascii="Consolas" w:hAnsi="Consolas" w:hint="eastAsia"/>
                <w:color w:val="5B9BD5" w:themeColor="accent1"/>
                <w:sz w:val="24"/>
              </w:rPr>
              <w:t>:","</w:t>
            </w:r>
            <w:r>
              <w:rPr>
                <w:rFonts w:ascii="Consolas" w:hAnsi="Consolas" w:cs="Consolas" w:hint="eastAsia"/>
                <w:bCs/>
                <w:szCs w:val="21"/>
              </w:rPr>
              <w:t>开始时间</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52642E">
              <w:rPr>
                <w:rFonts w:ascii="Consolas" w:hAnsi="Consolas" w:cs="Consolas"/>
                <w:bCs/>
              </w:rPr>
              <w:t>finishTime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发布时间</w:t>
            </w:r>
            <w:r w:rsidRPr="00ED4762">
              <w:rPr>
                <w:rFonts w:ascii="Consolas" w:eastAsia="Consolas" w:hAnsi="Consolas" w:hint="eastAsia"/>
                <w:color w:val="5B9BD5" w:themeColor="accent1"/>
                <w:sz w:val="24"/>
                <w:highlight w:val="white"/>
              </w:rPr>
              <w:t>"</w:t>
            </w:r>
            <w:r w:rsidRPr="00ED4762">
              <w:rPr>
                <w:rFonts w:ascii="Consolas" w:eastAsia="Consolas" w:hAnsi="Consolas"/>
                <w:color w:val="5B9BD5" w:themeColor="accent1"/>
                <w:sz w:val="21"/>
                <w:szCs w:val="21"/>
              </w:rPr>
              <w:t>}</w:t>
            </w:r>
            <w:r w:rsidRPr="00ED4762">
              <w:rPr>
                <w:rFonts w:ascii="Consolas" w:hAnsi="Consolas" w:cs="Consolas" w:hint="eastAsia"/>
                <w:bCs/>
                <w:color w:val="5B9BD5" w:themeColor="accent1"/>
                <w:szCs w:val="21"/>
              </w:rPr>
              <w:t>]</w:t>
            </w:r>
            <w:r w:rsidRPr="00CB5781">
              <w:rPr>
                <w:rFonts w:ascii="Consolas" w:eastAsia="Consolas" w:hAnsi="Consolas"/>
                <w:color w:val="5B9BD5" w:themeColor="accent1"/>
                <w:sz w:val="24"/>
              </w:rPr>
              <w:t>}</w:t>
            </w:r>
          </w:p>
        </w:tc>
      </w:tr>
      <w:tr w:rsidR="007B3496" w:rsidTr="00241EAD">
        <w:tc>
          <w:tcPr>
            <w:tcW w:w="1838" w:type="dxa"/>
            <w:shd w:val="clear" w:color="auto" w:fill="A6A6A6" w:themeFill="background1" w:themeFillShade="A6"/>
            <w:vAlign w:val="center"/>
          </w:tcPr>
          <w:p w:rsidR="007B3496" w:rsidRDefault="007B3496" w:rsidP="00241EAD">
            <w:pPr>
              <w:jc w:val="center"/>
              <w:rPr>
                <w:rFonts w:ascii="Consolas" w:hAnsi="Consolas" w:cs="Consolas"/>
                <w:color w:val="111111"/>
                <w:szCs w:val="21"/>
                <w:shd w:val="clear" w:color="auto" w:fill="FFFFFF"/>
              </w:rPr>
            </w:pPr>
          </w:p>
        </w:tc>
        <w:tc>
          <w:tcPr>
            <w:tcW w:w="7229" w:type="dxa"/>
            <w:gridSpan w:val="4"/>
            <w:shd w:val="clear" w:color="auto" w:fill="FFFFFF" w:themeFill="background1"/>
            <w:vAlign w:val="center"/>
          </w:tcPr>
          <w:p w:rsidR="007B3496" w:rsidRPr="00CB5781" w:rsidRDefault="007B3496" w:rsidP="00241EAD">
            <w:pPr>
              <w:jc w:val="left"/>
              <w:rPr>
                <w:rFonts w:ascii="Consolas" w:hAnsi="Consolas" w:cs="Consolas"/>
                <w:bCs/>
                <w:color w:val="5B9BD5" w:themeColor="accent1"/>
                <w:sz w:val="24"/>
                <w:szCs w:val="24"/>
              </w:rPr>
            </w:pPr>
          </w:p>
        </w:tc>
      </w:tr>
    </w:tbl>
    <w:p w:rsidR="007B3496" w:rsidRDefault="00555A56" w:rsidP="00555A56">
      <w:pPr>
        <w:pStyle w:val="3"/>
      </w:pPr>
      <w:r>
        <w:t>6.3</w:t>
      </w:r>
      <w:r w:rsidR="007B3496">
        <w:rPr>
          <w:rFonts w:hint="eastAsia"/>
        </w:rPr>
        <w:t>收藏列表（盲捐信息）</w:t>
      </w:r>
    </w:p>
    <w:tbl>
      <w:tblPr>
        <w:tblStyle w:val="a7"/>
        <w:tblW w:w="9067" w:type="dxa"/>
        <w:tblLayout w:type="fixed"/>
        <w:tblLook w:val="04A0" w:firstRow="1" w:lastRow="0" w:firstColumn="1" w:lastColumn="0" w:noHBand="0" w:noVBand="1"/>
      </w:tblPr>
      <w:tblGrid>
        <w:gridCol w:w="1838"/>
        <w:gridCol w:w="2620"/>
        <w:gridCol w:w="35"/>
        <w:gridCol w:w="2727"/>
        <w:gridCol w:w="1847"/>
      </w:tblGrid>
      <w:tr w:rsidR="007B3496" w:rsidTr="00241EAD">
        <w:tc>
          <w:tcPr>
            <w:tcW w:w="1838" w:type="dxa"/>
            <w:vAlign w:val="center"/>
          </w:tcPr>
          <w:p w:rsidR="007B3496" w:rsidRDefault="007B3496" w:rsidP="00241EAD">
            <w:pPr>
              <w:jc w:val="center"/>
              <w:rPr>
                <w:bCs/>
                <w:szCs w:val="21"/>
              </w:rPr>
            </w:pPr>
            <w:r>
              <w:rPr>
                <w:bCs/>
                <w:szCs w:val="21"/>
              </w:rPr>
              <w:t>接口标识：</w:t>
            </w:r>
          </w:p>
        </w:tc>
        <w:tc>
          <w:tcPr>
            <w:tcW w:w="2655" w:type="dxa"/>
            <w:gridSpan w:val="2"/>
            <w:vAlign w:val="center"/>
          </w:tcPr>
          <w:p w:rsidR="007B3496" w:rsidRDefault="007B3496" w:rsidP="00241EAD">
            <w:pPr>
              <w:jc w:val="center"/>
              <w:rPr>
                <w:bCs/>
                <w:szCs w:val="21"/>
              </w:rPr>
            </w:pPr>
            <w:r w:rsidRPr="00D80146">
              <w:rPr>
                <w:bCs/>
                <w:szCs w:val="21"/>
              </w:rPr>
              <w:t>reserve</w:t>
            </w:r>
            <w:r>
              <w:rPr>
                <w:bCs/>
                <w:szCs w:val="21"/>
              </w:rPr>
              <w:t>DonateList</w:t>
            </w:r>
          </w:p>
        </w:tc>
        <w:tc>
          <w:tcPr>
            <w:tcW w:w="2727" w:type="dxa"/>
          </w:tcPr>
          <w:p w:rsidR="007B3496" w:rsidRDefault="007B3496" w:rsidP="00241EAD">
            <w:pPr>
              <w:jc w:val="left"/>
            </w:pPr>
          </w:p>
        </w:tc>
        <w:tc>
          <w:tcPr>
            <w:tcW w:w="1847" w:type="dxa"/>
          </w:tcPr>
          <w:p w:rsidR="007B3496" w:rsidRDefault="007B3496" w:rsidP="00241EAD">
            <w:pPr>
              <w:jc w:val="left"/>
            </w:pPr>
          </w:p>
        </w:tc>
      </w:tr>
      <w:tr w:rsidR="007B3496" w:rsidTr="00241EAD">
        <w:tc>
          <w:tcPr>
            <w:tcW w:w="1838" w:type="dxa"/>
            <w:shd w:val="clear" w:color="auto" w:fill="A6A6A6" w:themeFill="background1" w:themeFillShade="A6"/>
            <w:vAlign w:val="center"/>
          </w:tcPr>
          <w:p w:rsidR="007B3496" w:rsidRDefault="007B3496" w:rsidP="00241E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7B3496" w:rsidRDefault="007B3496" w:rsidP="00241EAD">
            <w:pPr>
              <w:jc w:val="center"/>
              <w:rPr>
                <w:bCs/>
                <w:szCs w:val="21"/>
              </w:rPr>
            </w:pPr>
            <w:r w:rsidRPr="00D80146">
              <w:rPr>
                <w:bCs/>
                <w:szCs w:val="21"/>
              </w:rPr>
              <w:t>reserve</w:t>
            </w:r>
            <w:r>
              <w:rPr>
                <w:bCs/>
                <w:szCs w:val="21"/>
              </w:rPr>
              <w:t>DonateList</w:t>
            </w:r>
          </w:p>
        </w:tc>
        <w:tc>
          <w:tcPr>
            <w:tcW w:w="2727" w:type="dxa"/>
          </w:tcPr>
          <w:p w:rsidR="007B3496" w:rsidRDefault="007B3496" w:rsidP="00241EAD">
            <w:pPr>
              <w:jc w:val="center"/>
              <w:rPr>
                <w:bCs/>
                <w:szCs w:val="21"/>
              </w:rPr>
            </w:pPr>
          </w:p>
        </w:tc>
        <w:tc>
          <w:tcPr>
            <w:tcW w:w="1847" w:type="dxa"/>
          </w:tcPr>
          <w:p w:rsidR="007B3496" w:rsidRDefault="007B3496" w:rsidP="00241EAD">
            <w:pPr>
              <w:jc w:val="center"/>
              <w:rPr>
                <w:bCs/>
                <w:szCs w:val="21"/>
              </w:rPr>
            </w:pPr>
          </w:p>
        </w:tc>
      </w:tr>
      <w:tr w:rsidR="007B3496" w:rsidTr="00241EAD">
        <w:tc>
          <w:tcPr>
            <w:tcW w:w="1838" w:type="dxa"/>
            <w:shd w:val="clear" w:color="auto" w:fill="A6A6A6" w:themeFill="background1" w:themeFillShade="A6"/>
            <w:vAlign w:val="center"/>
          </w:tcPr>
          <w:p w:rsidR="007B3496" w:rsidRDefault="007B3496"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7B3496" w:rsidRDefault="007B3496" w:rsidP="00241EAD">
            <w:pPr>
              <w:jc w:val="center"/>
              <w:rPr>
                <w:bCs/>
                <w:szCs w:val="21"/>
              </w:rPr>
            </w:pPr>
            <w:r>
              <w:rPr>
                <w:bCs/>
                <w:szCs w:val="21"/>
              </w:rPr>
              <w:t>说明</w:t>
            </w:r>
          </w:p>
        </w:tc>
        <w:tc>
          <w:tcPr>
            <w:tcW w:w="2727" w:type="dxa"/>
            <w:shd w:val="clear" w:color="auto" w:fill="A6A6A6" w:themeFill="background1" w:themeFillShade="A6"/>
          </w:tcPr>
          <w:p w:rsidR="007B3496" w:rsidRDefault="007B3496" w:rsidP="00241EAD">
            <w:pPr>
              <w:jc w:val="center"/>
              <w:rPr>
                <w:bCs/>
                <w:szCs w:val="21"/>
              </w:rPr>
            </w:pPr>
            <w:r>
              <w:rPr>
                <w:bCs/>
                <w:szCs w:val="21"/>
              </w:rPr>
              <w:t>备注</w:t>
            </w:r>
          </w:p>
        </w:tc>
        <w:tc>
          <w:tcPr>
            <w:tcW w:w="1847" w:type="dxa"/>
            <w:shd w:val="clear" w:color="auto" w:fill="A6A6A6" w:themeFill="background1" w:themeFillShade="A6"/>
          </w:tcPr>
          <w:p w:rsidR="007B3496" w:rsidRDefault="007B3496" w:rsidP="00241EAD">
            <w:pPr>
              <w:jc w:val="center"/>
              <w:rPr>
                <w:bCs/>
                <w:szCs w:val="21"/>
              </w:rPr>
            </w:pPr>
            <w:r>
              <w:rPr>
                <w:rFonts w:hint="eastAsia"/>
                <w:bCs/>
                <w:szCs w:val="21"/>
              </w:rPr>
              <w:t>是否必填项</w:t>
            </w:r>
          </w:p>
        </w:tc>
      </w:tr>
      <w:tr w:rsidR="007B3496" w:rsidTr="00241EAD">
        <w:trPr>
          <w:trHeight w:val="405"/>
        </w:trPr>
        <w:tc>
          <w:tcPr>
            <w:tcW w:w="1838" w:type="dxa"/>
            <w:vAlign w:val="center"/>
          </w:tcPr>
          <w:p w:rsidR="007B3496" w:rsidRPr="00CF52EF" w:rsidRDefault="007B3496" w:rsidP="00241EAD">
            <w:pPr>
              <w:jc w:val="center"/>
              <w:rPr>
                <w:bCs/>
                <w:szCs w:val="21"/>
              </w:rPr>
            </w:pPr>
            <w:r w:rsidRPr="004A78BE">
              <w:rPr>
                <w:bCs/>
                <w:szCs w:val="21"/>
              </w:rPr>
              <w:t>userId</w:t>
            </w:r>
          </w:p>
        </w:tc>
        <w:tc>
          <w:tcPr>
            <w:tcW w:w="2655" w:type="dxa"/>
            <w:gridSpan w:val="2"/>
          </w:tcPr>
          <w:p w:rsidR="007B3496" w:rsidRDefault="007B3496" w:rsidP="00241EAD">
            <w:pPr>
              <w:ind w:firstLine="210"/>
              <w:jc w:val="center"/>
              <w:rPr>
                <w:rFonts w:ascii="宋体" w:hAnsi="宋体"/>
                <w:bCs/>
                <w:szCs w:val="21"/>
              </w:rPr>
            </w:pPr>
            <w:r>
              <w:rPr>
                <w:rFonts w:ascii="宋体" w:hAnsi="宋体" w:hint="eastAsia"/>
                <w:bCs/>
                <w:szCs w:val="21"/>
              </w:rPr>
              <w:t>当前用户id</w:t>
            </w:r>
          </w:p>
        </w:tc>
        <w:tc>
          <w:tcPr>
            <w:tcW w:w="2727" w:type="dxa"/>
            <w:vAlign w:val="center"/>
          </w:tcPr>
          <w:p w:rsidR="007B3496" w:rsidRPr="00FE77C3" w:rsidRDefault="007B3496" w:rsidP="00241EAD">
            <w:pPr>
              <w:jc w:val="left"/>
              <w:rPr>
                <w:rFonts w:ascii="微软雅黑" w:eastAsia="微软雅黑" w:hAnsi="微软雅黑"/>
                <w:color w:val="333333"/>
              </w:rPr>
            </w:pPr>
          </w:p>
        </w:tc>
        <w:tc>
          <w:tcPr>
            <w:tcW w:w="1847" w:type="dxa"/>
            <w:vAlign w:val="center"/>
          </w:tcPr>
          <w:p w:rsidR="007B3496" w:rsidRDefault="007B3496" w:rsidP="00241EAD">
            <w:pPr>
              <w:jc w:val="center"/>
              <w:rPr>
                <w:bCs/>
                <w:szCs w:val="21"/>
              </w:rPr>
            </w:pPr>
            <w:r>
              <w:rPr>
                <w:rFonts w:hint="eastAsia"/>
                <w:bCs/>
                <w:szCs w:val="21"/>
              </w:rPr>
              <w:t>是</w:t>
            </w:r>
          </w:p>
        </w:tc>
      </w:tr>
      <w:tr w:rsidR="007B3496" w:rsidTr="00241EAD">
        <w:trPr>
          <w:trHeight w:val="405"/>
        </w:trPr>
        <w:tc>
          <w:tcPr>
            <w:tcW w:w="1838" w:type="dxa"/>
            <w:vAlign w:val="center"/>
          </w:tcPr>
          <w:p w:rsidR="007B3496" w:rsidRPr="004A78BE" w:rsidRDefault="007B3496" w:rsidP="00241EAD">
            <w:pPr>
              <w:jc w:val="center"/>
              <w:rPr>
                <w:bCs/>
                <w:szCs w:val="21"/>
              </w:rPr>
            </w:pPr>
            <w:r>
              <w:rPr>
                <w:bCs/>
                <w:szCs w:val="21"/>
              </w:rPr>
              <w:t>type</w:t>
            </w:r>
          </w:p>
        </w:tc>
        <w:tc>
          <w:tcPr>
            <w:tcW w:w="2655" w:type="dxa"/>
            <w:gridSpan w:val="2"/>
          </w:tcPr>
          <w:p w:rsidR="007B3496" w:rsidRDefault="007B3496" w:rsidP="00241EAD">
            <w:pPr>
              <w:ind w:firstLine="210"/>
              <w:jc w:val="center"/>
              <w:rPr>
                <w:rFonts w:ascii="宋体" w:hAnsi="宋体"/>
                <w:bCs/>
                <w:szCs w:val="21"/>
              </w:rPr>
            </w:pPr>
            <w:r>
              <w:rPr>
                <w:rFonts w:ascii="宋体" w:hAnsi="宋体" w:hint="eastAsia"/>
                <w:bCs/>
                <w:szCs w:val="21"/>
              </w:rPr>
              <w:t>收藏类型</w:t>
            </w:r>
          </w:p>
        </w:tc>
        <w:tc>
          <w:tcPr>
            <w:tcW w:w="2727" w:type="dxa"/>
            <w:vAlign w:val="center"/>
          </w:tcPr>
          <w:p w:rsidR="007B3496" w:rsidRPr="00FE77C3" w:rsidRDefault="007B3496" w:rsidP="00241EAD">
            <w:pPr>
              <w:jc w:val="left"/>
              <w:rPr>
                <w:rFonts w:ascii="微软雅黑" w:eastAsia="微软雅黑" w:hAnsi="微软雅黑"/>
                <w:color w:val="333333"/>
              </w:rPr>
            </w:pPr>
            <w:r>
              <w:rPr>
                <w:rFonts w:ascii="微软雅黑" w:eastAsia="微软雅黑" w:hAnsi="微软雅黑" w:hint="eastAsia"/>
                <w:color w:val="333333"/>
              </w:rPr>
              <w:t xml:space="preserve">         2</w:t>
            </w:r>
          </w:p>
        </w:tc>
        <w:tc>
          <w:tcPr>
            <w:tcW w:w="1847" w:type="dxa"/>
            <w:vAlign w:val="center"/>
          </w:tcPr>
          <w:p w:rsidR="007B3496" w:rsidRDefault="007B3496" w:rsidP="00241EAD">
            <w:pPr>
              <w:jc w:val="center"/>
              <w:rPr>
                <w:bCs/>
                <w:szCs w:val="21"/>
              </w:rPr>
            </w:pPr>
            <w:r>
              <w:rPr>
                <w:rFonts w:hint="eastAsia"/>
                <w:bCs/>
                <w:szCs w:val="21"/>
              </w:rPr>
              <w:t>是</w:t>
            </w:r>
          </w:p>
        </w:tc>
      </w:tr>
      <w:tr w:rsidR="007B3496" w:rsidTr="00241EAD">
        <w:trPr>
          <w:trHeight w:val="405"/>
        </w:trPr>
        <w:tc>
          <w:tcPr>
            <w:tcW w:w="1838" w:type="dxa"/>
            <w:vAlign w:val="center"/>
          </w:tcPr>
          <w:p w:rsidR="007B3496" w:rsidRPr="001112AF" w:rsidRDefault="007B3496" w:rsidP="00241EAD">
            <w:pPr>
              <w:jc w:val="center"/>
            </w:pPr>
            <w:r>
              <w:t>pageNow</w:t>
            </w:r>
          </w:p>
        </w:tc>
        <w:tc>
          <w:tcPr>
            <w:tcW w:w="2655" w:type="dxa"/>
            <w:gridSpan w:val="2"/>
            <w:vAlign w:val="center"/>
          </w:tcPr>
          <w:p w:rsidR="007B3496" w:rsidRPr="001112AF" w:rsidRDefault="007B3496" w:rsidP="00241EAD">
            <w:pPr>
              <w:jc w:val="center"/>
              <w:rPr>
                <w:bCs/>
                <w:szCs w:val="21"/>
              </w:rPr>
            </w:pPr>
            <w:r>
              <w:rPr>
                <w:rFonts w:hint="eastAsia"/>
                <w:bCs/>
                <w:szCs w:val="21"/>
              </w:rPr>
              <w:t>当前页码</w:t>
            </w:r>
          </w:p>
        </w:tc>
        <w:tc>
          <w:tcPr>
            <w:tcW w:w="2727" w:type="dxa"/>
          </w:tcPr>
          <w:p w:rsidR="007B3496" w:rsidRDefault="007B3496" w:rsidP="00241EAD">
            <w:pPr>
              <w:jc w:val="center"/>
              <w:rPr>
                <w:bCs/>
                <w:szCs w:val="21"/>
              </w:rPr>
            </w:pPr>
            <w:r>
              <w:rPr>
                <w:rFonts w:ascii="Consolas" w:hAnsi="Consolas" w:cs="Consolas" w:hint="eastAsia"/>
                <w:szCs w:val="21"/>
              </w:rPr>
              <w:t>起始</w:t>
            </w:r>
            <w:r>
              <w:rPr>
                <w:rFonts w:ascii="Consolas" w:hAnsi="Consolas" w:cs="Consolas"/>
                <w:szCs w:val="21"/>
              </w:rPr>
              <w:t>页</w:t>
            </w:r>
            <w:r>
              <w:rPr>
                <w:rFonts w:ascii="Consolas" w:hAnsi="Consolas" w:cs="Consolas" w:hint="eastAsia"/>
                <w:szCs w:val="21"/>
              </w:rPr>
              <w:t>:</w:t>
            </w:r>
            <w:r>
              <w:rPr>
                <w:rFonts w:ascii="Consolas" w:hAnsi="Consolas" w:cs="Consolas"/>
                <w:szCs w:val="21"/>
              </w:rPr>
              <w:t>1</w:t>
            </w:r>
          </w:p>
        </w:tc>
        <w:tc>
          <w:tcPr>
            <w:tcW w:w="1847" w:type="dxa"/>
          </w:tcPr>
          <w:p w:rsidR="007B3496" w:rsidRDefault="007B3496" w:rsidP="00241EAD">
            <w:pPr>
              <w:jc w:val="center"/>
              <w:rPr>
                <w:bCs/>
                <w:szCs w:val="21"/>
              </w:rPr>
            </w:pPr>
            <w:r>
              <w:rPr>
                <w:rFonts w:hint="eastAsia"/>
                <w:bCs/>
                <w:szCs w:val="21"/>
              </w:rPr>
              <w:t>是</w:t>
            </w:r>
          </w:p>
        </w:tc>
      </w:tr>
      <w:tr w:rsidR="007B3496" w:rsidTr="00241EAD">
        <w:trPr>
          <w:trHeight w:val="405"/>
        </w:trPr>
        <w:tc>
          <w:tcPr>
            <w:tcW w:w="1838" w:type="dxa"/>
            <w:vAlign w:val="center"/>
          </w:tcPr>
          <w:p w:rsidR="007B3496" w:rsidRPr="001112AF" w:rsidRDefault="007B3496" w:rsidP="00241EAD">
            <w:pPr>
              <w:jc w:val="center"/>
            </w:pPr>
            <w:r>
              <w:t>pageCount</w:t>
            </w:r>
          </w:p>
        </w:tc>
        <w:tc>
          <w:tcPr>
            <w:tcW w:w="2655" w:type="dxa"/>
            <w:gridSpan w:val="2"/>
            <w:vAlign w:val="center"/>
          </w:tcPr>
          <w:p w:rsidR="007B3496" w:rsidRDefault="007B3496" w:rsidP="00241EAD">
            <w:pPr>
              <w:jc w:val="center"/>
              <w:rPr>
                <w:bCs/>
                <w:szCs w:val="21"/>
              </w:rPr>
            </w:pPr>
            <w:r>
              <w:rPr>
                <w:rFonts w:hint="eastAsia"/>
                <w:bCs/>
                <w:szCs w:val="21"/>
              </w:rPr>
              <w:t>每页显示条数</w:t>
            </w:r>
          </w:p>
        </w:tc>
        <w:tc>
          <w:tcPr>
            <w:tcW w:w="2727" w:type="dxa"/>
            <w:vAlign w:val="center"/>
          </w:tcPr>
          <w:p w:rsidR="007B3496" w:rsidRPr="00FE77C3" w:rsidRDefault="007B3496" w:rsidP="00241EAD">
            <w:pPr>
              <w:jc w:val="left"/>
              <w:rPr>
                <w:rFonts w:ascii="微软雅黑" w:eastAsia="微软雅黑" w:hAnsi="微软雅黑"/>
                <w:color w:val="333333"/>
              </w:rPr>
            </w:pPr>
            <w:r>
              <w:rPr>
                <w:rFonts w:ascii="Consolas" w:hAnsi="Consolas" w:cs="Consolas"/>
                <w:szCs w:val="21"/>
              </w:rPr>
              <w:t>最小值</w:t>
            </w:r>
            <w:r>
              <w:rPr>
                <w:rFonts w:ascii="Consolas" w:hAnsi="Consolas" w:cs="Consolas" w:hint="eastAsia"/>
                <w:szCs w:val="21"/>
              </w:rPr>
              <w:t>10</w:t>
            </w:r>
            <w:r>
              <w:rPr>
                <w:rFonts w:ascii="Consolas" w:hAnsi="Consolas" w:cs="Consolas" w:hint="eastAsia"/>
                <w:szCs w:val="21"/>
              </w:rPr>
              <w:t>，最大值</w:t>
            </w:r>
            <w:r>
              <w:rPr>
                <w:rFonts w:ascii="Consolas" w:hAnsi="Consolas" w:cs="Consolas" w:hint="eastAsia"/>
                <w:szCs w:val="21"/>
              </w:rPr>
              <w:t>30</w:t>
            </w:r>
            <w:r>
              <w:rPr>
                <w:rFonts w:ascii="Consolas" w:hAnsi="Consolas" w:cs="Consolas" w:hint="eastAsia"/>
                <w:szCs w:val="21"/>
              </w:rPr>
              <w:t>（可调整）</w:t>
            </w:r>
          </w:p>
        </w:tc>
        <w:tc>
          <w:tcPr>
            <w:tcW w:w="1847" w:type="dxa"/>
            <w:vAlign w:val="center"/>
          </w:tcPr>
          <w:p w:rsidR="007B3496" w:rsidRDefault="007B3496" w:rsidP="00241EAD">
            <w:pPr>
              <w:jc w:val="center"/>
              <w:rPr>
                <w:bCs/>
                <w:szCs w:val="21"/>
              </w:rPr>
            </w:pPr>
            <w:r>
              <w:rPr>
                <w:rFonts w:hint="eastAsia"/>
                <w:bCs/>
                <w:szCs w:val="21"/>
              </w:rPr>
              <w:t>是</w:t>
            </w:r>
          </w:p>
        </w:tc>
      </w:tr>
      <w:tr w:rsidR="007B3496" w:rsidTr="00241EAD">
        <w:tc>
          <w:tcPr>
            <w:tcW w:w="1838" w:type="dxa"/>
            <w:shd w:val="clear" w:color="auto" w:fill="A6A6A6" w:themeFill="background1" w:themeFillShade="A6"/>
            <w:vAlign w:val="center"/>
          </w:tcPr>
          <w:p w:rsidR="007B3496" w:rsidRDefault="007B3496" w:rsidP="00241EAD">
            <w:pPr>
              <w:jc w:val="center"/>
              <w:rPr>
                <w:bCs/>
                <w:szCs w:val="21"/>
              </w:rPr>
            </w:pPr>
            <w:r>
              <w:rPr>
                <w:rFonts w:hint="eastAsia"/>
              </w:rPr>
              <w:t>参数</w:t>
            </w:r>
            <w:r>
              <w:t>jsonStr</w:t>
            </w:r>
            <w:r>
              <w:rPr>
                <w:rFonts w:hint="eastAsia"/>
              </w:rPr>
              <w:t>：</w:t>
            </w:r>
          </w:p>
        </w:tc>
        <w:tc>
          <w:tcPr>
            <w:tcW w:w="7229" w:type="dxa"/>
            <w:gridSpan w:val="4"/>
            <w:vAlign w:val="center"/>
          </w:tcPr>
          <w:p w:rsidR="007B3496" w:rsidRPr="007856FB" w:rsidRDefault="007B3496" w:rsidP="00241EA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sidRPr="007856FB">
              <w:rPr>
                <w:rFonts w:ascii="Consolas" w:eastAsia="Consolas" w:hAnsi="Consolas" w:hint="eastAsia"/>
                <w:b/>
                <w:color w:val="0070C0"/>
                <w:sz w:val="24"/>
                <w:highlight w:val="white"/>
              </w:rPr>
              <w:t>"</w:t>
            </w:r>
            <w:r>
              <w:rPr>
                <w:b/>
                <w:color w:val="0070C0"/>
              </w:rPr>
              <w:t>useId</w:t>
            </w:r>
            <w:r w:rsidRPr="007856FB">
              <w:rPr>
                <w:rFonts w:ascii="Consolas" w:eastAsia="Consolas" w:hAnsi="Consolas" w:hint="eastAsia"/>
                <w:b/>
                <w:color w:val="0070C0"/>
                <w:sz w:val="24"/>
                <w:highlight w:val="white"/>
              </w:rPr>
              <w:t>"</w:t>
            </w:r>
            <w:r w:rsidRPr="007856FB">
              <w:rPr>
                <w:rFonts w:ascii="Consolas" w:hAnsi="Consolas" w:hint="eastAsia"/>
                <w:b/>
                <w:color w:val="0070C0"/>
                <w:sz w:val="24"/>
              </w:rPr>
              <w:t>:</w:t>
            </w:r>
            <w:r w:rsidRPr="007856FB">
              <w:rPr>
                <w:rFonts w:ascii="Consolas" w:eastAsia="Consolas" w:hAnsi="Consolas" w:hint="eastAsia"/>
                <w:b/>
                <w:color w:val="0070C0"/>
                <w:sz w:val="24"/>
                <w:highlight w:val="white"/>
              </w:rPr>
              <w:t>"</w:t>
            </w:r>
            <w:r>
              <w:rPr>
                <w:rFonts w:ascii="宋体" w:hAnsi="宋体" w:hint="eastAsia"/>
                <w:bCs/>
                <w:szCs w:val="21"/>
              </w:rPr>
              <w:t>用户Id</w:t>
            </w:r>
            <w:r w:rsidRPr="007856FB">
              <w:rPr>
                <w:rFonts w:ascii="Consolas" w:eastAsia="Consolas" w:hAnsi="Consolas" w:hint="eastAsia"/>
                <w:b/>
                <w:color w:val="0070C0"/>
                <w:sz w:val="24"/>
                <w:highlight w:val="white"/>
              </w:rPr>
              <w:t>"</w:t>
            </w:r>
            <w:r>
              <w:rPr>
                <w:rFonts w:ascii="Consolas" w:eastAsiaTheme="minorEastAsia" w:hAnsi="Consolas" w:hint="eastAsia"/>
                <w:b/>
                <w:color w:val="0070C0"/>
                <w:sz w:val="24"/>
              </w:rPr>
              <w:t>,"</w:t>
            </w:r>
            <w:r>
              <w:rPr>
                <w:bCs/>
                <w:szCs w:val="21"/>
              </w:rPr>
              <w:t>type</w:t>
            </w:r>
            <w:r>
              <w:rPr>
                <w:rFonts w:ascii="Consolas" w:eastAsiaTheme="minorEastAsia" w:hAnsi="Consolas" w:hint="eastAsia"/>
                <w:b/>
                <w:color w:val="0070C0"/>
                <w:sz w:val="24"/>
              </w:rPr>
              <w:t>":"</w:t>
            </w:r>
            <w:r>
              <w:rPr>
                <w:rFonts w:ascii="宋体" w:hAnsi="宋体" w:hint="eastAsia"/>
                <w:bCs/>
                <w:szCs w:val="21"/>
              </w:rPr>
              <w:t>1</w:t>
            </w:r>
            <w:r>
              <w:rPr>
                <w:rFonts w:ascii="Consolas" w:eastAsiaTheme="minorEastAsia" w:hAnsi="Consolas" w:hint="eastAsia"/>
                <w:b/>
                <w:color w:val="0070C0"/>
                <w:sz w:val="24"/>
              </w:rPr>
              <w:t>"</w:t>
            </w:r>
            <w:r w:rsidRPr="007856FB">
              <w:rPr>
                <w:rFonts w:ascii="Consolas" w:eastAsia="Consolas" w:hAnsi="Consolas"/>
                <w:b/>
                <w:color w:val="0070C0"/>
                <w:sz w:val="24"/>
              </w:rPr>
              <w:t>}</w:t>
            </w:r>
          </w:p>
        </w:tc>
      </w:tr>
      <w:tr w:rsidR="007B3496" w:rsidTr="00241EAD">
        <w:tc>
          <w:tcPr>
            <w:tcW w:w="1838" w:type="dxa"/>
            <w:shd w:val="clear" w:color="auto" w:fill="A6A6A6" w:themeFill="background1" w:themeFillShade="A6"/>
            <w:vAlign w:val="center"/>
          </w:tcPr>
          <w:p w:rsidR="007B3496" w:rsidRDefault="007B3496"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7B3496" w:rsidRDefault="007B3496" w:rsidP="00241EAD">
            <w:pPr>
              <w:ind w:firstLine="210"/>
              <w:jc w:val="center"/>
              <w:rPr>
                <w:rFonts w:ascii="宋体" w:hAnsi="宋体"/>
                <w:bCs/>
                <w:szCs w:val="21"/>
              </w:rPr>
            </w:pPr>
          </w:p>
        </w:tc>
        <w:tc>
          <w:tcPr>
            <w:tcW w:w="2762" w:type="dxa"/>
            <w:gridSpan w:val="2"/>
            <w:shd w:val="clear" w:color="auto" w:fill="A6A6A6" w:themeFill="background1" w:themeFillShade="A6"/>
          </w:tcPr>
          <w:p w:rsidR="007B3496" w:rsidRDefault="007B3496" w:rsidP="00241EAD">
            <w:pPr>
              <w:ind w:firstLine="210"/>
              <w:jc w:val="center"/>
              <w:rPr>
                <w:rFonts w:ascii="宋体" w:hAnsi="宋体"/>
                <w:bCs/>
                <w:szCs w:val="21"/>
              </w:rPr>
            </w:pPr>
          </w:p>
        </w:tc>
        <w:tc>
          <w:tcPr>
            <w:tcW w:w="1847" w:type="dxa"/>
            <w:shd w:val="clear" w:color="auto" w:fill="A6A6A6" w:themeFill="background1" w:themeFillShade="A6"/>
          </w:tcPr>
          <w:p w:rsidR="007B3496" w:rsidRDefault="007B3496" w:rsidP="00241EAD">
            <w:pPr>
              <w:ind w:firstLine="210"/>
              <w:jc w:val="center"/>
              <w:rPr>
                <w:rFonts w:ascii="宋体" w:hAnsi="宋体"/>
                <w:bC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7B3496" w:rsidRPr="00F64465" w:rsidRDefault="007B3496" w:rsidP="00241E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7B3496" w:rsidRPr="00F64465" w:rsidRDefault="007B3496" w:rsidP="00241E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1112AF" w:rsidRDefault="007B3496" w:rsidP="00241EAD">
            <w:pPr>
              <w:jc w:val="center"/>
            </w:pPr>
            <w:r>
              <w:t>total</w:t>
            </w:r>
          </w:p>
        </w:tc>
        <w:tc>
          <w:tcPr>
            <w:tcW w:w="2620" w:type="dxa"/>
            <w:shd w:val="clear" w:color="auto" w:fill="FFFFFF" w:themeFill="background1"/>
            <w:vAlign w:val="center"/>
          </w:tcPr>
          <w:p w:rsidR="007B3496" w:rsidRPr="001112AF" w:rsidRDefault="007B3496" w:rsidP="00241EAD">
            <w:pPr>
              <w:jc w:val="center"/>
              <w:rPr>
                <w:bCs/>
                <w:szCs w:val="21"/>
              </w:rPr>
            </w:pPr>
            <w:r>
              <w:rPr>
                <w:rFonts w:hint="eastAsia"/>
                <w:bCs/>
                <w:szCs w:val="21"/>
              </w:rPr>
              <w:t>总数量</w:t>
            </w:r>
          </w:p>
        </w:tc>
        <w:tc>
          <w:tcPr>
            <w:tcW w:w="2762" w:type="dxa"/>
            <w:gridSpan w:val="2"/>
            <w:shd w:val="clear" w:color="auto" w:fill="FFFFFF" w:themeFill="background1"/>
          </w:tcPr>
          <w:p w:rsidR="007B3496" w:rsidRDefault="007B3496" w:rsidP="00241EAD">
            <w:pPr>
              <w:ind w:firstLine="210"/>
              <w:jc w:val="center"/>
              <w:rPr>
                <w:rFonts w:ascii="宋体" w:hAnsi="宋体"/>
                <w:bCs/>
                <w:szCs w:val="21"/>
              </w:rPr>
            </w:pPr>
          </w:p>
        </w:tc>
        <w:tc>
          <w:tcPr>
            <w:tcW w:w="1847" w:type="dxa"/>
            <w:shd w:val="clear" w:color="auto" w:fill="FFFFFF" w:themeFill="background1"/>
          </w:tcPr>
          <w:p w:rsidR="007B3496" w:rsidRDefault="007B3496" w:rsidP="00241EAD">
            <w:pPr>
              <w:ind w:firstLine="210"/>
              <w:jc w:val="center"/>
              <w:rPr>
                <w:rFonts w:ascii="宋体" w:hAnsi="宋体"/>
                <w:bCs/>
                <w:szCs w:val="21"/>
              </w:rPr>
            </w:pPr>
          </w:p>
        </w:tc>
      </w:tr>
      <w:tr w:rsidR="007B3496" w:rsidRPr="00F64465" w:rsidTr="00241EAD">
        <w:tc>
          <w:tcPr>
            <w:tcW w:w="1838" w:type="dxa"/>
            <w:shd w:val="clear" w:color="auto" w:fill="FFFFFF" w:themeFill="background1"/>
            <w:vAlign w:val="center"/>
          </w:tcPr>
          <w:p w:rsidR="007B3496" w:rsidRDefault="007B3496" w:rsidP="00241EAD">
            <w:pPr>
              <w:jc w:val="center"/>
              <w:rPr>
                <w:rFonts w:ascii="Courier New" w:hAnsi="Courier New" w:cs="Courier New"/>
              </w:rPr>
            </w:pPr>
            <w:r>
              <w:rPr>
                <w:rFonts w:ascii="Courier New" w:hAnsi="Courier New" w:cs="Courier New" w:hint="eastAsia"/>
              </w:rPr>
              <w:t>rows</w:t>
            </w:r>
          </w:p>
        </w:tc>
        <w:tc>
          <w:tcPr>
            <w:tcW w:w="2620" w:type="dxa"/>
            <w:shd w:val="clear" w:color="auto" w:fill="FFFFFF" w:themeFill="background1"/>
            <w:vAlign w:val="center"/>
          </w:tcPr>
          <w:p w:rsidR="007B3496" w:rsidRDefault="007B3496" w:rsidP="00241EAD">
            <w:pPr>
              <w:jc w:val="center"/>
              <w:rPr>
                <w:bCs/>
                <w:szCs w:val="21"/>
              </w:rPr>
            </w:pPr>
            <w:r>
              <w:rPr>
                <w:rFonts w:hint="eastAsia"/>
                <w:bCs/>
                <w:szCs w:val="21"/>
              </w:rPr>
              <w:t>每页显示条数</w:t>
            </w:r>
          </w:p>
        </w:tc>
        <w:tc>
          <w:tcPr>
            <w:tcW w:w="2762" w:type="dxa"/>
            <w:gridSpan w:val="2"/>
            <w:shd w:val="clear" w:color="auto" w:fill="FFFFFF" w:themeFill="background1"/>
          </w:tcPr>
          <w:p w:rsidR="007B3496" w:rsidRDefault="007B3496" w:rsidP="00241EAD">
            <w:pPr>
              <w:ind w:firstLine="210"/>
              <w:jc w:val="center"/>
              <w:rPr>
                <w:rFonts w:ascii="宋体" w:hAnsi="宋体"/>
                <w:bCs/>
                <w:szCs w:val="21"/>
              </w:rPr>
            </w:pPr>
          </w:p>
        </w:tc>
        <w:tc>
          <w:tcPr>
            <w:tcW w:w="1847" w:type="dxa"/>
            <w:shd w:val="clear" w:color="auto" w:fill="FFFFFF" w:themeFill="background1"/>
          </w:tcPr>
          <w:p w:rsidR="007B3496" w:rsidRDefault="007B3496" w:rsidP="00241EAD">
            <w:pPr>
              <w:ind w:firstLine="210"/>
              <w:jc w:val="center"/>
              <w:rPr>
                <w:rFonts w:ascii="宋体" w:hAnsi="宋体"/>
                <w:bC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sidRPr="00D80146">
              <w:rPr>
                <w:bCs/>
                <w:szCs w:val="21"/>
              </w:rPr>
              <w:t>reserve</w:t>
            </w:r>
            <w:r>
              <w:rPr>
                <w:bCs/>
                <w:szCs w:val="21"/>
              </w:rPr>
              <w:t>DonateList</w:t>
            </w:r>
          </w:p>
        </w:tc>
        <w:tc>
          <w:tcPr>
            <w:tcW w:w="2620"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Pr>
                <w:rFonts w:ascii="Consolas" w:hAnsi="Consolas" w:cs="Consolas" w:hint="eastAsia"/>
                <w:szCs w:val="21"/>
              </w:rPr>
              <w:t>userId</w:t>
            </w:r>
          </w:p>
        </w:tc>
        <w:tc>
          <w:tcPr>
            <w:tcW w:w="2762" w:type="dxa"/>
            <w:gridSpan w:val="2"/>
            <w:shd w:val="clear" w:color="auto" w:fill="FFFFFF" w:themeFill="background1"/>
          </w:tcPr>
          <w:p w:rsidR="007B3496" w:rsidRPr="00F64465" w:rsidRDefault="007B3496" w:rsidP="00241EAD">
            <w:pPr>
              <w:pStyle w:val="a8"/>
              <w:jc w:val="center"/>
              <w:rPr>
                <w:rFonts w:ascii="Consolas" w:hAnsi="Consolas" w:cs="Consolas"/>
                <w:bCs/>
              </w:rPr>
            </w:pPr>
            <w:r>
              <w:rPr>
                <w:rFonts w:ascii="宋体" w:hAnsi="宋体" w:hint="eastAsia"/>
                <w:bCs/>
              </w:rPr>
              <w:t>当前用户id</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D80146" w:rsidRDefault="007B3496" w:rsidP="00241EAD">
            <w:pPr>
              <w:widowControl/>
              <w:jc w:val="center"/>
              <w:rPr>
                <w:bCs/>
                <w:szCs w:val="21"/>
              </w:rPr>
            </w:pPr>
          </w:p>
        </w:tc>
        <w:tc>
          <w:tcPr>
            <w:tcW w:w="2620" w:type="dxa"/>
            <w:shd w:val="clear" w:color="auto" w:fill="FFFFFF" w:themeFill="background1"/>
            <w:vAlign w:val="center"/>
          </w:tcPr>
          <w:p w:rsidR="007B3496" w:rsidRDefault="007B3496" w:rsidP="00241EAD">
            <w:pPr>
              <w:widowControl/>
              <w:jc w:val="center"/>
              <w:rPr>
                <w:rFonts w:ascii="Consolas" w:hAnsi="Consolas" w:cs="Consolas"/>
                <w:szCs w:val="21"/>
              </w:rPr>
            </w:pPr>
            <w:r>
              <w:rPr>
                <w:rFonts w:ascii="Consolas" w:hAnsi="Consolas" w:cs="Consolas" w:hint="eastAsia"/>
                <w:szCs w:val="21"/>
              </w:rPr>
              <w:t>id</w:t>
            </w:r>
          </w:p>
        </w:tc>
        <w:tc>
          <w:tcPr>
            <w:tcW w:w="2762" w:type="dxa"/>
            <w:gridSpan w:val="2"/>
            <w:shd w:val="clear" w:color="auto" w:fill="FFFFFF" w:themeFill="background1"/>
          </w:tcPr>
          <w:p w:rsidR="007B3496" w:rsidRDefault="007B3496" w:rsidP="00241EAD">
            <w:pPr>
              <w:pStyle w:val="a8"/>
              <w:jc w:val="center"/>
              <w:rPr>
                <w:rFonts w:ascii="宋体" w:hAnsi="宋体"/>
                <w:bCs/>
              </w:rPr>
            </w:pPr>
            <w:r>
              <w:rPr>
                <w:rFonts w:ascii="宋体" w:hAnsi="宋体" w:hint="eastAsia"/>
                <w:bCs/>
              </w:rPr>
              <w:t>收藏记录id</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Pr>
                <w:rFonts w:ascii="Consolas" w:hAnsi="Consolas" w:cs="Consolas"/>
                <w:szCs w:val="21"/>
              </w:rPr>
              <w:t>t</w:t>
            </w:r>
            <w:r>
              <w:rPr>
                <w:rFonts w:ascii="Consolas" w:hAnsi="Consolas" w:cs="Consolas" w:hint="eastAsia"/>
                <w:szCs w:val="21"/>
              </w:rPr>
              <w:t>ype</w:t>
            </w:r>
          </w:p>
        </w:tc>
        <w:tc>
          <w:tcPr>
            <w:tcW w:w="2762" w:type="dxa"/>
            <w:gridSpan w:val="2"/>
            <w:shd w:val="clear" w:color="auto" w:fill="FFFFFF" w:themeFill="background1"/>
          </w:tcPr>
          <w:p w:rsidR="007B3496" w:rsidRPr="00F64465" w:rsidRDefault="007B3496" w:rsidP="00241EAD">
            <w:pPr>
              <w:pStyle w:val="a8"/>
              <w:jc w:val="center"/>
              <w:rPr>
                <w:rFonts w:ascii="Consolas" w:hAnsi="Consolas" w:cs="Consolas"/>
                <w:bCs/>
              </w:rPr>
            </w:pPr>
            <w:r>
              <w:rPr>
                <w:rFonts w:ascii="微软雅黑" w:eastAsia="微软雅黑" w:hAnsi="微软雅黑" w:hint="eastAsia"/>
                <w:color w:val="333333"/>
              </w:rPr>
              <w:t>1：要物需求；2：要钱需求；3：盲捐</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F64465" w:rsidRDefault="007B3496" w:rsidP="00241EAD">
            <w:pPr>
              <w:pStyle w:val="a8"/>
              <w:jc w:val="center"/>
              <w:rPr>
                <w:rFonts w:ascii="Consolas" w:hAnsi="Consolas" w:cs="Consolas"/>
                <w:bCs/>
              </w:rPr>
            </w:pPr>
            <w:r w:rsidRPr="00C9069A">
              <w:rPr>
                <w:rFonts w:ascii="Consolas" w:hAnsi="Consolas" w:cs="Consolas"/>
                <w:bCs/>
              </w:rPr>
              <w:t>dlId</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Pr>
                <w:rFonts w:ascii="Consolas" w:hAnsi="Consolas" w:cs="Consolas" w:hint="eastAsia"/>
                <w:bCs/>
                <w:szCs w:val="21"/>
              </w:rPr>
              <w:t>盲捐的</w:t>
            </w:r>
            <w:r>
              <w:rPr>
                <w:rFonts w:ascii="Consolas" w:hAnsi="Consolas" w:cs="Consolas" w:hint="eastAsia"/>
                <w:bCs/>
                <w:szCs w:val="21"/>
              </w:rPr>
              <w:t>id</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C9069A" w:rsidRDefault="007B3496" w:rsidP="00241EAD">
            <w:pPr>
              <w:pStyle w:val="a8"/>
              <w:jc w:val="center"/>
              <w:rPr>
                <w:rFonts w:ascii="Consolas" w:hAnsi="Consolas" w:cs="Consolas"/>
                <w:bCs/>
              </w:rPr>
            </w:pPr>
            <w:r>
              <w:rPr>
                <w:rFonts w:ascii="Consolas" w:hAnsi="Consolas" w:cs="Consolas"/>
                <w:bCs/>
              </w:rPr>
              <w:t>loveNo</w:t>
            </w:r>
          </w:p>
        </w:tc>
        <w:tc>
          <w:tcPr>
            <w:tcW w:w="2762" w:type="dxa"/>
            <w:gridSpan w:val="2"/>
            <w:shd w:val="clear" w:color="auto" w:fill="FFFFFF" w:themeFill="background1"/>
            <w:vAlign w:val="center"/>
          </w:tcPr>
          <w:p w:rsidR="007B3496" w:rsidRDefault="007B3496" w:rsidP="00241EAD">
            <w:pPr>
              <w:jc w:val="center"/>
              <w:rPr>
                <w:rFonts w:ascii="Consolas" w:hAnsi="Consolas" w:cs="Consolas"/>
                <w:bCs/>
                <w:szCs w:val="21"/>
              </w:rPr>
            </w:pPr>
            <w:r>
              <w:rPr>
                <w:rFonts w:ascii="Consolas" w:hAnsi="Consolas" w:cs="Consolas" w:hint="eastAsia"/>
                <w:bCs/>
                <w:szCs w:val="21"/>
              </w:rPr>
              <w:t>爱心单号</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F64465" w:rsidRDefault="007B3496" w:rsidP="00241EAD">
            <w:pPr>
              <w:pStyle w:val="a8"/>
              <w:jc w:val="center"/>
              <w:rPr>
                <w:rFonts w:ascii="Consolas" w:hAnsi="Consolas" w:cs="Consolas"/>
                <w:bCs/>
              </w:rPr>
            </w:pPr>
            <w:r>
              <w:rPr>
                <w:rFonts w:ascii="Consolas" w:hAnsi="Consolas" w:cs="Consolas" w:hint="eastAsia"/>
                <w:bCs/>
              </w:rPr>
              <w:t>itemsName</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sidRPr="00997098">
              <w:rPr>
                <w:rFonts w:ascii="Consolas" w:hAnsi="Consolas" w:cs="Consolas" w:hint="eastAsia"/>
                <w:bCs/>
                <w:szCs w:val="21"/>
              </w:rPr>
              <w:t>物品名称</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F64465" w:rsidRDefault="007B3496" w:rsidP="00241EAD">
            <w:pPr>
              <w:pStyle w:val="a8"/>
              <w:jc w:val="center"/>
              <w:rPr>
                <w:rFonts w:ascii="Consolas" w:hAnsi="Consolas" w:cs="Consolas"/>
                <w:bCs/>
              </w:rPr>
            </w:pPr>
            <w:r w:rsidRPr="00997098">
              <w:rPr>
                <w:rFonts w:ascii="Consolas" w:hAnsi="Consolas" w:cs="Consolas"/>
                <w:bCs/>
              </w:rPr>
              <w:t>itemsDesc</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sidRPr="00997098">
              <w:rPr>
                <w:rFonts w:ascii="Consolas" w:hAnsi="Consolas" w:cs="Consolas" w:hint="eastAsia"/>
                <w:bCs/>
                <w:szCs w:val="21"/>
              </w:rPr>
              <w:t>物品描述</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c>
          <w:tcPr>
            <w:tcW w:w="2620" w:type="dxa"/>
            <w:shd w:val="clear" w:color="auto" w:fill="FFFFFF" w:themeFill="background1"/>
          </w:tcPr>
          <w:p w:rsidR="007B3496" w:rsidRPr="00F64465" w:rsidRDefault="007B3496" w:rsidP="00241EAD">
            <w:pPr>
              <w:pStyle w:val="a8"/>
              <w:jc w:val="center"/>
              <w:rPr>
                <w:rFonts w:ascii="Consolas" w:hAnsi="Consolas" w:cs="Consolas"/>
                <w:bCs/>
              </w:rPr>
            </w:pPr>
            <w:r w:rsidRPr="00997098">
              <w:rPr>
                <w:rFonts w:ascii="Consolas" w:hAnsi="Consolas" w:cs="Consolas"/>
                <w:bCs/>
              </w:rPr>
              <w:t>publishTime</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Pr>
                <w:rFonts w:ascii="Consolas" w:hAnsi="Consolas" w:cs="Consolas" w:hint="eastAsia"/>
                <w:bCs/>
                <w:szCs w:val="21"/>
              </w:rPr>
              <w:t>发布时间</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Tr="00241EAD">
        <w:tc>
          <w:tcPr>
            <w:tcW w:w="1838" w:type="dxa"/>
            <w:shd w:val="clear" w:color="auto" w:fill="A6A6A6" w:themeFill="background1" w:themeFillShade="A6"/>
            <w:vAlign w:val="center"/>
          </w:tcPr>
          <w:p w:rsidR="007B3496" w:rsidRDefault="007B3496"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7B3496" w:rsidRPr="00CB5781" w:rsidRDefault="007B3496" w:rsidP="00241EAD">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highlight w:val="white"/>
              </w:rPr>
              <w:t>正常</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rPr>
              <w:t>,</w:t>
            </w:r>
            <w:r w:rsidRPr="00ED4762">
              <w:rPr>
                <w:rFonts w:ascii="Consolas" w:hAnsi="Consolas" w:cs="Consolas" w:hint="eastAsia"/>
                <w:bCs/>
                <w:color w:val="5B9BD5" w:themeColor="accent1"/>
                <w:sz w:val="21"/>
                <w:szCs w:val="21"/>
              </w:rPr>
              <w:t>"</w:t>
            </w:r>
            <w:r w:rsidRPr="00D80146">
              <w:rPr>
                <w:bCs/>
                <w:szCs w:val="21"/>
              </w:rPr>
              <w:t xml:space="preserve"> reserve</w:t>
            </w:r>
            <w:r>
              <w:rPr>
                <w:bCs/>
                <w:szCs w:val="21"/>
              </w:rPr>
              <w:t>DonateList</w:t>
            </w:r>
            <w:r w:rsidRPr="00ED4762">
              <w:rPr>
                <w:rFonts w:ascii="Courier New" w:hAnsi="Courier New" w:cs="Courier New" w:hint="eastAsia"/>
                <w:color w:val="5B9BD5" w:themeColor="accent1"/>
              </w:rPr>
              <w:t>"</w:t>
            </w:r>
            <w:r w:rsidRPr="00ED4762">
              <w:rPr>
                <w:rFonts w:ascii="Consolas" w:hAnsi="Consolas" w:cs="Consolas" w:hint="eastAsia"/>
                <w:bCs/>
                <w:color w:val="5B9BD5" w:themeColor="accent1"/>
                <w:sz w:val="21"/>
                <w:szCs w:val="21"/>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userId</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用户</w:t>
            </w:r>
            <w:r w:rsidRPr="00ED4762">
              <w:rPr>
                <w:rFonts w:hint="eastAsia"/>
                <w:bCs/>
                <w:color w:val="5B9BD5" w:themeColor="accent1"/>
                <w:szCs w:val="21"/>
              </w:rPr>
              <w:t>ID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hAnsi="Consolas" w:cs="Consolas" w:hint="eastAsia"/>
                <w:bCs/>
                <w:color w:val="5B9BD5" w:themeColor="accent1"/>
                <w:sz w:val="21"/>
                <w:szCs w:val="21"/>
              </w:rPr>
              <w:t>"type":"1","</w:t>
            </w:r>
            <w:r>
              <w:rPr>
                <w:rFonts w:ascii="Consolas" w:hAnsi="Consolas" w:cs="Consolas" w:hint="eastAsia"/>
                <w:bCs/>
                <w:color w:val="5B9BD5" w:themeColor="accent1"/>
                <w:sz w:val="21"/>
                <w:szCs w:val="21"/>
              </w:rPr>
              <w:t>id</w:t>
            </w:r>
            <w:r w:rsidRPr="00ED4762">
              <w:rPr>
                <w:rFonts w:ascii="Consolas" w:hAnsi="Consolas" w:cs="Consolas" w:hint="eastAsia"/>
                <w:bCs/>
                <w:color w:val="5B9BD5" w:themeColor="accent1"/>
                <w:sz w:val="21"/>
                <w:szCs w:val="21"/>
              </w:rPr>
              <w:t>":"1",</w:t>
            </w:r>
            <w:r w:rsidRPr="00ED4762">
              <w:rPr>
                <w:rFonts w:ascii="Consolas" w:eastAsia="Consolas" w:hAnsi="Consolas" w:hint="eastAsia"/>
                <w:color w:val="5B9BD5" w:themeColor="accent1"/>
                <w:sz w:val="24"/>
                <w:highlight w:val="white"/>
              </w:rPr>
              <w:t>"</w:t>
            </w:r>
            <w:r w:rsidRPr="00C9069A">
              <w:rPr>
                <w:rFonts w:ascii="Consolas" w:hAnsi="Consolas" w:cs="Consolas"/>
                <w:bCs/>
              </w:rPr>
              <w:t>dlId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Pr>
                <w:rFonts w:ascii="宋体" w:hAnsi="宋体" w:hint="eastAsia"/>
                <w:bCs/>
                <w:color w:val="5B9BD5" w:themeColor="accent1"/>
                <w:szCs w:val="21"/>
              </w:rPr>
              <w:t>222</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Pr>
                <w:rFonts w:ascii="Consolas" w:hAnsi="Consolas" w:hint="eastAsia"/>
                <w:color w:val="5B9BD5" w:themeColor="accent1"/>
                <w:sz w:val="24"/>
              </w:rPr>
              <w:t>"</w:t>
            </w:r>
            <w:r>
              <w:rPr>
                <w:rFonts w:ascii="Consolas" w:hAnsi="Consolas" w:cs="Consolas"/>
                <w:bCs/>
              </w:rPr>
              <w:t xml:space="preserve"> loveNo</w:t>
            </w:r>
            <w:r>
              <w:rPr>
                <w:rFonts w:ascii="Consolas" w:hAnsi="Consolas" w:hint="eastAsia"/>
                <w:color w:val="5B9BD5" w:themeColor="accent1"/>
                <w:sz w:val="24"/>
              </w:rPr>
              <w:t>":"</w:t>
            </w:r>
            <w:r>
              <w:rPr>
                <w:rFonts w:ascii="Consolas" w:hAnsi="Consolas" w:hint="eastAsia"/>
                <w:color w:val="5B9BD5" w:themeColor="accent1"/>
                <w:sz w:val="24"/>
              </w:rPr>
              <w:t>爱心单号</w:t>
            </w:r>
            <w:r>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Pr>
                <w:rFonts w:ascii="Consolas" w:hAnsi="Consolas" w:cs="Consolas" w:hint="eastAsia"/>
                <w:bCs/>
              </w:rPr>
              <w:t>itemsName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997098">
              <w:rPr>
                <w:rFonts w:ascii="Consolas" w:hAnsi="Consolas" w:cs="Consolas" w:hint="eastAsia"/>
                <w:bCs/>
                <w:szCs w:val="21"/>
              </w:rPr>
              <w:t>物品名称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997098">
              <w:rPr>
                <w:rFonts w:ascii="Consolas" w:hAnsi="Consolas" w:cs="Consolas"/>
                <w:bCs/>
              </w:rPr>
              <w:t>itemsDesc</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997098">
              <w:rPr>
                <w:rFonts w:ascii="Consolas" w:hAnsi="Consolas" w:cs="Consolas" w:hint="eastAsia"/>
                <w:bCs/>
                <w:szCs w:val="21"/>
              </w:rPr>
              <w:t>物品描述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w:t>
            </w:r>
            <w:r w:rsidRPr="00ED4762">
              <w:rPr>
                <w:bCs/>
                <w:color w:val="5B9BD5" w:themeColor="accent1"/>
                <w:szCs w:val="21"/>
              </w:rPr>
              <w:lastRenderedPageBreak/>
              <w:t>publishTime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发布时间</w:t>
            </w:r>
            <w:r w:rsidRPr="00ED4762">
              <w:rPr>
                <w:rFonts w:ascii="Consolas" w:eastAsia="Consolas" w:hAnsi="Consolas" w:hint="eastAsia"/>
                <w:color w:val="5B9BD5" w:themeColor="accent1"/>
                <w:sz w:val="24"/>
                <w:highlight w:val="white"/>
              </w:rPr>
              <w:t>"</w:t>
            </w:r>
            <w:r w:rsidRPr="00ED4762">
              <w:rPr>
                <w:rFonts w:ascii="Consolas" w:eastAsia="Consolas" w:hAnsi="Consolas"/>
                <w:color w:val="5B9BD5" w:themeColor="accent1"/>
                <w:sz w:val="21"/>
                <w:szCs w:val="21"/>
              </w:rPr>
              <w:t>},</w:t>
            </w:r>
            <w:r w:rsidRPr="00ED4762">
              <w:rPr>
                <w:rFonts w:ascii="Consolas" w:hAnsi="Consolas" w:cs="Consolas" w:hint="eastAsia"/>
                <w:bCs/>
                <w:color w:val="5B9BD5" w:themeColor="accent1"/>
                <w:sz w:val="21"/>
                <w:szCs w:val="21"/>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userId</w:t>
            </w:r>
            <w:r w:rsidRPr="00ED4762">
              <w:rPr>
                <w:rFonts w:ascii="Consolas" w:eastAsia="Consolas" w:hAnsi="Consolas" w:hint="eastAsia"/>
                <w:color w:val="5B9BD5" w:themeColor="accent1"/>
                <w:sz w:val="24"/>
                <w:highlight w:val="white"/>
              </w:rPr>
              <w:t xml:space="preserve"> "</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用户</w:t>
            </w:r>
            <w:r w:rsidRPr="00ED4762">
              <w:rPr>
                <w:rFonts w:hint="eastAsia"/>
                <w:bCs/>
                <w:color w:val="5B9BD5" w:themeColor="accent1"/>
                <w:szCs w:val="21"/>
              </w:rPr>
              <w:t>ID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hAnsi="Consolas" w:cs="Consolas" w:hint="eastAsia"/>
                <w:bCs/>
                <w:color w:val="5B9BD5" w:themeColor="accent1"/>
                <w:sz w:val="21"/>
                <w:szCs w:val="21"/>
              </w:rPr>
              <w:t>"type":"1","</w:t>
            </w:r>
            <w:r>
              <w:rPr>
                <w:rFonts w:ascii="Consolas" w:hAnsi="Consolas" w:cs="Consolas" w:hint="eastAsia"/>
                <w:bCs/>
                <w:color w:val="5B9BD5" w:themeColor="accent1"/>
                <w:sz w:val="21"/>
                <w:szCs w:val="21"/>
              </w:rPr>
              <w:t>id</w:t>
            </w:r>
            <w:r w:rsidRPr="00ED4762">
              <w:rPr>
                <w:rFonts w:ascii="Consolas" w:hAnsi="Consolas" w:cs="Consolas" w:hint="eastAsia"/>
                <w:bCs/>
                <w:color w:val="5B9BD5" w:themeColor="accent1"/>
                <w:sz w:val="21"/>
                <w:szCs w:val="21"/>
              </w:rPr>
              <w:t>":"1",</w:t>
            </w:r>
            <w:r w:rsidRPr="00ED4762">
              <w:rPr>
                <w:rFonts w:ascii="Consolas" w:eastAsia="Consolas" w:hAnsi="Consolas" w:hint="eastAsia"/>
                <w:color w:val="5B9BD5" w:themeColor="accent1"/>
                <w:sz w:val="24"/>
                <w:highlight w:val="white"/>
              </w:rPr>
              <w:t>"</w:t>
            </w:r>
            <w:r w:rsidRPr="00C9069A">
              <w:rPr>
                <w:rFonts w:ascii="Consolas" w:hAnsi="Consolas" w:cs="Consolas"/>
                <w:bCs/>
              </w:rPr>
              <w:t>dlId</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Pr>
                <w:rFonts w:ascii="宋体" w:hAnsi="宋体" w:hint="eastAsia"/>
                <w:bCs/>
                <w:color w:val="5B9BD5" w:themeColor="accent1"/>
                <w:szCs w:val="21"/>
              </w:rPr>
              <w:t>222</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Pr>
                <w:rFonts w:ascii="Consolas" w:hAnsi="Consolas" w:hint="eastAsia"/>
                <w:color w:val="5B9BD5" w:themeColor="accent1"/>
                <w:sz w:val="24"/>
              </w:rPr>
              <w:t>"</w:t>
            </w:r>
            <w:r>
              <w:rPr>
                <w:rFonts w:ascii="Consolas" w:hAnsi="Consolas" w:cs="Consolas"/>
                <w:bCs/>
              </w:rPr>
              <w:t xml:space="preserve"> loveNo</w:t>
            </w:r>
            <w:r>
              <w:rPr>
                <w:rFonts w:ascii="Consolas" w:hAnsi="Consolas" w:hint="eastAsia"/>
                <w:color w:val="5B9BD5" w:themeColor="accent1"/>
                <w:sz w:val="24"/>
              </w:rPr>
              <w:t>":"</w:t>
            </w:r>
            <w:r>
              <w:rPr>
                <w:rFonts w:ascii="Consolas" w:hAnsi="Consolas" w:hint="eastAsia"/>
                <w:color w:val="5B9BD5" w:themeColor="accent1"/>
                <w:sz w:val="24"/>
              </w:rPr>
              <w:t>爱心单号</w:t>
            </w:r>
            <w:r>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Pr>
                <w:rFonts w:ascii="Consolas" w:hAnsi="Consolas" w:cs="Consolas" w:hint="eastAsia"/>
                <w:bCs/>
              </w:rPr>
              <w:t>itemsName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997098">
              <w:rPr>
                <w:rFonts w:ascii="Consolas" w:hAnsi="Consolas" w:cs="Consolas" w:hint="eastAsia"/>
                <w:bCs/>
                <w:szCs w:val="21"/>
              </w:rPr>
              <w:t>物品名称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997098">
              <w:rPr>
                <w:rFonts w:ascii="Consolas" w:hAnsi="Consolas" w:cs="Consolas"/>
                <w:bCs/>
              </w:rPr>
              <w:t>itemsDesc</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997098">
              <w:rPr>
                <w:rFonts w:ascii="Consolas" w:hAnsi="Consolas" w:cs="Consolas" w:hint="eastAsia"/>
                <w:bCs/>
                <w:szCs w:val="21"/>
              </w:rPr>
              <w:t>物品描述</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rPr>
              <w:t>,</w:t>
            </w:r>
            <w:r w:rsidRPr="00ED4762">
              <w:rPr>
                <w:rFonts w:ascii="Consolas" w:eastAsia="Consolas" w:hAnsi="Consolas" w:hint="eastAsia"/>
                <w:color w:val="5B9BD5" w:themeColor="accent1"/>
                <w:sz w:val="24"/>
                <w:highlight w:val="white"/>
              </w:rPr>
              <w:t>"</w:t>
            </w:r>
            <w:r w:rsidRPr="00ED4762">
              <w:rPr>
                <w:bCs/>
                <w:color w:val="5B9BD5" w:themeColor="accent1"/>
                <w:szCs w:val="21"/>
              </w:rPr>
              <w:t xml:space="preserve"> publishTime</w:t>
            </w:r>
            <w:r w:rsidRPr="00ED4762">
              <w:rPr>
                <w:rFonts w:ascii="Consolas" w:eastAsia="Consolas" w:hAnsi="Consolas" w:hint="eastAsia"/>
                <w:color w:val="5B9BD5" w:themeColor="accent1"/>
                <w:sz w:val="24"/>
                <w:highlight w:val="white"/>
              </w:rPr>
              <w:t>"</w:t>
            </w:r>
            <w:r w:rsidRPr="00ED4762">
              <w:rPr>
                <w:rFonts w:ascii="Consolas" w:hAnsi="Consolas" w:hint="eastAsia"/>
                <w:color w:val="5B9BD5" w:themeColor="accent1"/>
                <w:sz w:val="24"/>
                <w:highlight w:val="white"/>
              </w:rPr>
              <w:t>:</w:t>
            </w:r>
            <w:r w:rsidRPr="00ED4762">
              <w:rPr>
                <w:rFonts w:ascii="Consolas" w:eastAsia="Consolas" w:hAnsi="Consolas" w:hint="eastAsia"/>
                <w:color w:val="5B9BD5" w:themeColor="accent1"/>
                <w:sz w:val="24"/>
                <w:highlight w:val="white"/>
              </w:rPr>
              <w:t>"</w:t>
            </w:r>
            <w:r w:rsidRPr="00ED4762">
              <w:rPr>
                <w:rFonts w:ascii="宋体" w:hAnsi="宋体" w:hint="eastAsia"/>
                <w:bCs/>
                <w:color w:val="5B9BD5" w:themeColor="accent1"/>
                <w:szCs w:val="21"/>
              </w:rPr>
              <w:t>发布时间</w:t>
            </w:r>
            <w:r w:rsidRPr="00ED4762">
              <w:rPr>
                <w:rFonts w:ascii="Consolas" w:eastAsia="Consolas" w:hAnsi="Consolas" w:hint="eastAsia"/>
                <w:color w:val="5B9BD5" w:themeColor="accent1"/>
                <w:sz w:val="24"/>
                <w:highlight w:val="white"/>
              </w:rPr>
              <w:t>"</w:t>
            </w:r>
            <w:r w:rsidRPr="00ED4762">
              <w:rPr>
                <w:rFonts w:ascii="Consolas" w:eastAsia="Consolas" w:hAnsi="Consolas"/>
                <w:color w:val="5B9BD5" w:themeColor="accent1"/>
                <w:sz w:val="21"/>
                <w:szCs w:val="21"/>
              </w:rPr>
              <w:t>}</w:t>
            </w:r>
            <w:r w:rsidRPr="00ED4762">
              <w:rPr>
                <w:rFonts w:ascii="Consolas" w:hAnsi="Consolas" w:cs="Consolas" w:hint="eastAsia"/>
                <w:bCs/>
                <w:color w:val="5B9BD5" w:themeColor="accent1"/>
                <w:szCs w:val="21"/>
              </w:rPr>
              <w:t>]</w:t>
            </w:r>
            <w:r w:rsidRPr="00CB5781">
              <w:rPr>
                <w:rFonts w:ascii="Consolas" w:eastAsia="Consolas" w:hAnsi="Consolas"/>
                <w:color w:val="5B9BD5" w:themeColor="accent1"/>
                <w:sz w:val="24"/>
              </w:rPr>
              <w:t>}</w:t>
            </w:r>
          </w:p>
        </w:tc>
      </w:tr>
      <w:tr w:rsidR="007B3496" w:rsidTr="00241EAD">
        <w:tc>
          <w:tcPr>
            <w:tcW w:w="1838" w:type="dxa"/>
            <w:shd w:val="clear" w:color="auto" w:fill="A6A6A6" w:themeFill="background1" w:themeFillShade="A6"/>
            <w:vAlign w:val="center"/>
          </w:tcPr>
          <w:p w:rsidR="007B3496" w:rsidRDefault="007B3496" w:rsidP="00241EAD">
            <w:pPr>
              <w:jc w:val="center"/>
              <w:rPr>
                <w:rFonts w:ascii="Consolas" w:hAnsi="Consolas" w:cs="Consolas"/>
                <w:color w:val="111111"/>
                <w:szCs w:val="21"/>
                <w:shd w:val="clear" w:color="auto" w:fill="FFFFFF"/>
              </w:rPr>
            </w:pPr>
          </w:p>
        </w:tc>
        <w:tc>
          <w:tcPr>
            <w:tcW w:w="7229" w:type="dxa"/>
            <w:gridSpan w:val="4"/>
            <w:shd w:val="clear" w:color="auto" w:fill="FFFFFF" w:themeFill="background1"/>
            <w:vAlign w:val="center"/>
          </w:tcPr>
          <w:p w:rsidR="007B3496" w:rsidRPr="00CB5781" w:rsidRDefault="007B3496" w:rsidP="00241EAD">
            <w:pPr>
              <w:jc w:val="left"/>
              <w:rPr>
                <w:rFonts w:ascii="Consolas" w:hAnsi="Consolas" w:cs="Consolas"/>
                <w:bCs/>
                <w:color w:val="5B9BD5" w:themeColor="accent1"/>
                <w:sz w:val="24"/>
                <w:szCs w:val="24"/>
              </w:rPr>
            </w:pPr>
          </w:p>
        </w:tc>
      </w:tr>
    </w:tbl>
    <w:p w:rsidR="007B3496" w:rsidRPr="0045515C" w:rsidRDefault="007B3496" w:rsidP="007B3496"/>
    <w:p w:rsidR="007B3496" w:rsidRDefault="00555A56" w:rsidP="00555A56">
      <w:pPr>
        <w:pStyle w:val="3"/>
      </w:pPr>
      <w:r>
        <w:t>6.4</w:t>
      </w:r>
      <w:r w:rsidR="007B3496">
        <w:rPr>
          <w:rFonts w:hint="eastAsia"/>
        </w:rPr>
        <w:t>收藏统计</w:t>
      </w:r>
    </w:p>
    <w:p w:rsidR="007B3496" w:rsidRPr="00C2192C" w:rsidRDefault="007B3496" w:rsidP="007B3496"/>
    <w:tbl>
      <w:tblPr>
        <w:tblStyle w:val="a7"/>
        <w:tblW w:w="9067" w:type="dxa"/>
        <w:tblLayout w:type="fixed"/>
        <w:tblLook w:val="04A0" w:firstRow="1" w:lastRow="0" w:firstColumn="1" w:lastColumn="0" w:noHBand="0" w:noVBand="1"/>
      </w:tblPr>
      <w:tblGrid>
        <w:gridCol w:w="1838"/>
        <w:gridCol w:w="2620"/>
        <w:gridCol w:w="35"/>
        <w:gridCol w:w="2727"/>
        <w:gridCol w:w="1847"/>
      </w:tblGrid>
      <w:tr w:rsidR="007B3496" w:rsidTr="00241EAD">
        <w:tc>
          <w:tcPr>
            <w:tcW w:w="1838" w:type="dxa"/>
            <w:vAlign w:val="center"/>
          </w:tcPr>
          <w:p w:rsidR="007B3496" w:rsidRDefault="007B3496" w:rsidP="00241EAD">
            <w:pPr>
              <w:jc w:val="center"/>
              <w:rPr>
                <w:bCs/>
                <w:szCs w:val="21"/>
              </w:rPr>
            </w:pPr>
            <w:r>
              <w:rPr>
                <w:bCs/>
                <w:szCs w:val="21"/>
              </w:rPr>
              <w:t>接口标识：</w:t>
            </w:r>
          </w:p>
        </w:tc>
        <w:tc>
          <w:tcPr>
            <w:tcW w:w="2655" w:type="dxa"/>
            <w:gridSpan w:val="2"/>
            <w:vAlign w:val="center"/>
          </w:tcPr>
          <w:p w:rsidR="007B3496" w:rsidRDefault="007B3496" w:rsidP="00241EAD">
            <w:pPr>
              <w:jc w:val="center"/>
              <w:rPr>
                <w:bCs/>
                <w:szCs w:val="21"/>
              </w:rPr>
            </w:pPr>
            <w:r w:rsidRPr="00D80146">
              <w:rPr>
                <w:bCs/>
                <w:szCs w:val="21"/>
              </w:rPr>
              <w:t>reserve</w:t>
            </w:r>
            <w:r>
              <w:rPr>
                <w:bCs/>
                <w:szCs w:val="21"/>
              </w:rPr>
              <w:t>Count</w:t>
            </w:r>
          </w:p>
        </w:tc>
        <w:tc>
          <w:tcPr>
            <w:tcW w:w="2727" w:type="dxa"/>
          </w:tcPr>
          <w:p w:rsidR="007B3496" w:rsidRDefault="007B3496" w:rsidP="00241EAD">
            <w:pPr>
              <w:jc w:val="left"/>
            </w:pPr>
          </w:p>
        </w:tc>
        <w:tc>
          <w:tcPr>
            <w:tcW w:w="1847" w:type="dxa"/>
          </w:tcPr>
          <w:p w:rsidR="007B3496" w:rsidRDefault="007B3496" w:rsidP="00241EAD">
            <w:pPr>
              <w:jc w:val="left"/>
            </w:pPr>
          </w:p>
        </w:tc>
      </w:tr>
      <w:tr w:rsidR="007B3496" w:rsidTr="00241EAD">
        <w:tc>
          <w:tcPr>
            <w:tcW w:w="1838" w:type="dxa"/>
            <w:shd w:val="clear" w:color="auto" w:fill="A6A6A6" w:themeFill="background1" w:themeFillShade="A6"/>
            <w:vAlign w:val="center"/>
          </w:tcPr>
          <w:p w:rsidR="007B3496" w:rsidRDefault="007B3496" w:rsidP="00241EAD">
            <w:pPr>
              <w:jc w:val="center"/>
              <w:rPr>
                <w:bCs/>
                <w:szCs w:val="21"/>
              </w:rPr>
            </w:pPr>
            <w:r>
              <w:rPr>
                <w:bCs/>
                <w:szCs w:val="21"/>
              </w:rPr>
              <w:t>参数</w:t>
            </w:r>
            <w:r>
              <w:rPr>
                <w:rFonts w:hint="eastAsia"/>
                <w:bCs/>
                <w:szCs w:val="21"/>
              </w:rPr>
              <w:t>marked</w:t>
            </w:r>
            <w:r>
              <w:rPr>
                <w:rFonts w:hint="eastAsia"/>
                <w:bCs/>
                <w:szCs w:val="21"/>
              </w:rPr>
              <w:t>：</w:t>
            </w:r>
          </w:p>
        </w:tc>
        <w:tc>
          <w:tcPr>
            <w:tcW w:w="2655" w:type="dxa"/>
            <w:gridSpan w:val="2"/>
            <w:vAlign w:val="center"/>
          </w:tcPr>
          <w:p w:rsidR="007B3496" w:rsidRDefault="007B3496" w:rsidP="00241EAD">
            <w:pPr>
              <w:jc w:val="center"/>
              <w:rPr>
                <w:bCs/>
                <w:szCs w:val="21"/>
              </w:rPr>
            </w:pPr>
            <w:r w:rsidRPr="00D80146">
              <w:rPr>
                <w:bCs/>
                <w:szCs w:val="21"/>
              </w:rPr>
              <w:t>reserve</w:t>
            </w:r>
            <w:r>
              <w:rPr>
                <w:bCs/>
                <w:szCs w:val="21"/>
              </w:rPr>
              <w:t>Count</w:t>
            </w:r>
          </w:p>
        </w:tc>
        <w:tc>
          <w:tcPr>
            <w:tcW w:w="2727" w:type="dxa"/>
          </w:tcPr>
          <w:p w:rsidR="007B3496" w:rsidRDefault="007B3496" w:rsidP="00241EAD">
            <w:pPr>
              <w:jc w:val="center"/>
              <w:rPr>
                <w:bCs/>
                <w:szCs w:val="21"/>
              </w:rPr>
            </w:pPr>
          </w:p>
        </w:tc>
        <w:tc>
          <w:tcPr>
            <w:tcW w:w="1847" w:type="dxa"/>
          </w:tcPr>
          <w:p w:rsidR="007B3496" w:rsidRDefault="007B3496" w:rsidP="00241EAD">
            <w:pPr>
              <w:jc w:val="center"/>
              <w:rPr>
                <w:bCs/>
                <w:szCs w:val="21"/>
              </w:rPr>
            </w:pPr>
          </w:p>
        </w:tc>
      </w:tr>
      <w:tr w:rsidR="007B3496" w:rsidTr="00241EAD">
        <w:tc>
          <w:tcPr>
            <w:tcW w:w="1838" w:type="dxa"/>
            <w:shd w:val="clear" w:color="auto" w:fill="A6A6A6" w:themeFill="background1" w:themeFillShade="A6"/>
            <w:vAlign w:val="center"/>
          </w:tcPr>
          <w:p w:rsidR="007B3496" w:rsidRDefault="007B3496" w:rsidP="00241EAD">
            <w:pPr>
              <w:jc w:val="center"/>
              <w:rPr>
                <w:bCs/>
                <w:szCs w:val="21"/>
              </w:rPr>
            </w:pPr>
            <w:r>
              <w:rPr>
                <w:bCs/>
                <w:szCs w:val="21"/>
              </w:rPr>
              <w:t>字段名</w:t>
            </w:r>
          </w:p>
        </w:tc>
        <w:tc>
          <w:tcPr>
            <w:tcW w:w="2655" w:type="dxa"/>
            <w:gridSpan w:val="2"/>
            <w:shd w:val="clear" w:color="auto" w:fill="A6A6A6" w:themeFill="background1" w:themeFillShade="A6"/>
            <w:vAlign w:val="center"/>
          </w:tcPr>
          <w:p w:rsidR="007B3496" w:rsidRDefault="007B3496" w:rsidP="00241EAD">
            <w:pPr>
              <w:jc w:val="center"/>
              <w:rPr>
                <w:bCs/>
                <w:szCs w:val="21"/>
              </w:rPr>
            </w:pPr>
            <w:r>
              <w:rPr>
                <w:bCs/>
                <w:szCs w:val="21"/>
              </w:rPr>
              <w:t>说明</w:t>
            </w:r>
          </w:p>
        </w:tc>
        <w:tc>
          <w:tcPr>
            <w:tcW w:w="2727" w:type="dxa"/>
            <w:shd w:val="clear" w:color="auto" w:fill="A6A6A6" w:themeFill="background1" w:themeFillShade="A6"/>
          </w:tcPr>
          <w:p w:rsidR="007B3496" w:rsidRDefault="007B3496" w:rsidP="00241EAD">
            <w:pPr>
              <w:jc w:val="center"/>
              <w:rPr>
                <w:bCs/>
                <w:szCs w:val="21"/>
              </w:rPr>
            </w:pPr>
            <w:r>
              <w:rPr>
                <w:bCs/>
                <w:szCs w:val="21"/>
              </w:rPr>
              <w:t>备注</w:t>
            </w:r>
          </w:p>
        </w:tc>
        <w:tc>
          <w:tcPr>
            <w:tcW w:w="1847" w:type="dxa"/>
            <w:shd w:val="clear" w:color="auto" w:fill="A6A6A6" w:themeFill="background1" w:themeFillShade="A6"/>
          </w:tcPr>
          <w:p w:rsidR="007B3496" w:rsidRDefault="007B3496" w:rsidP="00241EAD">
            <w:pPr>
              <w:jc w:val="center"/>
              <w:rPr>
                <w:bCs/>
                <w:szCs w:val="21"/>
              </w:rPr>
            </w:pPr>
            <w:r>
              <w:rPr>
                <w:rFonts w:hint="eastAsia"/>
                <w:bCs/>
                <w:szCs w:val="21"/>
              </w:rPr>
              <w:t>是否必填项</w:t>
            </w:r>
          </w:p>
        </w:tc>
      </w:tr>
      <w:tr w:rsidR="007B3496" w:rsidTr="00241EAD">
        <w:trPr>
          <w:trHeight w:val="405"/>
        </w:trPr>
        <w:tc>
          <w:tcPr>
            <w:tcW w:w="1838" w:type="dxa"/>
            <w:vAlign w:val="center"/>
          </w:tcPr>
          <w:p w:rsidR="007B3496" w:rsidRPr="008C5A5B" w:rsidRDefault="007B3496" w:rsidP="00241EAD">
            <w:pPr>
              <w:jc w:val="center"/>
              <w:rPr>
                <w:bCs/>
                <w:szCs w:val="21"/>
              </w:rPr>
            </w:pPr>
            <w:r>
              <w:rPr>
                <w:bCs/>
                <w:szCs w:val="21"/>
              </w:rPr>
              <w:t>phI</w:t>
            </w:r>
            <w:r>
              <w:rPr>
                <w:rFonts w:hint="eastAsia"/>
                <w:bCs/>
                <w:szCs w:val="21"/>
              </w:rPr>
              <w:t>d</w:t>
            </w:r>
          </w:p>
        </w:tc>
        <w:tc>
          <w:tcPr>
            <w:tcW w:w="2655" w:type="dxa"/>
            <w:gridSpan w:val="2"/>
          </w:tcPr>
          <w:p w:rsidR="007B3496" w:rsidRDefault="007B3496" w:rsidP="00241EAD">
            <w:pPr>
              <w:ind w:firstLine="210"/>
              <w:jc w:val="center"/>
              <w:rPr>
                <w:rFonts w:ascii="宋体" w:hAnsi="宋体"/>
                <w:bCs/>
                <w:szCs w:val="21"/>
              </w:rPr>
            </w:pPr>
            <w:r>
              <w:rPr>
                <w:rFonts w:ascii="宋体" w:hAnsi="宋体" w:hint="eastAsia"/>
                <w:bCs/>
                <w:szCs w:val="21"/>
              </w:rPr>
              <w:t>需求记录的Id</w:t>
            </w:r>
          </w:p>
        </w:tc>
        <w:tc>
          <w:tcPr>
            <w:tcW w:w="2727" w:type="dxa"/>
          </w:tcPr>
          <w:p w:rsidR="007B3496" w:rsidRDefault="007B3496" w:rsidP="00241EAD">
            <w:pPr>
              <w:ind w:firstLine="210"/>
              <w:jc w:val="center"/>
              <w:rPr>
                <w:rFonts w:ascii="宋体" w:hAnsi="宋体"/>
                <w:bCs/>
                <w:szCs w:val="21"/>
              </w:rPr>
            </w:pPr>
            <w:r>
              <w:rPr>
                <w:rFonts w:ascii="宋体" w:hAnsi="宋体" w:hint="eastAsia"/>
                <w:bCs/>
                <w:szCs w:val="21"/>
              </w:rPr>
              <w:t>物资、金钱时填</w:t>
            </w:r>
          </w:p>
        </w:tc>
        <w:tc>
          <w:tcPr>
            <w:tcW w:w="1847" w:type="dxa"/>
            <w:vAlign w:val="center"/>
          </w:tcPr>
          <w:p w:rsidR="007B3496" w:rsidRDefault="007B3496" w:rsidP="00241EAD">
            <w:pPr>
              <w:jc w:val="center"/>
              <w:rPr>
                <w:bCs/>
                <w:szCs w:val="21"/>
              </w:rPr>
            </w:pPr>
            <w:r>
              <w:rPr>
                <w:rFonts w:hint="eastAsia"/>
                <w:bCs/>
                <w:szCs w:val="21"/>
              </w:rPr>
              <w:t>否</w:t>
            </w:r>
          </w:p>
        </w:tc>
      </w:tr>
      <w:tr w:rsidR="007B3496" w:rsidTr="00241EAD">
        <w:trPr>
          <w:trHeight w:val="405"/>
        </w:trPr>
        <w:tc>
          <w:tcPr>
            <w:tcW w:w="1838" w:type="dxa"/>
            <w:vAlign w:val="center"/>
          </w:tcPr>
          <w:p w:rsidR="007B3496" w:rsidRDefault="007B3496" w:rsidP="00241EAD">
            <w:pPr>
              <w:jc w:val="center"/>
              <w:rPr>
                <w:bCs/>
                <w:szCs w:val="21"/>
              </w:rPr>
            </w:pPr>
            <w:r w:rsidRPr="00C9069A">
              <w:rPr>
                <w:rFonts w:ascii="Consolas" w:hAnsi="Consolas" w:cs="Consolas"/>
                <w:bCs/>
              </w:rPr>
              <w:t>dlId</w:t>
            </w:r>
          </w:p>
        </w:tc>
        <w:tc>
          <w:tcPr>
            <w:tcW w:w="2655" w:type="dxa"/>
            <w:gridSpan w:val="2"/>
          </w:tcPr>
          <w:p w:rsidR="007B3496" w:rsidRDefault="007B3496" w:rsidP="00241EAD">
            <w:pPr>
              <w:ind w:firstLine="210"/>
              <w:jc w:val="center"/>
              <w:rPr>
                <w:rFonts w:ascii="宋体" w:hAnsi="宋体"/>
                <w:bCs/>
                <w:szCs w:val="21"/>
              </w:rPr>
            </w:pPr>
            <w:r>
              <w:rPr>
                <w:rFonts w:ascii="宋体" w:hAnsi="宋体" w:hint="eastAsia"/>
                <w:bCs/>
                <w:szCs w:val="21"/>
              </w:rPr>
              <w:t>盲</w:t>
            </w:r>
            <w:r>
              <w:rPr>
                <w:rFonts w:ascii="宋体" w:hAnsi="宋体"/>
                <w:bCs/>
                <w:szCs w:val="21"/>
              </w:rPr>
              <w:t>捐</w:t>
            </w:r>
            <w:r>
              <w:rPr>
                <w:rFonts w:ascii="宋体" w:hAnsi="宋体" w:hint="eastAsia"/>
                <w:bCs/>
                <w:szCs w:val="21"/>
              </w:rPr>
              <w:t>记录的Id</w:t>
            </w:r>
          </w:p>
        </w:tc>
        <w:tc>
          <w:tcPr>
            <w:tcW w:w="2727" w:type="dxa"/>
          </w:tcPr>
          <w:p w:rsidR="007B3496" w:rsidRDefault="007B3496" w:rsidP="00241EAD">
            <w:pPr>
              <w:ind w:firstLine="210"/>
              <w:jc w:val="center"/>
              <w:rPr>
                <w:rFonts w:ascii="宋体" w:hAnsi="宋体"/>
                <w:bCs/>
                <w:szCs w:val="21"/>
              </w:rPr>
            </w:pPr>
            <w:r>
              <w:rPr>
                <w:rFonts w:ascii="宋体" w:hAnsi="宋体"/>
                <w:bCs/>
                <w:szCs w:val="21"/>
              </w:rPr>
              <w:t>盲捐时填</w:t>
            </w:r>
          </w:p>
        </w:tc>
        <w:tc>
          <w:tcPr>
            <w:tcW w:w="1847" w:type="dxa"/>
            <w:vAlign w:val="center"/>
          </w:tcPr>
          <w:p w:rsidR="007B3496" w:rsidRDefault="007B3496" w:rsidP="00241EAD">
            <w:pPr>
              <w:jc w:val="center"/>
              <w:rPr>
                <w:bCs/>
                <w:szCs w:val="21"/>
              </w:rPr>
            </w:pPr>
            <w:r>
              <w:rPr>
                <w:rFonts w:hint="eastAsia"/>
                <w:bCs/>
                <w:szCs w:val="21"/>
              </w:rPr>
              <w:t>否</w:t>
            </w:r>
          </w:p>
        </w:tc>
      </w:tr>
      <w:tr w:rsidR="007B3496" w:rsidTr="00241EAD">
        <w:trPr>
          <w:trHeight w:val="405"/>
        </w:trPr>
        <w:tc>
          <w:tcPr>
            <w:tcW w:w="1838" w:type="dxa"/>
            <w:vAlign w:val="center"/>
          </w:tcPr>
          <w:p w:rsidR="007B3496" w:rsidRPr="00B96668" w:rsidRDefault="007B3496" w:rsidP="00241EAD">
            <w:pPr>
              <w:jc w:val="center"/>
              <w:rPr>
                <w:bCs/>
                <w:strike/>
                <w:color w:val="FF0000"/>
                <w:szCs w:val="21"/>
              </w:rPr>
            </w:pPr>
            <w:r w:rsidRPr="00B96668">
              <w:rPr>
                <w:bCs/>
                <w:strike/>
                <w:color w:val="FF0000"/>
                <w:szCs w:val="21"/>
              </w:rPr>
              <w:t>loveNo</w:t>
            </w:r>
          </w:p>
        </w:tc>
        <w:tc>
          <w:tcPr>
            <w:tcW w:w="2655" w:type="dxa"/>
            <w:gridSpan w:val="2"/>
          </w:tcPr>
          <w:p w:rsidR="007B3496" w:rsidRPr="00B96668" w:rsidRDefault="007B3496" w:rsidP="00241EAD">
            <w:pPr>
              <w:ind w:firstLine="210"/>
              <w:jc w:val="center"/>
              <w:rPr>
                <w:rFonts w:ascii="宋体" w:hAnsi="宋体"/>
                <w:bCs/>
                <w:strike/>
                <w:color w:val="FF0000"/>
                <w:szCs w:val="21"/>
              </w:rPr>
            </w:pPr>
            <w:r w:rsidRPr="00B96668">
              <w:rPr>
                <w:rFonts w:ascii="宋体" w:hAnsi="宋体" w:hint="eastAsia"/>
                <w:bCs/>
                <w:strike/>
                <w:color w:val="FF0000"/>
                <w:szCs w:val="21"/>
              </w:rPr>
              <w:t>盲捐记录的单号</w:t>
            </w:r>
          </w:p>
        </w:tc>
        <w:tc>
          <w:tcPr>
            <w:tcW w:w="2727" w:type="dxa"/>
          </w:tcPr>
          <w:p w:rsidR="007B3496" w:rsidRPr="00B96668" w:rsidRDefault="007B3496" w:rsidP="00241EAD">
            <w:pPr>
              <w:ind w:firstLine="210"/>
              <w:jc w:val="center"/>
              <w:rPr>
                <w:rFonts w:ascii="宋体" w:hAnsi="宋体"/>
                <w:bCs/>
                <w:strike/>
                <w:color w:val="FF0000"/>
                <w:szCs w:val="21"/>
              </w:rPr>
            </w:pPr>
            <w:r w:rsidRPr="00B96668">
              <w:rPr>
                <w:rFonts w:ascii="宋体" w:hAnsi="宋体"/>
                <w:bCs/>
                <w:strike/>
                <w:color w:val="FF0000"/>
                <w:szCs w:val="21"/>
              </w:rPr>
              <w:t>盲捐时填</w:t>
            </w:r>
          </w:p>
        </w:tc>
        <w:tc>
          <w:tcPr>
            <w:tcW w:w="1847" w:type="dxa"/>
            <w:vAlign w:val="center"/>
          </w:tcPr>
          <w:p w:rsidR="007B3496" w:rsidRPr="00B96668" w:rsidRDefault="007B3496" w:rsidP="00241EAD">
            <w:pPr>
              <w:jc w:val="center"/>
              <w:rPr>
                <w:bCs/>
                <w:strike/>
                <w:color w:val="FF0000"/>
                <w:szCs w:val="21"/>
              </w:rPr>
            </w:pPr>
            <w:r w:rsidRPr="00B96668">
              <w:rPr>
                <w:rFonts w:hint="eastAsia"/>
                <w:bCs/>
                <w:strike/>
                <w:color w:val="FF0000"/>
                <w:szCs w:val="21"/>
              </w:rPr>
              <w:t>否</w:t>
            </w:r>
          </w:p>
        </w:tc>
      </w:tr>
      <w:tr w:rsidR="007B3496" w:rsidTr="00241EAD">
        <w:trPr>
          <w:trHeight w:val="405"/>
        </w:trPr>
        <w:tc>
          <w:tcPr>
            <w:tcW w:w="1838" w:type="dxa"/>
            <w:vAlign w:val="center"/>
          </w:tcPr>
          <w:p w:rsidR="007B3496" w:rsidRDefault="007B3496" w:rsidP="00241EAD">
            <w:pPr>
              <w:jc w:val="center"/>
              <w:rPr>
                <w:bCs/>
                <w:szCs w:val="21"/>
              </w:rPr>
            </w:pPr>
            <w:r>
              <w:rPr>
                <w:bCs/>
                <w:szCs w:val="21"/>
              </w:rPr>
              <w:t>type</w:t>
            </w:r>
          </w:p>
        </w:tc>
        <w:tc>
          <w:tcPr>
            <w:tcW w:w="2655" w:type="dxa"/>
            <w:gridSpan w:val="2"/>
          </w:tcPr>
          <w:p w:rsidR="007B3496" w:rsidRDefault="007B3496" w:rsidP="00241EAD">
            <w:pPr>
              <w:ind w:firstLine="210"/>
              <w:jc w:val="center"/>
              <w:rPr>
                <w:rFonts w:ascii="宋体" w:hAnsi="宋体"/>
                <w:bCs/>
                <w:szCs w:val="21"/>
              </w:rPr>
            </w:pPr>
            <w:r>
              <w:rPr>
                <w:rFonts w:ascii="宋体" w:hAnsi="宋体" w:hint="eastAsia"/>
                <w:bCs/>
                <w:szCs w:val="21"/>
              </w:rPr>
              <w:t>统计对象的类型</w:t>
            </w:r>
          </w:p>
        </w:tc>
        <w:tc>
          <w:tcPr>
            <w:tcW w:w="2727" w:type="dxa"/>
          </w:tcPr>
          <w:p w:rsidR="007B3496" w:rsidRDefault="007B3496" w:rsidP="00241EAD">
            <w:pPr>
              <w:ind w:firstLine="210"/>
              <w:jc w:val="center"/>
              <w:rPr>
                <w:rFonts w:ascii="宋体" w:hAnsi="宋体"/>
                <w:bCs/>
                <w:szCs w:val="21"/>
              </w:rPr>
            </w:pPr>
            <w:r>
              <w:rPr>
                <w:rFonts w:ascii="宋体" w:hAnsi="宋体" w:hint="eastAsia"/>
                <w:bCs/>
                <w:szCs w:val="21"/>
              </w:rPr>
              <w:t>1:物品，2：钱，3：盲捐</w:t>
            </w:r>
          </w:p>
        </w:tc>
        <w:tc>
          <w:tcPr>
            <w:tcW w:w="1847" w:type="dxa"/>
            <w:vAlign w:val="center"/>
          </w:tcPr>
          <w:p w:rsidR="007B3496" w:rsidRDefault="007B3496" w:rsidP="00241EAD">
            <w:pPr>
              <w:jc w:val="center"/>
              <w:rPr>
                <w:bCs/>
                <w:szCs w:val="21"/>
              </w:rPr>
            </w:pPr>
            <w:r>
              <w:rPr>
                <w:rFonts w:hint="eastAsia"/>
                <w:bCs/>
                <w:szCs w:val="21"/>
              </w:rPr>
              <w:t>是</w:t>
            </w:r>
          </w:p>
        </w:tc>
      </w:tr>
      <w:tr w:rsidR="007B3496" w:rsidTr="00241EAD">
        <w:trPr>
          <w:trHeight w:val="405"/>
        </w:trPr>
        <w:tc>
          <w:tcPr>
            <w:tcW w:w="1838" w:type="dxa"/>
            <w:vAlign w:val="center"/>
          </w:tcPr>
          <w:p w:rsidR="007B3496" w:rsidRDefault="007B3496" w:rsidP="00241EAD">
            <w:pPr>
              <w:jc w:val="center"/>
              <w:rPr>
                <w:bCs/>
                <w:szCs w:val="21"/>
              </w:rPr>
            </w:pPr>
          </w:p>
        </w:tc>
        <w:tc>
          <w:tcPr>
            <w:tcW w:w="2655" w:type="dxa"/>
            <w:gridSpan w:val="2"/>
          </w:tcPr>
          <w:p w:rsidR="007B3496" w:rsidRDefault="007B3496" w:rsidP="00241EAD">
            <w:pPr>
              <w:ind w:firstLine="210"/>
              <w:jc w:val="center"/>
              <w:rPr>
                <w:rFonts w:ascii="宋体" w:hAnsi="宋体"/>
                <w:bCs/>
                <w:szCs w:val="21"/>
              </w:rPr>
            </w:pPr>
          </w:p>
        </w:tc>
        <w:tc>
          <w:tcPr>
            <w:tcW w:w="2727" w:type="dxa"/>
          </w:tcPr>
          <w:p w:rsidR="007B3496" w:rsidRDefault="007B3496" w:rsidP="00241EAD">
            <w:pPr>
              <w:ind w:firstLine="210"/>
              <w:jc w:val="center"/>
              <w:rPr>
                <w:rFonts w:ascii="宋体" w:hAnsi="宋体"/>
                <w:bCs/>
                <w:szCs w:val="21"/>
              </w:rPr>
            </w:pPr>
          </w:p>
        </w:tc>
        <w:tc>
          <w:tcPr>
            <w:tcW w:w="1847" w:type="dxa"/>
            <w:vAlign w:val="center"/>
          </w:tcPr>
          <w:p w:rsidR="007B3496" w:rsidRDefault="007B3496" w:rsidP="00241EAD">
            <w:pPr>
              <w:jc w:val="center"/>
              <w:rPr>
                <w:bCs/>
                <w:szCs w:val="21"/>
              </w:rPr>
            </w:pPr>
          </w:p>
        </w:tc>
      </w:tr>
      <w:tr w:rsidR="007B3496" w:rsidTr="00241EAD">
        <w:tc>
          <w:tcPr>
            <w:tcW w:w="1838" w:type="dxa"/>
            <w:shd w:val="clear" w:color="auto" w:fill="A6A6A6" w:themeFill="background1" w:themeFillShade="A6"/>
            <w:vAlign w:val="center"/>
          </w:tcPr>
          <w:p w:rsidR="007B3496" w:rsidRDefault="007B3496" w:rsidP="00241EAD">
            <w:pPr>
              <w:jc w:val="center"/>
              <w:rPr>
                <w:bCs/>
                <w:szCs w:val="21"/>
              </w:rPr>
            </w:pPr>
            <w:r>
              <w:rPr>
                <w:rFonts w:hint="eastAsia"/>
              </w:rPr>
              <w:t>参数</w:t>
            </w:r>
            <w:r>
              <w:t>jsonStr</w:t>
            </w:r>
            <w:r>
              <w:rPr>
                <w:rFonts w:hint="eastAsia"/>
              </w:rPr>
              <w:t>：</w:t>
            </w:r>
          </w:p>
        </w:tc>
        <w:tc>
          <w:tcPr>
            <w:tcW w:w="7229" w:type="dxa"/>
            <w:gridSpan w:val="4"/>
            <w:vAlign w:val="center"/>
          </w:tcPr>
          <w:p w:rsidR="007B3496" w:rsidRPr="007856FB" w:rsidRDefault="007B3496" w:rsidP="00241EAD">
            <w:pPr>
              <w:ind w:left="120" w:hangingChars="50" w:hanging="120"/>
              <w:jc w:val="left"/>
              <w:rPr>
                <w:rFonts w:ascii="Consolas" w:hAnsi="Consolas" w:cs="Consolas"/>
                <w:b/>
                <w:color w:val="0070C0"/>
                <w:szCs w:val="21"/>
              </w:rPr>
            </w:pPr>
            <w:r w:rsidRPr="007856FB">
              <w:rPr>
                <w:rFonts w:ascii="Consolas" w:hAnsi="Consolas" w:cs="Consolas" w:hint="eastAsia"/>
                <w:b/>
                <w:bCs/>
                <w:color w:val="0070C0"/>
                <w:sz w:val="24"/>
                <w:szCs w:val="24"/>
              </w:rPr>
              <w:t>{</w:t>
            </w:r>
            <w:r>
              <w:rPr>
                <w:rFonts w:ascii="Consolas" w:eastAsiaTheme="minorEastAsia" w:hAnsi="Consolas" w:hint="eastAsia"/>
                <w:b/>
                <w:color w:val="0070C0"/>
                <w:sz w:val="24"/>
              </w:rPr>
              <w:t>"</w:t>
            </w:r>
            <w:r>
              <w:rPr>
                <w:rFonts w:hint="eastAsia"/>
                <w:bCs/>
                <w:szCs w:val="21"/>
              </w:rPr>
              <w:t>ph</w:t>
            </w:r>
            <w:r>
              <w:rPr>
                <w:bCs/>
                <w:szCs w:val="21"/>
              </w:rPr>
              <w:t>i</w:t>
            </w:r>
            <w:r>
              <w:rPr>
                <w:rFonts w:hint="eastAsia"/>
                <w:bCs/>
                <w:szCs w:val="21"/>
              </w:rPr>
              <w:t>d</w:t>
            </w:r>
            <w:r>
              <w:rPr>
                <w:rFonts w:ascii="Consolas" w:eastAsiaTheme="minorEastAsia" w:hAnsi="Consolas" w:hint="eastAsia"/>
                <w:b/>
                <w:color w:val="0070C0"/>
                <w:sz w:val="24"/>
              </w:rPr>
              <w:t>":"</w:t>
            </w:r>
            <w:r>
              <w:rPr>
                <w:rFonts w:ascii="宋体" w:hAnsi="宋体" w:hint="eastAsia"/>
                <w:bCs/>
                <w:szCs w:val="21"/>
              </w:rPr>
              <w:t>统计对象的Id</w:t>
            </w:r>
            <w:r>
              <w:rPr>
                <w:rFonts w:ascii="Consolas" w:eastAsiaTheme="minorEastAsia" w:hAnsi="Consolas" w:hint="eastAsia"/>
                <w:b/>
                <w:color w:val="0070C0"/>
                <w:sz w:val="24"/>
              </w:rPr>
              <w:t>","</w:t>
            </w:r>
            <w:r>
              <w:rPr>
                <w:bCs/>
                <w:szCs w:val="21"/>
              </w:rPr>
              <w:t>type</w:t>
            </w:r>
            <w:r>
              <w:rPr>
                <w:rFonts w:ascii="Consolas" w:eastAsiaTheme="minorEastAsia" w:hAnsi="Consolas" w:hint="eastAsia"/>
                <w:b/>
                <w:color w:val="0070C0"/>
                <w:sz w:val="24"/>
              </w:rPr>
              <w:t>":"</w:t>
            </w:r>
            <w:r>
              <w:rPr>
                <w:rFonts w:ascii="宋体" w:hAnsi="宋体" w:hint="eastAsia"/>
                <w:bCs/>
                <w:szCs w:val="21"/>
              </w:rPr>
              <w:t>1</w:t>
            </w:r>
            <w:r>
              <w:rPr>
                <w:rFonts w:ascii="Consolas" w:eastAsiaTheme="minorEastAsia" w:hAnsi="Consolas" w:hint="eastAsia"/>
                <w:b/>
                <w:color w:val="0070C0"/>
                <w:sz w:val="24"/>
              </w:rPr>
              <w:t>","</w:t>
            </w:r>
            <w:r>
              <w:rPr>
                <w:bCs/>
                <w:szCs w:val="21"/>
              </w:rPr>
              <w:t xml:space="preserve"> loveNo</w:t>
            </w:r>
            <w:r>
              <w:rPr>
                <w:rFonts w:ascii="Consolas" w:eastAsiaTheme="minorEastAsia" w:hAnsi="Consolas" w:hint="eastAsia"/>
                <w:b/>
                <w:color w:val="0070C0"/>
                <w:sz w:val="24"/>
              </w:rPr>
              <w:t>":"</w:t>
            </w:r>
            <w:r>
              <w:rPr>
                <w:rFonts w:ascii="Consolas" w:eastAsiaTheme="minorEastAsia" w:hAnsi="Consolas" w:hint="eastAsia"/>
                <w:b/>
                <w:color w:val="0070C0"/>
                <w:sz w:val="24"/>
              </w:rPr>
              <w:t>爱心单号</w:t>
            </w:r>
            <w:r>
              <w:rPr>
                <w:rFonts w:ascii="Consolas" w:eastAsiaTheme="minorEastAsia" w:hAnsi="Consolas" w:hint="eastAsia"/>
                <w:b/>
                <w:color w:val="0070C0"/>
                <w:sz w:val="24"/>
              </w:rPr>
              <w:t>"</w:t>
            </w:r>
            <w:r w:rsidRPr="007856FB">
              <w:rPr>
                <w:rFonts w:ascii="Consolas" w:eastAsia="Consolas" w:hAnsi="Consolas"/>
                <w:b/>
                <w:color w:val="0070C0"/>
                <w:sz w:val="24"/>
              </w:rPr>
              <w:t>}</w:t>
            </w:r>
          </w:p>
        </w:tc>
      </w:tr>
      <w:tr w:rsidR="007B3496" w:rsidTr="00241EAD">
        <w:tc>
          <w:tcPr>
            <w:tcW w:w="1838" w:type="dxa"/>
            <w:shd w:val="clear" w:color="auto" w:fill="A6A6A6" w:themeFill="background1" w:themeFillShade="A6"/>
            <w:vAlign w:val="center"/>
          </w:tcPr>
          <w:p w:rsidR="007B3496" w:rsidRDefault="007B3496" w:rsidP="00241EAD">
            <w:pPr>
              <w:jc w:val="center"/>
              <w:rPr>
                <w:rStyle w:val="InternetLink"/>
                <w:rFonts w:ascii="Arial" w:hAnsi="Arial" w:cs="Arial"/>
                <w:szCs w:val="21"/>
              </w:rPr>
            </w:pPr>
            <w:r>
              <w:rPr>
                <w:rStyle w:val="InternetLink"/>
                <w:rFonts w:ascii="Arial" w:hAnsi="Arial" w:cs="Arial" w:hint="eastAsia"/>
                <w:szCs w:val="21"/>
              </w:rPr>
              <w:t>后台返回码</w:t>
            </w:r>
          </w:p>
        </w:tc>
        <w:tc>
          <w:tcPr>
            <w:tcW w:w="2620" w:type="dxa"/>
            <w:shd w:val="clear" w:color="auto" w:fill="A6A6A6" w:themeFill="background1" w:themeFillShade="A6"/>
            <w:vAlign w:val="center"/>
          </w:tcPr>
          <w:p w:rsidR="007B3496" w:rsidRDefault="007B3496" w:rsidP="00241EAD">
            <w:pPr>
              <w:ind w:firstLine="210"/>
              <w:jc w:val="center"/>
              <w:rPr>
                <w:rFonts w:ascii="宋体" w:hAnsi="宋体"/>
                <w:bCs/>
                <w:szCs w:val="21"/>
              </w:rPr>
            </w:pPr>
          </w:p>
        </w:tc>
        <w:tc>
          <w:tcPr>
            <w:tcW w:w="2762" w:type="dxa"/>
            <w:gridSpan w:val="2"/>
            <w:shd w:val="clear" w:color="auto" w:fill="A6A6A6" w:themeFill="background1" w:themeFillShade="A6"/>
          </w:tcPr>
          <w:p w:rsidR="007B3496" w:rsidRDefault="007B3496" w:rsidP="00241EAD">
            <w:pPr>
              <w:ind w:firstLine="210"/>
              <w:jc w:val="center"/>
              <w:rPr>
                <w:rFonts w:ascii="宋体" w:hAnsi="宋体"/>
                <w:bCs/>
                <w:szCs w:val="21"/>
              </w:rPr>
            </w:pPr>
          </w:p>
        </w:tc>
        <w:tc>
          <w:tcPr>
            <w:tcW w:w="1847" w:type="dxa"/>
            <w:shd w:val="clear" w:color="auto" w:fill="A6A6A6" w:themeFill="background1" w:themeFillShade="A6"/>
          </w:tcPr>
          <w:p w:rsidR="007B3496" w:rsidRDefault="007B3496" w:rsidP="00241EAD">
            <w:pPr>
              <w:ind w:firstLine="210"/>
              <w:jc w:val="center"/>
              <w:rPr>
                <w:rFonts w:ascii="宋体" w:hAnsi="宋体"/>
                <w:bC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sidRPr="00F64465">
              <w:rPr>
                <w:rFonts w:ascii="Consolas" w:hAnsi="Consolas" w:cs="Consolas" w:hint="eastAsia"/>
                <w:szCs w:val="21"/>
              </w:rPr>
              <w:t>rspCode</w:t>
            </w:r>
          </w:p>
        </w:tc>
        <w:tc>
          <w:tcPr>
            <w:tcW w:w="2620" w:type="dxa"/>
            <w:shd w:val="clear" w:color="auto" w:fill="FFFFFF" w:themeFill="background1"/>
          </w:tcPr>
          <w:p w:rsidR="007B3496" w:rsidRPr="00F64465" w:rsidRDefault="007B3496" w:rsidP="00241EAD">
            <w:pPr>
              <w:pStyle w:val="a8"/>
              <w:jc w:val="center"/>
              <w:rPr>
                <w:rFonts w:cs="Arial"/>
              </w:rPr>
            </w:pPr>
            <w:r w:rsidRPr="00F64465">
              <w:rPr>
                <w:rFonts w:ascii="Consolas" w:hAnsi="Consolas" w:cs="Consolas" w:hint="eastAsia"/>
                <w:bCs/>
              </w:rPr>
              <w:t>返回的状态码</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sidRPr="00F64465">
              <w:rPr>
                <w:rFonts w:ascii="Consolas" w:hAnsi="Consolas" w:cs="Consolas" w:hint="eastAsia"/>
                <w:bCs/>
                <w:szCs w:val="21"/>
              </w:rPr>
              <w:t xml:space="preserve">000 </w:t>
            </w:r>
            <w:r w:rsidRPr="00F64465">
              <w:rPr>
                <w:rFonts w:ascii="Consolas" w:hAnsi="Consolas" w:cs="Consolas" w:hint="eastAsia"/>
                <w:bCs/>
                <w:szCs w:val="21"/>
              </w:rPr>
              <w:t>为正常返回</w:t>
            </w:r>
            <w:r w:rsidRPr="00F64465">
              <w:rPr>
                <w:rFonts w:ascii="Consolas" w:hAnsi="Consolas" w:cs="Consolas" w:hint="eastAsia"/>
                <w:bCs/>
                <w:szCs w:val="21"/>
              </w:rPr>
              <w:t>,</w:t>
            </w:r>
            <w:r w:rsidRPr="00F64465">
              <w:rPr>
                <w:rFonts w:ascii="Consolas" w:hAnsi="Consolas" w:cs="Consolas" w:hint="eastAsia"/>
                <w:bCs/>
                <w:szCs w:val="21"/>
              </w:rPr>
              <w:t>其他为异常返回</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sidRPr="00F64465">
              <w:rPr>
                <w:rFonts w:ascii="Consolas" w:hAnsi="Consolas" w:cs="Consolas" w:hint="eastAsia"/>
                <w:szCs w:val="21"/>
              </w:rPr>
              <w:t>rspDesc</w:t>
            </w:r>
          </w:p>
        </w:tc>
        <w:tc>
          <w:tcPr>
            <w:tcW w:w="2620" w:type="dxa"/>
            <w:shd w:val="clear" w:color="auto" w:fill="FFFFFF" w:themeFill="background1"/>
          </w:tcPr>
          <w:p w:rsidR="007B3496" w:rsidRPr="00F64465" w:rsidRDefault="007B3496" w:rsidP="00241EAD">
            <w:pPr>
              <w:pStyle w:val="a8"/>
              <w:jc w:val="center"/>
              <w:rPr>
                <w:rFonts w:cs="Arial"/>
              </w:rPr>
            </w:pPr>
            <w:r w:rsidRPr="00F64465">
              <w:rPr>
                <w:rFonts w:ascii="Consolas" w:hAnsi="Consolas" w:cs="Consolas" w:hint="eastAsia"/>
                <w:bCs/>
              </w:rPr>
              <w:t>返回的状态码</w:t>
            </w:r>
            <w:r w:rsidRPr="00F64465">
              <w:rPr>
                <w:rFonts w:cs="Arial" w:hint="eastAsia"/>
              </w:rPr>
              <w:t>描述</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r w:rsidRPr="00F64465">
              <w:rPr>
                <w:rFonts w:ascii="Consolas" w:hAnsi="Consolas" w:cs="Consolas" w:hint="eastAsia"/>
                <w:bCs/>
                <w:szCs w:val="21"/>
              </w:rPr>
              <w:t>异常返回时的异常说明</w:t>
            </w: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RPr="00F64465" w:rsidTr="00241EAD">
        <w:tc>
          <w:tcPr>
            <w:tcW w:w="1838"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r>
              <w:rPr>
                <w:rFonts w:ascii="Consolas" w:hAnsi="Consolas" w:cs="Consolas" w:hint="eastAsia"/>
                <w:szCs w:val="21"/>
              </w:rPr>
              <w:t>total</w:t>
            </w:r>
          </w:p>
        </w:tc>
        <w:tc>
          <w:tcPr>
            <w:tcW w:w="2620" w:type="dxa"/>
            <w:shd w:val="clear" w:color="auto" w:fill="FFFFFF" w:themeFill="background1"/>
          </w:tcPr>
          <w:p w:rsidR="007B3496" w:rsidRPr="00F64465" w:rsidRDefault="007B3496" w:rsidP="00241EAD">
            <w:pPr>
              <w:pStyle w:val="a8"/>
              <w:jc w:val="center"/>
              <w:rPr>
                <w:rFonts w:ascii="Consolas" w:hAnsi="Consolas" w:cs="Consolas"/>
                <w:bCs/>
              </w:rPr>
            </w:pPr>
            <w:r>
              <w:rPr>
                <w:rFonts w:ascii="Consolas" w:hAnsi="Consolas" w:cs="Consolas" w:hint="eastAsia"/>
                <w:bCs/>
              </w:rPr>
              <w:t>收藏数量</w:t>
            </w:r>
          </w:p>
        </w:tc>
        <w:tc>
          <w:tcPr>
            <w:tcW w:w="2762" w:type="dxa"/>
            <w:gridSpan w:val="2"/>
            <w:shd w:val="clear" w:color="auto" w:fill="FFFFFF" w:themeFill="background1"/>
            <w:vAlign w:val="center"/>
          </w:tcPr>
          <w:p w:rsidR="007B3496" w:rsidRPr="00F64465" w:rsidRDefault="007B3496" w:rsidP="00241EAD">
            <w:pPr>
              <w:jc w:val="center"/>
              <w:rPr>
                <w:rFonts w:ascii="Consolas" w:hAnsi="Consolas" w:cs="Consolas"/>
                <w:bCs/>
                <w:szCs w:val="21"/>
              </w:rPr>
            </w:pPr>
          </w:p>
        </w:tc>
        <w:tc>
          <w:tcPr>
            <w:tcW w:w="1847" w:type="dxa"/>
            <w:shd w:val="clear" w:color="auto" w:fill="FFFFFF" w:themeFill="background1"/>
            <w:vAlign w:val="center"/>
          </w:tcPr>
          <w:p w:rsidR="007B3496" w:rsidRPr="00F64465" w:rsidRDefault="007B3496" w:rsidP="00241EAD">
            <w:pPr>
              <w:widowControl/>
              <w:jc w:val="center"/>
              <w:rPr>
                <w:rFonts w:ascii="Consolas" w:hAnsi="Consolas" w:cs="Consolas"/>
                <w:szCs w:val="21"/>
              </w:rPr>
            </w:pPr>
          </w:p>
        </w:tc>
      </w:tr>
      <w:tr w:rsidR="007B3496" w:rsidTr="00241EAD">
        <w:tc>
          <w:tcPr>
            <w:tcW w:w="1838" w:type="dxa"/>
            <w:shd w:val="clear" w:color="auto" w:fill="A6A6A6" w:themeFill="background1" w:themeFillShade="A6"/>
            <w:vAlign w:val="center"/>
          </w:tcPr>
          <w:p w:rsidR="007B3496" w:rsidRDefault="007B3496" w:rsidP="00241EAD">
            <w:pPr>
              <w:jc w:val="center"/>
              <w:rPr>
                <w:rFonts w:ascii="Consolas" w:hAnsi="Consolas" w:cs="Consolas"/>
                <w:color w:val="111111"/>
                <w:szCs w:val="21"/>
                <w:shd w:val="clear" w:color="auto" w:fill="FFFFFF"/>
              </w:rPr>
            </w:pPr>
            <w:r>
              <w:rPr>
                <w:rFonts w:ascii="Consolas" w:hAnsi="Consolas" w:cs="Consolas"/>
                <w:color w:val="111111"/>
                <w:szCs w:val="21"/>
                <w:shd w:val="clear" w:color="auto" w:fill="FFFFFF"/>
              </w:rPr>
              <w:t>返</w:t>
            </w:r>
            <w:r w:rsidRPr="00466757">
              <w:rPr>
                <w:rFonts w:ascii="Consolas" w:hAnsi="Consolas" w:cs="Consolas"/>
                <w:color w:val="111111"/>
                <w:szCs w:val="21"/>
                <w:shd w:val="clear" w:color="auto" w:fill="A6A6A6" w:themeFill="background1" w:themeFillShade="A6"/>
              </w:rPr>
              <w:t>回码示例：</w:t>
            </w:r>
          </w:p>
        </w:tc>
        <w:tc>
          <w:tcPr>
            <w:tcW w:w="7229" w:type="dxa"/>
            <w:gridSpan w:val="4"/>
            <w:shd w:val="clear" w:color="auto" w:fill="FFFFFF" w:themeFill="background1"/>
            <w:vAlign w:val="center"/>
          </w:tcPr>
          <w:p w:rsidR="007B3496" w:rsidRPr="00CB5781" w:rsidRDefault="007B3496" w:rsidP="00241EAD">
            <w:pPr>
              <w:jc w:val="left"/>
              <w:rPr>
                <w:rFonts w:ascii="Consolas" w:hAnsi="Consolas" w:cs="Consolas"/>
                <w:bCs/>
                <w:color w:val="5B9BD5" w:themeColor="accent1"/>
                <w:szCs w:val="21"/>
              </w:rPr>
            </w:pPr>
            <w:r w:rsidRPr="00CB5781">
              <w:rPr>
                <w:rFonts w:ascii="Consolas" w:hAnsi="Consolas" w:cs="Consolas" w:hint="eastAsia"/>
                <w:bCs/>
                <w:color w:val="5B9BD5" w:themeColor="accent1"/>
                <w:sz w:val="24"/>
                <w:szCs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rspCode</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highlight w:val="white"/>
              </w:rPr>
              <w:t>:</w:t>
            </w:r>
            <w:r w:rsidRPr="00CB5781">
              <w:rPr>
                <w:rFonts w:ascii="Consolas" w:eastAsia="Consolas" w:hAnsi="Consolas" w:hint="eastAsia"/>
                <w:color w:val="5B9BD5" w:themeColor="accent1"/>
                <w:sz w:val="24"/>
                <w:highlight w:val="white"/>
              </w:rPr>
              <w:t>"</w:t>
            </w:r>
            <w:r w:rsidRPr="00CB5781">
              <w:rPr>
                <w:rFonts w:hint="eastAsia"/>
                <w:bCs/>
                <w:color w:val="5B9BD5" w:themeColor="accent1"/>
                <w:szCs w:val="21"/>
              </w:rPr>
              <w:t>0</w:t>
            </w:r>
            <w:r w:rsidRPr="00CB5781">
              <w:rPr>
                <w:bCs/>
                <w:color w:val="5B9BD5" w:themeColor="accent1"/>
                <w:szCs w:val="21"/>
              </w:rPr>
              <w:t>00</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sidRPr="00CB5781">
              <w:rPr>
                <w:rFonts w:ascii="Consolas" w:hAnsi="Consolas" w:cs="Consolas" w:hint="eastAsia"/>
                <w:color w:val="5B9BD5" w:themeColor="accent1"/>
                <w:szCs w:val="21"/>
              </w:rPr>
              <w:t>rspDesc</w:t>
            </w:r>
            <w:r w:rsidRPr="00CB5781">
              <w:rPr>
                <w:rFonts w:ascii="Consolas" w:eastAsia="Consolas" w:hAnsi="Consolas" w:hint="eastAsia"/>
                <w:color w:val="5B9BD5" w:themeColor="accent1"/>
                <w:sz w:val="24"/>
                <w:highlight w:val="white"/>
              </w:rPr>
              <w:t>"</w:t>
            </w:r>
            <w:r w:rsidRPr="00CB5781">
              <w:rPr>
                <w:rFonts w:ascii="Consolas" w:hAnsi="Consolas" w:hint="eastAsia"/>
                <w:color w:val="5B9BD5" w:themeColor="accent1"/>
                <w:sz w:val="24"/>
              </w:rPr>
              <w:t>:</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highlight w:val="white"/>
              </w:rPr>
              <w:t>正常</w:t>
            </w:r>
            <w:r w:rsidRPr="00CB5781">
              <w:rPr>
                <w:rFonts w:ascii="Consolas" w:eastAsia="Consolas" w:hAnsi="Consolas" w:hint="eastAsia"/>
                <w:color w:val="5B9BD5" w:themeColor="accent1"/>
                <w:sz w:val="24"/>
                <w:highlight w:val="white"/>
              </w:rPr>
              <w:t>"</w:t>
            </w:r>
            <w:r>
              <w:rPr>
                <w:rFonts w:ascii="Consolas" w:eastAsiaTheme="minorEastAsia" w:hAnsi="Consolas" w:hint="eastAsia"/>
                <w:color w:val="5B9BD5" w:themeColor="accent1"/>
                <w:sz w:val="24"/>
              </w:rPr>
              <w:t>,"total":"10"</w:t>
            </w:r>
            <w:r w:rsidRPr="00CB5781">
              <w:rPr>
                <w:rFonts w:ascii="Consolas" w:eastAsia="Consolas" w:hAnsi="Consolas"/>
                <w:color w:val="5B9BD5" w:themeColor="accent1"/>
                <w:sz w:val="24"/>
              </w:rPr>
              <w:t>}</w:t>
            </w:r>
          </w:p>
        </w:tc>
      </w:tr>
      <w:tr w:rsidR="007B3496" w:rsidTr="00241EAD">
        <w:tc>
          <w:tcPr>
            <w:tcW w:w="1838" w:type="dxa"/>
            <w:shd w:val="clear" w:color="auto" w:fill="A6A6A6" w:themeFill="background1" w:themeFillShade="A6"/>
            <w:vAlign w:val="center"/>
          </w:tcPr>
          <w:p w:rsidR="007B3496" w:rsidRDefault="007B3496" w:rsidP="00241EAD">
            <w:pPr>
              <w:jc w:val="center"/>
              <w:rPr>
                <w:rFonts w:ascii="Consolas" w:hAnsi="Consolas" w:cs="Consolas"/>
                <w:color w:val="111111"/>
                <w:szCs w:val="21"/>
                <w:shd w:val="clear" w:color="auto" w:fill="FFFFFF"/>
              </w:rPr>
            </w:pPr>
          </w:p>
        </w:tc>
        <w:tc>
          <w:tcPr>
            <w:tcW w:w="7229" w:type="dxa"/>
            <w:gridSpan w:val="4"/>
            <w:shd w:val="clear" w:color="auto" w:fill="FFFFFF" w:themeFill="background1"/>
            <w:vAlign w:val="center"/>
          </w:tcPr>
          <w:p w:rsidR="007B3496" w:rsidRPr="00CB5781" w:rsidRDefault="007B3496" w:rsidP="00241EAD">
            <w:pPr>
              <w:jc w:val="left"/>
              <w:rPr>
                <w:rFonts w:ascii="Consolas" w:hAnsi="Consolas" w:cs="Consolas"/>
                <w:bCs/>
                <w:color w:val="5B9BD5" w:themeColor="accent1"/>
                <w:sz w:val="24"/>
                <w:szCs w:val="24"/>
              </w:rPr>
            </w:pPr>
          </w:p>
        </w:tc>
      </w:tr>
    </w:tbl>
    <w:p w:rsidR="007B3496" w:rsidRDefault="007B3496" w:rsidP="007B3496"/>
    <w:p w:rsidR="007B3496" w:rsidRDefault="00555A56" w:rsidP="005B68FD">
      <w:pPr>
        <w:pStyle w:val="2"/>
      </w:pPr>
      <w:r>
        <w:rPr>
          <w:rFonts w:hint="eastAsia"/>
        </w:rPr>
        <w:t>7.</w:t>
      </w:r>
      <w:r w:rsidR="005B68FD">
        <w:rPr>
          <w:rFonts w:hint="eastAsia"/>
        </w:rPr>
        <w:t>图片上传</w:t>
      </w:r>
    </w:p>
    <w:p w:rsidR="005B68FD" w:rsidRDefault="00555A56" w:rsidP="005B68FD">
      <w:pPr>
        <w:pStyle w:val="3"/>
      </w:pPr>
      <w:r>
        <w:t>7.1</w:t>
      </w:r>
      <w:r w:rsidR="005B68FD">
        <w:rPr>
          <w:rFonts w:hint="eastAsia"/>
        </w:rPr>
        <w:t>用户头像上传</w:t>
      </w:r>
    </w:p>
    <w:p w:rsidR="00AE039E" w:rsidRPr="00AE039E" w:rsidRDefault="00AE039E" w:rsidP="00AE039E"/>
    <w:tbl>
      <w:tblPr>
        <w:tblStyle w:val="a7"/>
        <w:tblW w:w="9067" w:type="dxa"/>
        <w:tblLayout w:type="fixed"/>
        <w:tblLook w:val="04A0" w:firstRow="1" w:lastRow="0" w:firstColumn="1" w:lastColumn="0" w:noHBand="0" w:noVBand="1"/>
      </w:tblPr>
      <w:tblGrid>
        <w:gridCol w:w="1838"/>
        <w:gridCol w:w="2620"/>
        <w:gridCol w:w="35"/>
        <w:gridCol w:w="2727"/>
        <w:gridCol w:w="1847"/>
      </w:tblGrid>
      <w:tr w:rsidR="00AE039E" w:rsidRPr="00AE039E" w:rsidTr="00D056B0">
        <w:tc>
          <w:tcPr>
            <w:tcW w:w="1838" w:type="dxa"/>
            <w:vAlign w:val="center"/>
          </w:tcPr>
          <w:p w:rsidR="00AE039E" w:rsidRPr="00AE039E" w:rsidRDefault="00AE039E" w:rsidP="00AE039E">
            <w:pPr>
              <w:rPr>
                <w:bCs/>
                <w:kern w:val="2"/>
                <w:sz w:val="21"/>
                <w:szCs w:val="22"/>
              </w:rPr>
            </w:pPr>
            <w:r w:rsidRPr="00AE039E">
              <w:rPr>
                <w:bCs/>
                <w:kern w:val="2"/>
                <w:sz w:val="21"/>
                <w:szCs w:val="22"/>
              </w:rPr>
              <w:t>接口标识：</w:t>
            </w:r>
          </w:p>
        </w:tc>
        <w:tc>
          <w:tcPr>
            <w:tcW w:w="2655" w:type="dxa"/>
            <w:gridSpan w:val="2"/>
            <w:vAlign w:val="center"/>
          </w:tcPr>
          <w:p w:rsidR="00AE039E" w:rsidRPr="00AE039E" w:rsidRDefault="00AE039E" w:rsidP="00AE039E">
            <w:pPr>
              <w:rPr>
                <w:bCs/>
              </w:rPr>
            </w:pPr>
            <w:r w:rsidRPr="00AE039E">
              <w:rPr>
                <w:bCs/>
              </w:rPr>
              <w:t>http://djres.zgshfp.org.cn/server/receiveWebHttp/uploadApp</w:t>
            </w:r>
          </w:p>
          <w:p w:rsidR="00AE039E" w:rsidRPr="00AE039E" w:rsidRDefault="00AE039E" w:rsidP="00AE039E">
            <w:pPr>
              <w:rPr>
                <w:bCs/>
                <w:kern w:val="2"/>
                <w:sz w:val="21"/>
                <w:szCs w:val="22"/>
              </w:rPr>
            </w:pPr>
          </w:p>
        </w:tc>
        <w:tc>
          <w:tcPr>
            <w:tcW w:w="2727" w:type="dxa"/>
          </w:tcPr>
          <w:p w:rsidR="00AE039E" w:rsidRPr="00AE039E" w:rsidRDefault="00D25B94" w:rsidP="00AE039E">
            <w:pPr>
              <w:rPr>
                <w:kern w:val="2"/>
                <w:sz w:val="21"/>
                <w:szCs w:val="22"/>
              </w:rPr>
            </w:pPr>
            <w:r>
              <w:rPr>
                <w:kern w:val="2"/>
                <w:sz w:val="21"/>
                <w:szCs w:val="22"/>
              </w:rPr>
              <w:t>P</w:t>
            </w:r>
            <w:r w:rsidR="002765D2">
              <w:rPr>
                <w:rFonts w:hint="eastAsia"/>
                <w:kern w:val="2"/>
                <w:sz w:val="21"/>
                <w:szCs w:val="22"/>
              </w:rPr>
              <w:t>ost</w:t>
            </w:r>
            <w:r>
              <w:rPr>
                <w:rFonts w:hint="eastAsia"/>
                <w:kern w:val="2"/>
                <w:sz w:val="21"/>
                <w:szCs w:val="22"/>
              </w:rPr>
              <w:t>方式</w:t>
            </w:r>
          </w:p>
        </w:tc>
        <w:tc>
          <w:tcPr>
            <w:tcW w:w="1847" w:type="dxa"/>
          </w:tcPr>
          <w:p w:rsidR="00AE039E" w:rsidRPr="00AE039E" w:rsidRDefault="00AE039E" w:rsidP="00AE039E">
            <w:pPr>
              <w:rPr>
                <w:kern w:val="2"/>
                <w:sz w:val="21"/>
                <w:szCs w:val="22"/>
              </w:rPr>
            </w:pPr>
          </w:p>
        </w:tc>
      </w:tr>
      <w:tr w:rsidR="00AE039E" w:rsidRPr="00AE039E" w:rsidTr="00D056B0">
        <w:tc>
          <w:tcPr>
            <w:tcW w:w="1838" w:type="dxa"/>
            <w:shd w:val="clear" w:color="auto" w:fill="A6A6A6" w:themeFill="background1" w:themeFillShade="A6"/>
            <w:vAlign w:val="center"/>
          </w:tcPr>
          <w:p w:rsidR="00AE039E" w:rsidRPr="00AE039E" w:rsidRDefault="00AE039E" w:rsidP="00AE039E">
            <w:pPr>
              <w:rPr>
                <w:bCs/>
                <w:kern w:val="2"/>
                <w:sz w:val="21"/>
                <w:szCs w:val="22"/>
              </w:rPr>
            </w:pPr>
            <w:r w:rsidRPr="00AE039E">
              <w:rPr>
                <w:bCs/>
                <w:kern w:val="2"/>
                <w:sz w:val="21"/>
                <w:szCs w:val="22"/>
              </w:rPr>
              <w:t>参数</w:t>
            </w:r>
            <w:r w:rsidRPr="00AE039E">
              <w:rPr>
                <w:rFonts w:hint="eastAsia"/>
                <w:bCs/>
                <w:kern w:val="2"/>
                <w:sz w:val="21"/>
                <w:szCs w:val="22"/>
              </w:rPr>
              <w:t>marked</w:t>
            </w:r>
            <w:r w:rsidRPr="00AE039E">
              <w:rPr>
                <w:rFonts w:hint="eastAsia"/>
                <w:bCs/>
                <w:kern w:val="2"/>
                <w:sz w:val="21"/>
                <w:szCs w:val="22"/>
              </w:rPr>
              <w:t>：</w:t>
            </w:r>
          </w:p>
        </w:tc>
        <w:tc>
          <w:tcPr>
            <w:tcW w:w="2655" w:type="dxa"/>
            <w:gridSpan w:val="2"/>
            <w:vAlign w:val="center"/>
          </w:tcPr>
          <w:p w:rsidR="00AE039E" w:rsidRPr="00AE039E" w:rsidRDefault="00AE039E" w:rsidP="00AE039E">
            <w:pPr>
              <w:rPr>
                <w:bCs/>
              </w:rPr>
            </w:pPr>
            <w:r w:rsidRPr="00AE039E">
              <w:rPr>
                <w:bCs/>
              </w:rPr>
              <w:t>http://djres.zgshfp.org.cn/ser</w:t>
            </w:r>
            <w:r w:rsidRPr="00AE039E">
              <w:rPr>
                <w:bCs/>
              </w:rPr>
              <w:lastRenderedPageBreak/>
              <w:t>ver/receiveWebHttp/uploadApp</w:t>
            </w:r>
          </w:p>
          <w:p w:rsidR="00AE039E" w:rsidRPr="00AE039E" w:rsidRDefault="00AE039E" w:rsidP="00AE039E">
            <w:pPr>
              <w:rPr>
                <w:bCs/>
                <w:kern w:val="2"/>
                <w:sz w:val="21"/>
                <w:szCs w:val="22"/>
              </w:rPr>
            </w:pPr>
          </w:p>
        </w:tc>
        <w:tc>
          <w:tcPr>
            <w:tcW w:w="2727" w:type="dxa"/>
          </w:tcPr>
          <w:p w:rsidR="00AE039E" w:rsidRPr="00AE039E" w:rsidRDefault="00AE039E" w:rsidP="00AE039E">
            <w:pPr>
              <w:rPr>
                <w:bCs/>
                <w:kern w:val="2"/>
                <w:sz w:val="21"/>
                <w:szCs w:val="22"/>
              </w:rPr>
            </w:pPr>
          </w:p>
        </w:tc>
        <w:tc>
          <w:tcPr>
            <w:tcW w:w="1847" w:type="dxa"/>
          </w:tcPr>
          <w:p w:rsidR="00AE039E" w:rsidRPr="00AE039E" w:rsidRDefault="00AE039E" w:rsidP="00AE039E">
            <w:pPr>
              <w:rPr>
                <w:bCs/>
                <w:kern w:val="2"/>
                <w:sz w:val="21"/>
                <w:szCs w:val="22"/>
              </w:rPr>
            </w:pPr>
          </w:p>
        </w:tc>
      </w:tr>
      <w:tr w:rsidR="00AE039E" w:rsidRPr="00AE039E" w:rsidTr="00D056B0">
        <w:tc>
          <w:tcPr>
            <w:tcW w:w="1838" w:type="dxa"/>
            <w:shd w:val="clear" w:color="auto" w:fill="A6A6A6" w:themeFill="background1" w:themeFillShade="A6"/>
            <w:vAlign w:val="center"/>
          </w:tcPr>
          <w:p w:rsidR="00AE039E" w:rsidRPr="00AE039E" w:rsidRDefault="00AE039E" w:rsidP="00AE039E">
            <w:pPr>
              <w:rPr>
                <w:bCs/>
                <w:kern w:val="2"/>
                <w:sz w:val="21"/>
                <w:szCs w:val="22"/>
              </w:rPr>
            </w:pPr>
            <w:r w:rsidRPr="00AE039E">
              <w:rPr>
                <w:bCs/>
                <w:kern w:val="2"/>
                <w:sz w:val="21"/>
                <w:szCs w:val="22"/>
              </w:rPr>
              <w:t>字段名</w:t>
            </w:r>
          </w:p>
        </w:tc>
        <w:tc>
          <w:tcPr>
            <w:tcW w:w="2655" w:type="dxa"/>
            <w:gridSpan w:val="2"/>
            <w:shd w:val="clear" w:color="auto" w:fill="A6A6A6" w:themeFill="background1" w:themeFillShade="A6"/>
            <w:vAlign w:val="center"/>
          </w:tcPr>
          <w:p w:rsidR="00AE039E" w:rsidRPr="00AE039E" w:rsidRDefault="00AE039E" w:rsidP="00AE039E">
            <w:pPr>
              <w:rPr>
                <w:bCs/>
                <w:kern w:val="2"/>
                <w:sz w:val="21"/>
                <w:szCs w:val="22"/>
              </w:rPr>
            </w:pPr>
            <w:r w:rsidRPr="00AE039E">
              <w:rPr>
                <w:bCs/>
                <w:kern w:val="2"/>
                <w:sz w:val="21"/>
                <w:szCs w:val="22"/>
              </w:rPr>
              <w:t>说明</w:t>
            </w:r>
          </w:p>
        </w:tc>
        <w:tc>
          <w:tcPr>
            <w:tcW w:w="2727" w:type="dxa"/>
            <w:shd w:val="clear" w:color="auto" w:fill="A6A6A6" w:themeFill="background1" w:themeFillShade="A6"/>
          </w:tcPr>
          <w:p w:rsidR="00AE039E" w:rsidRPr="00AE039E" w:rsidRDefault="00AE039E" w:rsidP="00AE039E">
            <w:pPr>
              <w:rPr>
                <w:bCs/>
                <w:kern w:val="2"/>
                <w:sz w:val="21"/>
                <w:szCs w:val="22"/>
              </w:rPr>
            </w:pPr>
            <w:r w:rsidRPr="00AE039E">
              <w:rPr>
                <w:bCs/>
                <w:kern w:val="2"/>
                <w:sz w:val="21"/>
                <w:szCs w:val="22"/>
              </w:rPr>
              <w:t>备注</w:t>
            </w:r>
          </w:p>
        </w:tc>
        <w:tc>
          <w:tcPr>
            <w:tcW w:w="1847" w:type="dxa"/>
            <w:shd w:val="clear" w:color="auto" w:fill="A6A6A6" w:themeFill="background1" w:themeFillShade="A6"/>
          </w:tcPr>
          <w:p w:rsidR="00AE039E" w:rsidRPr="00AE039E" w:rsidRDefault="00AE039E" w:rsidP="00AE039E">
            <w:pPr>
              <w:rPr>
                <w:bCs/>
                <w:kern w:val="2"/>
                <w:sz w:val="21"/>
                <w:szCs w:val="22"/>
              </w:rPr>
            </w:pPr>
            <w:r w:rsidRPr="00AE039E">
              <w:rPr>
                <w:rFonts w:hint="eastAsia"/>
                <w:bCs/>
                <w:kern w:val="2"/>
                <w:sz w:val="21"/>
                <w:szCs w:val="22"/>
              </w:rPr>
              <w:t>是否必填项</w:t>
            </w:r>
          </w:p>
        </w:tc>
      </w:tr>
      <w:tr w:rsidR="00AE039E" w:rsidRPr="00AE039E" w:rsidTr="00D056B0">
        <w:trPr>
          <w:trHeight w:val="405"/>
        </w:trPr>
        <w:tc>
          <w:tcPr>
            <w:tcW w:w="1838" w:type="dxa"/>
            <w:vAlign w:val="center"/>
          </w:tcPr>
          <w:p w:rsidR="00AE039E" w:rsidRPr="00AE039E" w:rsidRDefault="00AE039E" w:rsidP="00AE039E">
            <w:pPr>
              <w:rPr>
                <w:bCs/>
                <w:kern w:val="2"/>
                <w:sz w:val="21"/>
                <w:szCs w:val="22"/>
              </w:rPr>
            </w:pPr>
            <w:r>
              <w:rPr>
                <w:rFonts w:hint="eastAsia"/>
                <w:bCs/>
                <w:kern w:val="2"/>
                <w:sz w:val="21"/>
                <w:szCs w:val="22"/>
              </w:rPr>
              <w:t>userid</w:t>
            </w:r>
          </w:p>
        </w:tc>
        <w:tc>
          <w:tcPr>
            <w:tcW w:w="2655" w:type="dxa"/>
            <w:gridSpan w:val="2"/>
          </w:tcPr>
          <w:p w:rsidR="00AE039E" w:rsidRPr="00AE039E" w:rsidRDefault="00AE039E" w:rsidP="00AE039E">
            <w:pPr>
              <w:rPr>
                <w:bCs/>
                <w:kern w:val="2"/>
                <w:sz w:val="21"/>
                <w:szCs w:val="22"/>
              </w:rPr>
            </w:pPr>
            <w:r>
              <w:rPr>
                <w:rFonts w:hint="eastAsia"/>
                <w:bCs/>
                <w:kern w:val="2"/>
                <w:sz w:val="21"/>
                <w:szCs w:val="22"/>
              </w:rPr>
              <w:t>当前用户</w:t>
            </w:r>
            <w:r>
              <w:rPr>
                <w:rFonts w:hint="eastAsia"/>
                <w:bCs/>
                <w:kern w:val="2"/>
                <w:sz w:val="21"/>
                <w:szCs w:val="22"/>
              </w:rPr>
              <w:t>id</w:t>
            </w:r>
          </w:p>
        </w:tc>
        <w:tc>
          <w:tcPr>
            <w:tcW w:w="2727" w:type="dxa"/>
          </w:tcPr>
          <w:p w:rsidR="00AE039E" w:rsidRPr="00AE039E" w:rsidRDefault="00AE039E" w:rsidP="00AE039E">
            <w:pPr>
              <w:rPr>
                <w:bCs/>
                <w:kern w:val="2"/>
                <w:sz w:val="21"/>
                <w:szCs w:val="22"/>
              </w:rPr>
            </w:pPr>
          </w:p>
        </w:tc>
        <w:tc>
          <w:tcPr>
            <w:tcW w:w="1847" w:type="dxa"/>
            <w:vAlign w:val="center"/>
          </w:tcPr>
          <w:p w:rsidR="00AE039E" w:rsidRPr="00AE039E" w:rsidRDefault="00AE039E" w:rsidP="00AE039E">
            <w:pPr>
              <w:rPr>
                <w:bCs/>
                <w:kern w:val="2"/>
                <w:sz w:val="21"/>
                <w:szCs w:val="22"/>
              </w:rPr>
            </w:pPr>
            <w:r w:rsidRPr="00AE039E">
              <w:rPr>
                <w:rFonts w:hint="eastAsia"/>
                <w:bCs/>
                <w:kern w:val="2"/>
                <w:sz w:val="21"/>
                <w:szCs w:val="22"/>
              </w:rPr>
              <w:t>否</w:t>
            </w:r>
          </w:p>
        </w:tc>
      </w:tr>
      <w:tr w:rsidR="00AE039E" w:rsidRPr="00AE039E" w:rsidTr="00D056B0">
        <w:tc>
          <w:tcPr>
            <w:tcW w:w="1838" w:type="dxa"/>
            <w:shd w:val="clear" w:color="auto" w:fill="A6A6A6" w:themeFill="background1" w:themeFillShade="A6"/>
            <w:vAlign w:val="center"/>
          </w:tcPr>
          <w:p w:rsidR="00AE039E" w:rsidRPr="00AE039E" w:rsidRDefault="00AE039E" w:rsidP="00AE039E">
            <w:pPr>
              <w:rPr>
                <w:bCs/>
                <w:kern w:val="2"/>
                <w:sz w:val="21"/>
                <w:szCs w:val="22"/>
              </w:rPr>
            </w:pPr>
            <w:r w:rsidRPr="00AE039E">
              <w:rPr>
                <w:rFonts w:hint="eastAsia"/>
                <w:kern w:val="2"/>
                <w:sz w:val="21"/>
                <w:szCs w:val="22"/>
              </w:rPr>
              <w:t>参数</w:t>
            </w:r>
            <w:r w:rsidRPr="00AE039E">
              <w:rPr>
                <w:kern w:val="2"/>
                <w:sz w:val="21"/>
                <w:szCs w:val="22"/>
              </w:rPr>
              <w:t>jsonStr</w:t>
            </w:r>
            <w:r w:rsidRPr="00AE039E">
              <w:rPr>
                <w:rFonts w:hint="eastAsia"/>
                <w:kern w:val="2"/>
                <w:sz w:val="21"/>
                <w:szCs w:val="22"/>
              </w:rPr>
              <w:t>：</w:t>
            </w:r>
          </w:p>
        </w:tc>
        <w:tc>
          <w:tcPr>
            <w:tcW w:w="7229" w:type="dxa"/>
            <w:gridSpan w:val="4"/>
            <w:vAlign w:val="center"/>
          </w:tcPr>
          <w:p w:rsidR="00AE039E" w:rsidRPr="00AE039E" w:rsidRDefault="00AE039E" w:rsidP="00AE039E">
            <w:pPr>
              <w:rPr>
                <w:b/>
                <w:kern w:val="2"/>
                <w:sz w:val="21"/>
                <w:szCs w:val="22"/>
              </w:rPr>
            </w:pPr>
          </w:p>
        </w:tc>
      </w:tr>
      <w:tr w:rsidR="00AE039E" w:rsidRPr="00AE039E" w:rsidTr="00D056B0">
        <w:tc>
          <w:tcPr>
            <w:tcW w:w="1838" w:type="dxa"/>
            <w:shd w:val="clear" w:color="auto" w:fill="A6A6A6" w:themeFill="background1" w:themeFillShade="A6"/>
            <w:vAlign w:val="center"/>
          </w:tcPr>
          <w:p w:rsidR="00AE039E" w:rsidRPr="00AE039E" w:rsidRDefault="00AE039E" w:rsidP="00AE039E">
            <w:pPr>
              <w:rPr>
                <w:kern w:val="2"/>
                <w:sz w:val="21"/>
                <w:szCs w:val="22"/>
                <w:u w:val="single"/>
              </w:rPr>
            </w:pPr>
            <w:r w:rsidRPr="00AE039E">
              <w:rPr>
                <w:rFonts w:hint="eastAsia"/>
                <w:kern w:val="2"/>
                <w:sz w:val="21"/>
                <w:szCs w:val="22"/>
                <w:u w:val="single"/>
              </w:rPr>
              <w:t>后台返回码</w:t>
            </w:r>
          </w:p>
        </w:tc>
        <w:tc>
          <w:tcPr>
            <w:tcW w:w="2620" w:type="dxa"/>
            <w:shd w:val="clear" w:color="auto" w:fill="A6A6A6" w:themeFill="background1" w:themeFillShade="A6"/>
            <w:vAlign w:val="center"/>
          </w:tcPr>
          <w:p w:rsidR="00AE039E" w:rsidRPr="00AE039E" w:rsidRDefault="00AE039E" w:rsidP="00AE039E">
            <w:pPr>
              <w:rPr>
                <w:bCs/>
                <w:kern w:val="2"/>
                <w:sz w:val="21"/>
                <w:szCs w:val="22"/>
              </w:rPr>
            </w:pPr>
          </w:p>
        </w:tc>
        <w:tc>
          <w:tcPr>
            <w:tcW w:w="2762" w:type="dxa"/>
            <w:gridSpan w:val="2"/>
            <w:shd w:val="clear" w:color="auto" w:fill="A6A6A6" w:themeFill="background1" w:themeFillShade="A6"/>
          </w:tcPr>
          <w:p w:rsidR="00AE039E" w:rsidRPr="00AE039E" w:rsidRDefault="00AE039E" w:rsidP="00AE039E">
            <w:pPr>
              <w:rPr>
                <w:bCs/>
                <w:kern w:val="2"/>
                <w:sz w:val="21"/>
                <w:szCs w:val="22"/>
              </w:rPr>
            </w:pPr>
          </w:p>
        </w:tc>
        <w:tc>
          <w:tcPr>
            <w:tcW w:w="1847" w:type="dxa"/>
            <w:shd w:val="clear" w:color="auto" w:fill="A6A6A6" w:themeFill="background1" w:themeFillShade="A6"/>
          </w:tcPr>
          <w:p w:rsidR="00AE039E" w:rsidRPr="00AE039E" w:rsidRDefault="00AE039E" w:rsidP="00AE039E">
            <w:pPr>
              <w:rPr>
                <w:bCs/>
                <w:kern w:val="2"/>
                <w:sz w:val="21"/>
                <w:szCs w:val="22"/>
              </w:rPr>
            </w:pPr>
          </w:p>
        </w:tc>
      </w:tr>
      <w:tr w:rsidR="00AE039E" w:rsidRPr="00AE039E" w:rsidTr="00D056B0">
        <w:tc>
          <w:tcPr>
            <w:tcW w:w="1838" w:type="dxa"/>
            <w:shd w:val="clear" w:color="auto" w:fill="FFFFFF" w:themeFill="background1"/>
            <w:vAlign w:val="center"/>
          </w:tcPr>
          <w:p w:rsidR="00AE039E" w:rsidRPr="00AE039E" w:rsidRDefault="00AE039E" w:rsidP="00AE039E">
            <w:pPr>
              <w:rPr>
                <w:kern w:val="2"/>
                <w:sz w:val="21"/>
                <w:szCs w:val="22"/>
              </w:rPr>
            </w:pPr>
            <w:r w:rsidRPr="00AE039E">
              <w:rPr>
                <w:rFonts w:hint="eastAsia"/>
                <w:kern w:val="2"/>
                <w:sz w:val="21"/>
                <w:szCs w:val="22"/>
              </w:rPr>
              <w:t>rspCode</w:t>
            </w:r>
          </w:p>
        </w:tc>
        <w:tc>
          <w:tcPr>
            <w:tcW w:w="2620" w:type="dxa"/>
            <w:shd w:val="clear" w:color="auto" w:fill="FFFFFF" w:themeFill="background1"/>
          </w:tcPr>
          <w:p w:rsidR="00AE039E" w:rsidRPr="00AE039E" w:rsidRDefault="00AE039E" w:rsidP="00AE039E">
            <w:pPr>
              <w:rPr>
                <w:kern w:val="2"/>
                <w:sz w:val="21"/>
                <w:szCs w:val="22"/>
              </w:rPr>
            </w:pPr>
            <w:r w:rsidRPr="00AE039E">
              <w:rPr>
                <w:rFonts w:hint="eastAsia"/>
                <w:bCs/>
                <w:kern w:val="2"/>
                <w:sz w:val="21"/>
                <w:szCs w:val="22"/>
              </w:rPr>
              <w:t>返回的状态码</w:t>
            </w:r>
          </w:p>
        </w:tc>
        <w:tc>
          <w:tcPr>
            <w:tcW w:w="2762" w:type="dxa"/>
            <w:gridSpan w:val="2"/>
            <w:shd w:val="clear" w:color="auto" w:fill="FFFFFF" w:themeFill="background1"/>
            <w:vAlign w:val="center"/>
          </w:tcPr>
          <w:p w:rsidR="00AE039E" w:rsidRPr="00AE039E" w:rsidRDefault="00AE039E" w:rsidP="00AE039E">
            <w:pPr>
              <w:rPr>
                <w:bCs/>
                <w:kern w:val="2"/>
                <w:sz w:val="21"/>
                <w:szCs w:val="22"/>
              </w:rPr>
            </w:pPr>
            <w:r w:rsidRPr="00AE039E">
              <w:rPr>
                <w:rFonts w:hint="eastAsia"/>
                <w:bCs/>
                <w:kern w:val="2"/>
                <w:sz w:val="21"/>
                <w:szCs w:val="22"/>
              </w:rPr>
              <w:t xml:space="preserve">000 </w:t>
            </w:r>
            <w:r w:rsidRPr="00AE039E">
              <w:rPr>
                <w:rFonts w:hint="eastAsia"/>
                <w:bCs/>
                <w:kern w:val="2"/>
                <w:sz w:val="21"/>
                <w:szCs w:val="22"/>
              </w:rPr>
              <w:t>为正常返回</w:t>
            </w:r>
            <w:r w:rsidRPr="00AE039E">
              <w:rPr>
                <w:rFonts w:hint="eastAsia"/>
                <w:bCs/>
                <w:kern w:val="2"/>
                <w:sz w:val="21"/>
                <w:szCs w:val="22"/>
              </w:rPr>
              <w:t>,</w:t>
            </w:r>
            <w:r w:rsidRPr="00AE039E">
              <w:rPr>
                <w:rFonts w:hint="eastAsia"/>
                <w:bCs/>
                <w:kern w:val="2"/>
                <w:sz w:val="21"/>
                <w:szCs w:val="22"/>
              </w:rPr>
              <w:t>其他为异常返回</w:t>
            </w:r>
          </w:p>
        </w:tc>
        <w:tc>
          <w:tcPr>
            <w:tcW w:w="1847" w:type="dxa"/>
            <w:shd w:val="clear" w:color="auto" w:fill="FFFFFF" w:themeFill="background1"/>
            <w:vAlign w:val="center"/>
          </w:tcPr>
          <w:p w:rsidR="00AE039E" w:rsidRPr="00AE039E" w:rsidRDefault="00AE039E" w:rsidP="00AE039E">
            <w:pPr>
              <w:rPr>
                <w:kern w:val="2"/>
                <w:sz w:val="21"/>
                <w:szCs w:val="22"/>
              </w:rPr>
            </w:pPr>
          </w:p>
        </w:tc>
      </w:tr>
      <w:tr w:rsidR="00AE039E" w:rsidRPr="00AE039E" w:rsidTr="00D056B0">
        <w:tc>
          <w:tcPr>
            <w:tcW w:w="1838" w:type="dxa"/>
            <w:shd w:val="clear" w:color="auto" w:fill="FFFFFF" w:themeFill="background1"/>
            <w:vAlign w:val="center"/>
          </w:tcPr>
          <w:p w:rsidR="00AE039E" w:rsidRPr="00AE039E" w:rsidRDefault="00AE039E" w:rsidP="00AE039E">
            <w:pPr>
              <w:rPr>
                <w:kern w:val="2"/>
                <w:sz w:val="21"/>
                <w:szCs w:val="22"/>
              </w:rPr>
            </w:pPr>
            <w:r w:rsidRPr="00AE039E">
              <w:rPr>
                <w:rFonts w:hint="eastAsia"/>
                <w:kern w:val="2"/>
                <w:sz w:val="21"/>
                <w:szCs w:val="22"/>
              </w:rPr>
              <w:t>rspDesc</w:t>
            </w:r>
          </w:p>
        </w:tc>
        <w:tc>
          <w:tcPr>
            <w:tcW w:w="2620" w:type="dxa"/>
            <w:shd w:val="clear" w:color="auto" w:fill="FFFFFF" w:themeFill="background1"/>
          </w:tcPr>
          <w:p w:rsidR="00AE039E" w:rsidRPr="00AE039E" w:rsidRDefault="00AE039E" w:rsidP="00AE039E">
            <w:pPr>
              <w:rPr>
                <w:kern w:val="2"/>
                <w:sz w:val="21"/>
                <w:szCs w:val="22"/>
              </w:rPr>
            </w:pPr>
            <w:r w:rsidRPr="00AE039E">
              <w:rPr>
                <w:rFonts w:hint="eastAsia"/>
                <w:bCs/>
                <w:kern w:val="2"/>
                <w:sz w:val="21"/>
                <w:szCs w:val="22"/>
              </w:rPr>
              <w:t>返回的状态码</w:t>
            </w:r>
            <w:r w:rsidRPr="00AE039E">
              <w:rPr>
                <w:rFonts w:hint="eastAsia"/>
                <w:kern w:val="2"/>
                <w:sz w:val="21"/>
                <w:szCs w:val="22"/>
              </w:rPr>
              <w:t>描述</w:t>
            </w:r>
          </w:p>
        </w:tc>
        <w:tc>
          <w:tcPr>
            <w:tcW w:w="2762" w:type="dxa"/>
            <w:gridSpan w:val="2"/>
            <w:shd w:val="clear" w:color="auto" w:fill="FFFFFF" w:themeFill="background1"/>
            <w:vAlign w:val="center"/>
          </w:tcPr>
          <w:p w:rsidR="00AE039E" w:rsidRPr="00AE039E" w:rsidRDefault="00AE039E" w:rsidP="00AE039E">
            <w:pPr>
              <w:rPr>
                <w:bCs/>
                <w:kern w:val="2"/>
                <w:sz w:val="21"/>
                <w:szCs w:val="22"/>
              </w:rPr>
            </w:pPr>
            <w:r w:rsidRPr="00AE039E">
              <w:rPr>
                <w:rFonts w:hint="eastAsia"/>
                <w:bCs/>
                <w:kern w:val="2"/>
                <w:sz w:val="21"/>
                <w:szCs w:val="22"/>
              </w:rPr>
              <w:t>异常返回时的异常说明</w:t>
            </w:r>
          </w:p>
        </w:tc>
        <w:tc>
          <w:tcPr>
            <w:tcW w:w="1847" w:type="dxa"/>
            <w:shd w:val="clear" w:color="auto" w:fill="FFFFFF" w:themeFill="background1"/>
            <w:vAlign w:val="center"/>
          </w:tcPr>
          <w:p w:rsidR="00AE039E" w:rsidRPr="00AE039E" w:rsidRDefault="00AE039E" w:rsidP="00AE039E">
            <w:pPr>
              <w:rPr>
                <w:kern w:val="2"/>
                <w:sz w:val="21"/>
                <w:szCs w:val="22"/>
              </w:rPr>
            </w:pPr>
          </w:p>
        </w:tc>
      </w:tr>
      <w:tr w:rsidR="00BE0A01" w:rsidRPr="00AE039E" w:rsidTr="00D056B0">
        <w:tc>
          <w:tcPr>
            <w:tcW w:w="1838" w:type="dxa"/>
            <w:vMerge w:val="restart"/>
            <w:shd w:val="clear" w:color="auto" w:fill="FFFFFF" w:themeFill="background1"/>
            <w:vAlign w:val="center"/>
          </w:tcPr>
          <w:p w:rsidR="00BE0A01" w:rsidRPr="00AE039E" w:rsidRDefault="00BE0A01" w:rsidP="00AE039E">
            <w:r>
              <w:t>filepathlist</w:t>
            </w:r>
          </w:p>
        </w:tc>
        <w:tc>
          <w:tcPr>
            <w:tcW w:w="2620" w:type="dxa"/>
            <w:shd w:val="clear" w:color="auto" w:fill="FFFFFF" w:themeFill="background1"/>
          </w:tcPr>
          <w:p w:rsidR="00BE0A01" w:rsidRPr="00AE039E" w:rsidRDefault="00BE0A01" w:rsidP="00AE039E">
            <w:pPr>
              <w:rPr>
                <w:bCs/>
              </w:rPr>
            </w:pPr>
            <w:r>
              <w:rPr>
                <w:rFonts w:hint="eastAsia"/>
                <w:bCs/>
              </w:rPr>
              <w:t>filepath</w:t>
            </w:r>
          </w:p>
        </w:tc>
        <w:tc>
          <w:tcPr>
            <w:tcW w:w="2762" w:type="dxa"/>
            <w:gridSpan w:val="2"/>
            <w:shd w:val="clear" w:color="auto" w:fill="FFFFFF" w:themeFill="background1"/>
            <w:vAlign w:val="center"/>
          </w:tcPr>
          <w:p w:rsidR="00BE0A01" w:rsidRPr="00AE039E" w:rsidRDefault="00BE0A01" w:rsidP="00AE039E">
            <w:pPr>
              <w:rPr>
                <w:bCs/>
              </w:rPr>
            </w:pPr>
            <w:r>
              <w:rPr>
                <w:rFonts w:hint="eastAsia"/>
                <w:bCs/>
              </w:rPr>
              <w:t>图片</w:t>
            </w:r>
            <w:r>
              <w:rPr>
                <w:rFonts w:hint="eastAsia"/>
                <w:bCs/>
              </w:rPr>
              <w:t>url</w:t>
            </w:r>
          </w:p>
        </w:tc>
        <w:tc>
          <w:tcPr>
            <w:tcW w:w="1847" w:type="dxa"/>
            <w:shd w:val="clear" w:color="auto" w:fill="FFFFFF" w:themeFill="background1"/>
            <w:vAlign w:val="center"/>
          </w:tcPr>
          <w:p w:rsidR="00BE0A01" w:rsidRPr="00AE039E" w:rsidRDefault="00BE0A01" w:rsidP="00AE039E"/>
        </w:tc>
      </w:tr>
      <w:tr w:rsidR="00BE0A01" w:rsidRPr="00AE039E" w:rsidTr="00D056B0">
        <w:tc>
          <w:tcPr>
            <w:tcW w:w="1838" w:type="dxa"/>
            <w:vMerge/>
            <w:shd w:val="clear" w:color="auto" w:fill="FFFFFF" w:themeFill="background1"/>
            <w:vAlign w:val="center"/>
          </w:tcPr>
          <w:p w:rsidR="00BE0A01" w:rsidRDefault="00BE0A01" w:rsidP="00AE039E"/>
        </w:tc>
        <w:tc>
          <w:tcPr>
            <w:tcW w:w="2620" w:type="dxa"/>
            <w:shd w:val="clear" w:color="auto" w:fill="FFFFFF" w:themeFill="background1"/>
          </w:tcPr>
          <w:p w:rsidR="00BE0A01" w:rsidRDefault="00BE0A01" w:rsidP="00AE039E">
            <w:pPr>
              <w:rPr>
                <w:bCs/>
              </w:rPr>
            </w:pPr>
          </w:p>
        </w:tc>
        <w:tc>
          <w:tcPr>
            <w:tcW w:w="2762" w:type="dxa"/>
            <w:gridSpan w:val="2"/>
            <w:shd w:val="clear" w:color="auto" w:fill="FFFFFF" w:themeFill="background1"/>
            <w:vAlign w:val="center"/>
          </w:tcPr>
          <w:p w:rsidR="00BE0A01" w:rsidRPr="00AE039E" w:rsidRDefault="00BE0A01" w:rsidP="00AE039E">
            <w:pPr>
              <w:rPr>
                <w:bCs/>
              </w:rPr>
            </w:pPr>
          </w:p>
        </w:tc>
        <w:tc>
          <w:tcPr>
            <w:tcW w:w="1847" w:type="dxa"/>
            <w:shd w:val="clear" w:color="auto" w:fill="FFFFFF" w:themeFill="background1"/>
            <w:vAlign w:val="center"/>
          </w:tcPr>
          <w:p w:rsidR="00BE0A01" w:rsidRPr="00AE039E" w:rsidRDefault="00BE0A01" w:rsidP="00AE039E"/>
        </w:tc>
      </w:tr>
      <w:tr w:rsidR="00AE039E" w:rsidRPr="00AE039E" w:rsidTr="00D056B0">
        <w:tc>
          <w:tcPr>
            <w:tcW w:w="1838" w:type="dxa"/>
            <w:shd w:val="clear" w:color="auto" w:fill="A6A6A6" w:themeFill="background1" w:themeFillShade="A6"/>
            <w:vAlign w:val="center"/>
          </w:tcPr>
          <w:p w:rsidR="00AE039E" w:rsidRPr="00AE039E" w:rsidRDefault="00AE039E" w:rsidP="00AE039E">
            <w:pPr>
              <w:rPr>
                <w:kern w:val="2"/>
                <w:sz w:val="21"/>
                <w:szCs w:val="22"/>
              </w:rPr>
            </w:pPr>
            <w:r w:rsidRPr="00AE039E">
              <w:rPr>
                <w:kern w:val="2"/>
                <w:sz w:val="21"/>
                <w:szCs w:val="22"/>
              </w:rPr>
              <w:t>返回码示例：</w:t>
            </w:r>
          </w:p>
        </w:tc>
        <w:tc>
          <w:tcPr>
            <w:tcW w:w="7229" w:type="dxa"/>
            <w:gridSpan w:val="4"/>
            <w:shd w:val="clear" w:color="auto" w:fill="FFFFFF" w:themeFill="background1"/>
            <w:vAlign w:val="center"/>
          </w:tcPr>
          <w:p w:rsidR="00AE039E" w:rsidRPr="00AE039E" w:rsidRDefault="00AE039E" w:rsidP="00A761FD">
            <w:pPr>
              <w:rPr>
                <w:bCs/>
                <w:kern w:val="2"/>
                <w:sz w:val="21"/>
                <w:szCs w:val="22"/>
              </w:rPr>
            </w:pPr>
            <w:r w:rsidRPr="00AE039E">
              <w:rPr>
                <w:rFonts w:hint="eastAsia"/>
                <w:bCs/>
                <w:kern w:val="2"/>
                <w:sz w:val="21"/>
                <w:szCs w:val="22"/>
              </w:rPr>
              <w:t>{</w:t>
            </w:r>
            <w:r w:rsidRPr="00AE039E">
              <w:rPr>
                <w:rFonts w:hint="eastAsia"/>
                <w:kern w:val="2"/>
                <w:sz w:val="21"/>
                <w:szCs w:val="22"/>
              </w:rPr>
              <w:t>"rspCode":"</w:t>
            </w:r>
            <w:r w:rsidRPr="00AE039E">
              <w:rPr>
                <w:rFonts w:hint="eastAsia"/>
                <w:bCs/>
                <w:kern w:val="2"/>
                <w:sz w:val="21"/>
                <w:szCs w:val="22"/>
              </w:rPr>
              <w:t>0</w:t>
            </w:r>
            <w:r w:rsidRPr="00AE039E">
              <w:rPr>
                <w:bCs/>
                <w:kern w:val="2"/>
                <w:sz w:val="21"/>
                <w:szCs w:val="22"/>
              </w:rPr>
              <w:t>00</w:t>
            </w:r>
            <w:r w:rsidRPr="00AE039E">
              <w:rPr>
                <w:rFonts w:hint="eastAsia"/>
                <w:kern w:val="2"/>
                <w:sz w:val="21"/>
                <w:szCs w:val="22"/>
              </w:rPr>
              <w:t>","rspDesc":"</w:t>
            </w:r>
            <w:r w:rsidR="0000513F">
              <w:rPr>
                <w:rFonts w:hint="eastAsia"/>
                <w:kern w:val="2"/>
                <w:sz w:val="21"/>
                <w:szCs w:val="22"/>
              </w:rPr>
              <w:t>上传成功</w:t>
            </w:r>
            <w:r w:rsidRPr="00AE039E">
              <w:rPr>
                <w:rFonts w:hint="eastAsia"/>
                <w:kern w:val="2"/>
                <w:sz w:val="21"/>
                <w:szCs w:val="22"/>
              </w:rPr>
              <w:t>",</w:t>
            </w:r>
            <w:r w:rsidR="00BE0A01">
              <w:rPr>
                <w:kern w:val="2"/>
                <w:sz w:val="21"/>
                <w:szCs w:val="22"/>
              </w:rPr>
              <w:t>”</w:t>
            </w:r>
            <w:r w:rsidR="00BE0A01">
              <w:rPr>
                <w:rFonts w:hint="eastAsia"/>
                <w:kern w:val="2"/>
                <w:sz w:val="21"/>
                <w:szCs w:val="22"/>
              </w:rPr>
              <w:t>filepathlsi</w:t>
            </w:r>
            <w:r w:rsidR="00BE0A01">
              <w:rPr>
                <w:kern w:val="2"/>
                <w:sz w:val="21"/>
                <w:szCs w:val="22"/>
              </w:rPr>
              <w:t>”:</w:t>
            </w:r>
            <w:r w:rsidR="00BE0A01">
              <w:rPr>
                <w:rFonts w:hint="eastAsia"/>
                <w:kern w:val="2"/>
                <w:sz w:val="21"/>
                <w:szCs w:val="22"/>
              </w:rPr>
              <w:t>t</w:t>
            </w:r>
            <w:r w:rsidR="00BE0A01" w:rsidRPr="00BE0A01">
              <w:rPr>
                <w:rFonts w:hint="eastAsia"/>
                <w:bCs/>
                <w:kern w:val="2"/>
                <w:sz w:val="21"/>
                <w:szCs w:val="22"/>
              </w:rPr>
              <w:t>[{</w:t>
            </w:r>
            <w:r w:rsidR="00BE0A01" w:rsidRPr="00BE0A01">
              <w:rPr>
                <w:rFonts w:hint="eastAsia"/>
                <w:kern w:val="2"/>
                <w:sz w:val="21"/>
                <w:szCs w:val="22"/>
              </w:rPr>
              <w:t>"</w:t>
            </w:r>
            <w:r w:rsidR="00BE0A01" w:rsidRPr="00BE0A01">
              <w:rPr>
                <w:bCs/>
                <w:kern w:val="2"/>
                <w:sz w:val="21"/>
                <w:szCs w:val="22"/>
              </w:rPr>
              <w:t xml:space="preserve"> </w:t>
            </w:r>
            <w:r w:rsidR="00A761FD">
              <w:rPr>
                <w:bCs/>
                <w:kern w:val="2"/>
                <w:sz w:val="21"/>
                <w:szCs w:val="22"/>
              </w:rPr>
              <w:t>filepath</w:t>
            </w:r>
            <w:r w:rsidR="00BE0A01" w:rsidRPr="00BE0A01">
              <w:rPr>
                <w:rFonts w:hint="eastAsia"/>
                <w:kern w:val="2"/>
                <w:sz w:val="21"/>
                <w:szCs w:val="22"/>
              </w:rPr>
              <w:t xml:space="preserve"> ":"</w:t>
            </w:r>
            <w:r w:rsidR="00A761FD" w:rsidRPr="00A761FD">
              <w:rPr>
                <w:kern w:val="2"/>
                <w:sz w:val="21"/>
                <w:szCs w:val="22"/>
              </w:rPr>
              <w:t>http://res.zgshfp.org.cn/upload/djpt/image/bbs1342665977.jpg</w:t>
            </w:r>
            <w:r w:rsidR="00A761FD">
              <w:rPr>
                <w:bCs/>
                <w:kern w:val="2"/>
                <w:sz w:val="21"/>
                <w:szCs w:val="22"/>
              </w:rPr>
              <w:t>”</w:t>
            </w:r>
            <w:r w:rsidR="00A761FD" w:rsidRPr="00BE0A01">
              <w:rPr>
                <w:kern w:val="2"/>
                <w:sz w:val="21"/>
                <w:szCs w:val="22"/>
              </w:rPr>
              <w:t xml:space="preserve"> </w:t>
            </w:r>
            <w:r w:rsidR="00BE0A01" w:rsidRPr="00BE0A01">
              <w:rPr>
                <w:kern w:val="2"/>
                <w:sz w:val="21"/>
                <w:szCs w:val="22"/>
              </w:rPr>
              <w:t>}</w:t>
            </w:r>
            <w:r w:rsidR="00BE0A01" w:rsidRPr="00BE0A01">
              <w:rPr>
                <w:rFonts w:hint="eastAsia"/>
                <w:bCs/>
                <w:kern w:val="2"/>
                <w:sz w:val="21"/>
                <w:szCs w:val="22"/>
              </w:rPr>
              <w:t>]</w:t>
            </w:r>
            <w:r w:rsidRPr="00AE039E">
              <w:rPr>
                <w:kern w:val="2"/>
                <w:sz w:val="21"/>
                <w:szCs w:val="22"/>
              </w:rPr>
              <w:t>}</w:t>
            </w:r>
          </w:p>
        </w:tc>
      </w:tr>
      <w:tr w:rsidR="00AE039E" w:rsidRPr="00AE039E" w:rsidTr="00D056B0">
        <w:tc>
          <w:tcPr>
            <w:tcW w:w="1838" w:type="dxa"/>
            <w:shd w:val="clear" w:color="auto" w:fill="A6A6A6" w:themeFill="background1" w:themeFillShade="A6"/>
            <w:vAlign w:val="center"/>
          </w:tcPr>
          <w:p w:rsidR="00AE039E" w:rsidRPr="00AE039E" w:rsidRDefault="00AE039E" w:rsidP="00AE039E">
            <w:pPr>
              <w:rPr>
                <w:kern w:val="2"/>
                <w:sz w:val="21"/>
                <w:szCs w:val="22"/>
              </w:rPr>
            </w:pPr>
          </w:p>
        </w:tc>
        <w:tc>
          <w:tcPr>
            <w:tcW w:w="7229" w:type="dxa"/>
            <w:gridSpan w:val="4"/>
            <w:shd w:val="clear" w:color="auto" w:fill="FFFFFF" w:themeFill="background1"/>
            <w:vAlign w:val="center"/>
          </w:tcPr>
          <w:p w:rsidR="00AE039E" w:rsidRPr="00AE039E" w:rsidRDefault="00AE039E" w:rsidP="00AE039E">
            <w:pPr>
              <w:rPr>
                <w:bCs/>
                <w:kern w:val="2"/>
                <w:sz w:val="21"/>
                <w:szCs w:val="22"/>
              </w:rPr>
            </w:pPr>
          </w:p>
        </w:tc>
      </w:tr>
    </w:tbl>
    <w:p w:rsidR="005B68FD" w:rsidRPr="00AE039E" w:rsidRDefault="005B68FD" w:rsidP="005B68FD"/>
    <w:p w:rsidR="005B68FD" w:rsidRDefault="00555A56" w:rsidP="005B68FD">
      <w:pPr>
        <w:pStyle w:val="3"/>
      </w:pPr>
      <w:r>
        <w:t>7.2</w:t>
      </w:r>
      <w:r w:rsidR="005B68FD">
        <w:rPr>
          <w:rFonts w:hint="eastAsia"/>
        </w:rPr>
        <w:t>发起，申请图片上传</w:t>
      </w:r>
    </w:p>
    <w:p w:rsidR="002765D2" w:rsidRPr="002765D2" w:rsidRDefault="002765D2" w:rsidP="002765D2"/>
    <w:tbl>
      <w:tblPr>
        <w:tblStyle w:val="a7"/>
        <w:tblW w:w="9067" w:type="dxa"/>
        <w:tblLayout w:type="fixed"/>
        <w:tblLook w:val="04A0" w:firstRow="1" w:lastRow="0" w:firstColumn="1" w:lastColumn="0" w:noHBand="0" w:noVBand="1"/>
      </w:tblPr>
      <w:tblGrid>
        <w:gridCol w:w="1838"/>
        <w:gridCol w:w="2620"/>
        <w:gridCol w:w="35"/>
        <w:gridCol w:w="2727"/>
        <w:gridCol w:w="1847"/>
      </w:tblGrid>
      <w:tr w:rsidR="002765D2" w:rsidRPr="002765D2" w:rsidTr="00D056B0">
        <w:tc>
          <w:tcPr>
            <w:tcW w:w="1838" w:type="dxa"/>
            <w:vAlign w:val="center"/>
          </w:tcPr>
          <w:p w:rsidR="002765D2" w:rsidRPr="002765D2" w:rsidRDefault="002765D2" w:rsidP="002765D2">
            <w:pPr>
              <w:rPr>
                <w:bCs/>
                <w:kern w:val="2"/>
                <w:sz w:val="21"/>
                <w:szCs w:val="22"/>
              </w:rPr>
            </w:pPr>
            <w:r w:rsidRPr="002765D2">
              <w:rPr>
                <w:bCs/>
                <w:kern w:val="2"/>
                <w:sz w:val="21"/>
                <w:szCs w:val="22"/>
              </w:rPr>
              <w:t>接口标识：</w:t>
            </w:r>
          </w:p>
        </w:tc>
        <w:tc>
          <w:tcPr>
            <w:tcW w:w="2655" w:type="dxa"/>
            <w:gridSpan w:val="2"/>
            <w:vAlign w:val="center"/>
          </w:tcPr>
          <w:p w:rsidR="002765D2" w:rsidRPr="002765D2" w:rsidRDefault="002765D2" w:rsidP="002765D2">
            <w:pPr>
              <w:rPr>
                <w:bCs/>
              </w:rPr>
            </w:pPr>
            <w:r w:rsidRPr="002765D2">
              <w:rPr>
                <w:bCs/>
              </w:rPr>
              <w:t>http://djres.zgshfp.org.cn/server/receiveWebHttp/uploadWanda</w:t>
            </w:r>
          </w:p>
          <w:p w:rsidR="002765D2" w:rsidRPr="002765D2" w:rsidRDefault="002765D2" w:rsidP="002765D2">
            <w:pPr>
              <w:rPr>
                <w:bCs/>
                <w:kern w:val="2"/>
                <w:sz w:val="21"/>
                <w:szCs w:val="22"/>
              </w:rPr>
            </w:pPr>
          </w:p>
        </w:tc>
        <w:tc>
          <w:tcPr>
            <w:tcW w:w="2727" w:type="dxa"/>
          </w:tcPr>
          <w:p w:rsidR="002765D2" w:rsidRPr="002765D2" w:rsidRDefault="00D25B94" w:rsidP="002765D2">
            <w:pPr>
              <w:rPr>
                <w:kern w:val="2"/>
                <w:sz w:val="21"/>
                <w:szCs w:val="22"/>
              </w:rPr>
            </w:pPr>
            <w:r>
              <w:rPr>
                <w:kern w:val="2"/>
                <w:sz w:val="21"/>
                <w:szCs w:val="22"/>
              </w:rPr>
              <w:t>P</w:t>
            </w:r>
            <w:r w:rsidR="002765D2">
              <w:rPr>
                <w:rFonts w:hint="eastAsia"/>
                <w:kern w:val="2"/>
                <w:sz w:val="21"/>
                <w:szCs w:val="22"/>
              </w:rPr>
              <w:t>ost</w:t>
            </w:r>
            <w:r>
              <w:rPr>
                <w:rFonts w:hint="eastAsia"/>
                <w:kern w:val="2"/>
                <w:sz w:val="21"/>
                <w:szCs w:val="22"/>
              </w:rPr>
              <w:t>方式</w:t>
            </w:r>
          </w:p>
        </w:tc>
        <w:tc>
          <w:tcPr>
            <w:tcW w:w="1847" w:type="dxa"/>
          </w:tcPr>
          <w:p w:rsidR="002765D2" w:rsidRPr="002765D2" w:rsidRDefault="002765D2" w:rsidP="002765D2">
            <w:pPr>
              <w:rPr>
                <w:kern w:val="2"/>
                <w:sz w:val="21"/>
                <w:szCs w:val="22"/>
              </w:rPr>
            </w:pPr>
          </w:p>
        </w:tc>
      </w:tr>
      <w:tr w:rsidR="002765D2" w:rsidRPr="002765D2" w:rsidTr="00D056B0">
        <w:tc>
          <w:tcPr>
            <w:tcW w:w="1838" w:type="dxa"/>
            <w:shd w:val="clear" w:color="auto" w:fill="A6A6A6" w:themeFill="background1" w:themeFillShade="A6"/>
            <w:vAlign w:val="center"/>
          </w:tcPr>
          <w:p w:rsidR="002765D2" w:rsidRPr="002765D2" w:rsidRDefault="002765D2" w:rsidP="002765D2">
            <w:pPr>
              <w:rPr>
                <w:bCs/>
                <w:kern w:val="2"/>
                <w:sz w:val="21"/>
                <w:szCs w:val="22"/>
              </w:rPr>
            </w:pPr>
            <w:r w:rsidRPr="002765D2">
              <w:rPr>
                <w:bCs/>
                <w:kern w:val="2"/>
                <w:sz w:val="21"/>
                <w:szCs w:val="22"/>
              </w:rPr>
              <w:t>参数</w:t>
            </w:r>
            <w:r w:rsidRPr="002765D2">
              <w:rPr>
                <w:rFonts w:hint="eastAsia"/>
                <w:bCs/>
                <w:kern w:val="2"/>
                <w:sz w:val="21"/>
                <w:szCs w:val="22"/>
              </w:rPr>
              <w:t>marked</w:t>
            </w:r>
            <w:r w:rsidRPr="002765D2">
              <w:rPr>
                <w:rFonts w:hint="eastAsia"/>
                <w:bCs/>
                <w:kern w:val="2"/>
                <w:sz w:val="21"/>
                <w:szCs w:val="22"/>
              </w:rPr>
              <w:t>：</w:t>
            </w:r>
          </w:p>
        </w:tc>
        <w:tc>
          <w:tcPr>
            <w:tcW w:w="2655" w:type="dxa"/>
            <w:gridSpan w:val="2"/>
            <w:vAlign w:val="center"/>
          </w:tcPr>
          <w:p w:rsidR="002765D2" w:rsidRPr="002765D2" w:rsidRDefault="002765D2" w:rsidP="002765D2">
            <w:pPr>
              <w:rPr>
                <w:bCs/>
              </w:rPr>
            </w:pPr>
            <w:r w:rsidRPr="002765D2">
              <w:rPr>
                <w:bCs/>
              </w:rPr>
              <w:t>http://djres.zgshfp.org.cn/server/receiveWebHttp/uploadWanda</w:t>
            </w:r>
          </w:p>
          <w:p w:rsidR="002765D2" w:rsidRPr="002765D2" w:rsidRDefault="002765D2" w:rsidP="002765D2">
            <w:pPr>
              <w:rPr>
                <w:bCs/>
                <w:kern w:val="2"/>
                <w:sz w:val="21"/>
                <w:szCs w:val="22"/>
              </w:rPr>
            </w:pPr>
          </w:p>
        </w:tc>
        <w:tc>
          <w:tcPr>
            <w:tcW w:w="2727" w:type="dxa"/>
          </w:tcPr>
          <w:p w:rsidR="002765D2" w:rsidRPr="002765D2" w:rsidRDefault="002765D2" w:rsidP="002765D2">
            <w:pPr>
              <w:rPr>
                <w:bCs/>
                <w:kern w:val="2"/>
                <w:sz w:val="21"/>
                <w:szCs w:val="22"/>
              </w:rPr>
            </w:pPr>
          </w:p>
        </w:tc>
        <w:tc>
          <w:tcPr>
            <w:tcW w:w="1847" w:type="dxa"/>
          </w:tcPr>
          <w:p w:rsidR="002765D2" w:rsidRPr="002765D2" w:rsidRDefault="002765D2" w:rsidP="002765D2">
            <w:pPr>
              <w:rPr>
                <w:bCs/>
                <w:kern w:val="2"/>
                <w:sz w:val="21"/>
                <w:szCs w:val="22"/>
              </w:rPr>
            </w:pPr>
          </w:p>
        </w:tc>
      </w:tr>
      <w:tr w:rsidR="002765D2" w:rsidRPr="002765D2" w:rsidTr="00D056B0">
        <w:tc>
          <w:tcPr>
            <w:tcW w:w="1838" w:type="dxa"/>
            <w:shd w:val="clear" w:color="auto" w:fill="A6A6A6" w:themeFill="background1" w:themeFillShade="A6"/>
            <w:vAlign w:val="center"/>
          </w:tcPr>
          <w:p w:rsidR="002765D2" w:rsidRPr="002765D2" w:rsidRDefault="002765D2" w:rsidP="002765D2">
            <w:pPr>
              <w:rPr>
                <w:bCs/>
                <w:kern w:val="2"/>
                <w:sz w:val="21"/>
                <w:szCs w:val="22"/>
              </w:rPr>
            </w:pPr>
            <w:r w:rsidRPr="002765D2">
              <w:rPr>
                <w:bCs/>
                <w:kern w:val="2"/>
                <w:sz w:val="21"/>
                <w:szCs w:val="22"/>
              </w:rPr>
              <w:t>字段名</w:t>
            </w:r>
          </w:p>
        </w:tc>
        <w:tc>
          <w:tcPr>
            <w:tcW w:w="2655" w:type="dxa"/>
            <w:gridSpan w:val="2"/>
            <w:shd w:val="clear" w:color="auto" w:fill="A6A6A6" w:themeFill="background1" w:themeFillShade="A6"/>
            <w:vAlign w:val="center"/>
          </w:tcPr>
          <w:p w:rsidR="002765D2" w:rsidRPr="002765D2" w:rsidRDefault="002765D2" w:rsidP="002765D2">
            <w:pPr>
              <w:rPr>
                <w:bCs/>
                <w:kern w:val="2"/>
                <w:sz w:val="21"/>
                <w:szCs w:val="22"/>
              </w:rPr>
            </w:pPr>
            <w:r w:rsidRPr="002765D2">
              <w:rPr>
                <w:bCs/>
                <w:kern w:val="2"/>
                <w:sz w:val="21"/>
                <w:szCs w:val="22"/>
              </w:rPr>
              <w:t>说明</w:t>
            </w:r>
          </w:p>
        </w:tc>
        <w:tc>
          <w:tcPr>
            <w:tcW w:w="2727" w:type="dxa"/>
            <w:shd w:val="clear" w:color="auto" w:fill="A6A6A6" w:themeFill="background1" w:themeFillShade="A6"/>
          </w:tcPr>
          <w:p w:rsidR="002765D2" w:rsidRPr="002765D2" w:rsidRDefault="002765D2" w:rsidP="002765D2">
            <w:pPr>
              <w:rPr>
                <w:bCs/>
                <w:kern w:val="2"/>
                <w:sz w:val="21"/>
                <w:szCs w:val="22"/>
              </w:rPr>
            </w:pPr>
            <w:r w:rsidRPr="002765D2">
              <w:rPr>
                <w:bCs/>
                <w:kern w:val="2"/>
                <w:sz w:val="21"/>
                <w:szCs w:val="22"/>
              </w:rPr>
              <w:t>备注</w:t>
            </w:r>
          </w:p>
        </w:tc>
        <w:tc>
          <w:tcPr>
            <w:tcW w:w="1847" w:type="dxa"/>
            <w:shd w:val="clear" w:color="auto" w:fill="A6A6A6" w:themeFill="background1" w:themeFillShade="A6"/>
          </w:tcPr>
          <w:p w:rsidR="002765D2" w:rsidRPr="002765D2" w:rsidRDefault="002765D2" w:rsidP="002765D2">
            <w:pPr>
              <w:rPr>
                <w:bCs/>
                <w:kern w:val="2"/>
                <w:sz w:val="21"/>
                <w:szCs w:val="22"/>
              </w:rPr>
            </w:pPr>
            <w:r w:rsidRPr="002765D2">
              <w:rPr>
                <w:rFonts w:hint="eastAsia"/>
                <w:bCs/>
                <w:kern w:val="2"/>
                <w:sz w:val="21"/>
                <w:szCs w:val="22"/>
              </w:rPr>
              <w:t>是否必填项</w:t>
            </w:r>
          </w:p>
        </w:tc>
      </w:tr>
      <w:tr w:rsidR="002765D2" w:rsidRPr="002765D2" w:rsidTr="00D056B0">
        <w:tc>
          <w:tcPr>
            <w:tcW w:w="1838" w:type="dxa"/>
            <w:shd w:val="clear" w:color="auto" w:fill="A6A6A6" w:themeFill="background1" w:themeFillShade="A6"/>
            <w:vAlign w:val="center"/>
          </w:tcPr>
          <w:p w:rsidR="002765D2" w:rsidRPr="002765D2" w:rsidRDefault="002765D2" w:rsidP="002765D2">
            <w:pPr>
              <w:rPr>
                <w:bCs/>
                <w:kern w:val="2"/>
                <w:sz w:val="21"/>
                <w:szCs w:val="22"/>
              </w:rPr>
            </w:pPr>
            <w:r w:rsidRPr="002765D2">
              <w:rPr>
                <w:rFonts w:hint="eastAsia"/>
                <w:kern w:val="2"/>
                <w:sz w:val="21"/>
                <w:szCs w:val="22"/>
              </w:rPr>
              <w:t>参数</w:t>
            </w:r>
            <w:r w:rsidRPr="002765D2">
              <w:rPr>
                <w:kern w:val="2"/>
                <w:sz w:val="21"/>
                <w:szCs w:val="22"/>
              </w:rPr>
              <w:t>jsonStr</w:t>
            </w:r>
            <w:r w:rsidRPr="002765D2">
              <w:rPr>
                <w:rFonts w:hint="eastAsia"/>
                <w:kern w:val="2"/>
                <w:sz w:val="21"/>
                <w:szCs w:val="22"/>
              </w:rPr>
              <w:t>：</w:t>
            </w:r>
          </w:p>
        </w:tc>
        <w:tc>
          <w:tcPr>
            <w:tcW w:w="7229" w:type="dxa"/>
            <w:gridSpan w:val="4"/>
            <w:vAlign w:val="center"/>
          </w:tcPr>
          <w:p w:rsidR="002765D2" w:rsidRPr="002765D2" w:rsidRDefault="00DB17BD" w:rsidP="002765D2">
            <w:pPr>
              <w:rPr>
                <w:b/>
                <w:kern w:val="2"/>
                <w:sz w:val="21"/>
                <w:szCs w:val="22"/>
              </w:rPr>
            </w:pPr>
            <w:r>
              <w:rPr>
                <w:rFonts w:hint="eastAsia"/>
                <w:b/>
                <w:kern w:val="2"/>
                <w:sz w:val="21"/>
                <w:szCs w:val="22"/>
              </w:rPr>
              <w:t>无</w:t>
            </w:r>
          </w:p>
        </w:tc>
      </w:tr>
      <w:tr w:rsidR="002765D2" w:rsidRPr="002765D2" w:rsidTr="00D056B0">
        <w:tc>
          <w:tcPr>
            <w:tcW w:w="1838" w:type="dxa"/>
            <w:shd w:val="clear" w:color="auto" w:fill="A6A6A6" w:themeFill="background1" w:themeFillShade="A6"/>
            <w:vAlign w:val="center"/>
          </w:tcPr>
          <w:p w:rsidR="002765D2" w:rsidRPr="002765D2" w:rsidRDefault="002765D2" w:rsidP="002765D2">
            <w:pPr>
              <w:rPr>
                <w:kern w:val="2"/>
                <w:sz w:val="21"/>
                <w:szCs w:val="22"/>
                <w:u w:val="single"/>
              </w:rPr>
            </w:pPr>
            <w:r w:rsidRPr="002765D2">
              <w:rPr>
                <w:rFonts w:hint="eastAsia"/>
                <w:kern w:val="2"/>
                <w:sz w:val="21"/>
                <w:szCs w:val="22"/>
                <w:u w:val="single"/>
              </w:rPr>
              <w:t>后台返回码</w:t>
            </w:r>
          </w:p>
        </w:tc>
        <w:tc>
          <w:tcPr>
            <w:tcW w:w="2620" w:type="dxa"/>
            <w:shd w:val="clear" w:color="auto" w:fill="A6A6A6" w:themeFill="background1" w:themeFillShade="A6"/>
            <w:vAlign w:val="center"/>
          </w:tcPr>
          <w:p w:rsidR="002765D2" w:rsidRPr="002765D2" w:rsidRDefault="002765D2" w:rsidP="002765D2">
            <w:pPr>
              <w:rPr>
                <w:bCs/>
                <w:kern w:val="2"/>
                <w:sz w:val="21"/>
                <w:szCs w:val="22"/>
              </w:rPr>
            </w:pPr>
          </w:p>
        </w:tc>
        <w:tc>
          <w:tcPr>
            <w:tcW w:w="2762" w:type="dxa"/>
            <w:gridSpan w:val="2"/>
            <w:shd w:val="clear" w:color="auto" w:fill="A6A6A6" w:themeFill="background1" w:themeFillShade="A6"/>
          </w:tcPr>
          <w:p w:rsidR="002765D2" w:rsidRPr="002765D2" w:rsidRDefault="002765D2" w:rsidP="002765D2">
            <w:pPr>
              <w:rPr>
                <w:bCs/>
                <w:kern w:val="2"/>
                <w:sz w:val="21"/>
                <w:szCs w:val="22"/>
              </w:rPr>
            </w:pPr>
          </w:p>
        </w:tc>
        <w:tc>
          <w:tcPr>
            <w:tcW w:w="1847" w:type="dxa"/>
            <w:shd w:val="clear" w:color="auto" w:fill="A6A6A6" w:themeFill="background1" w:themeFillShade="A6"/>
          </w:tcPr>
          <w:p w:rsidR="002765D2" w:rsidRPr="002765D2" w:rsidRDefault="002765D2" w:rsidP="002765D2">
            <w:pPr>
              <w:rPr>
                <w:bCs/>
                <w:kern w:val="2"/>
                <w:sz w:val="21"/>
                <w:szCs w:val="22"/>
              </w:rPr>
            </w:pPr>
          </w:p>
        </w:tc>
      </w:tr>
      <w:tr w:rsidR="002765D2" w:rsidRPr="002765D2" w:rsidTr="00D056B0">
        <w:tc>
          <w:tcPr>
            <w:tcW w:w="1838" w:type="dxa"/>
            <w:shd w:val="clear" w:color="auto" w:fill="FFFFFF" w:themeFill="background1"/>
            <w:vAlign w:val="center"/>
          </w:tcPr>
          <w:p w:rsidR="002765D2" w:rsidRPr="002765D2" w:rsidRDefault="002765D2" w:rsidP="002765D2">
            <w:pPr>
              <w:rPr>
                <w:kern w:val="2"/>
                <w:sz w:val="21"/>
                <w:szCs w:val="22"/>
              </w:rPr>
            </w:pPr>
            <w:r w:rsidRPr="002765D2">
              <w:rPr>
                <w:rFonts w:hint="eastAsia"/>
                <w:kern w:val="2"/>
                <w:sz w:val="21"/>
                <w:szCs w:val="22"/>
              </w:rPr>
              <w:t>rspCode</w:t>
            </w:r>
          </w:p>
        </w:tc>
        <w:tc>
          <w:tcPr>
            <w:tcW w:w="2620" w:type="dxa"/>
            <w:shd w:val="clear" w:color="auto" w:fill="FFFFFF" w:themeFill="background1"/>
          </w:tcPr>
          <w:p w:rsidR="002765D2" w:rsidRPr="002765D2" w:rsidRDefault="002765D2" w:rsidP="002765D2">
            <w:pPr>
              <w:rPr>
                <w:kern w:val="2"/>
                <w:sz w:val="21"/>
                <w:szCs w:val="22"/>
              </w:rPr>
            </w:pPr>
            <w:r w:rsidRPr="002765D2">
              <w:rPr>
                <w:rFonts w:hint="eastAsia"/>
                <w:bCs/>
                <w:kern w:val="2"/>
                <w:sz w:val="21"/>
                <w:szCs w:val="22"/>
              </w:rPr>
              <w:t>返回的状态码</w:t>
            </w:r>
          </w:p>
        </w:tc>
        <w:tc>
          <w:tcPr>
            <w:tcW w:w="2762" w:type="dxa"/>
            <w:gridSpan w:val="2"/>
            <w:shd w:val="clear" w:color="auto" w:fill="FFFFFF" w:themeFill="background1"/>
            <w:vAlign w:val="center"/>
          </w:tcPr>
          <w:p w:rsidR="002765D2" w:rsidRPr="002765D2" w:rsidRDefault="002765D2" w:rsidP="002765D2">
            <w:pPr>
              <w:rPr>
                <w:bCs/>
                <w:kern w:val="2"/>
                <w:sz w:val="21"/>
                <w:szCs w:val="22"/>
              </w:rPr>
            </w:pPr>
            <w:r w:rsidRPr="002765D2">
              <w:rPr>
                <w:rFonts w:hint="eastAsia"/>
                <w:bCs/>
                <w:kern w:val="2"/>
                <w:sz w:val="21"/>
                <w:szCs w:val="22"/>
              </w:rPr>
              <w:t xml:space="preserve">000 </w:t>
            </w:r>
            <w:r w:rsidRPr="002765D2">
              <w:rPr>
                <w:rFonts w:hint="eastAsia"/>
                <w:bCs/>
                <w:kern w:val="2"/>
                <w:sz w:val="21"/>
                <w:szCs w:val="22"/>
              </w:rPr>
              <w:t>为正常返回</w:t>
            </w:r>
            <w:r w:rsidRPr="002765D2">
              <w:rPr>
                <w:rFonts w:hint="eastAsia"/>
                <w:bCs/>
                <w:kern w:val="2"/>
                <w:sz w:val="21"/>
                <w:szCs w:val="22"/>
              </w:rPr>
              <w:t>,</w:t>
            </w:r>
            <w:r w:rsidRPr="002765D2">
              <w:rPr>
                <w:rFonts w:hint="eastAsia"/>
                <w:bCs/>
                <w:kern w:val="2"/>
                <w:sz w:val="21"/>
                <w:szCs w:val="22"/>
              </w:rPr>
              <w:t>其他为异常返回</w:t>
            </w:r>
          </w:p>
        </w:tc>
        <w:tc>
          <w:tcPr>
            <w:tcW w:w="1847" w:type="dxa"/>
            <w:shd w:val="clear" w:color="auto" w:fill="FFFFFF" w:themeFill="background1"/>
            <w:vAlign w:val="center"/>
          </w:tcPr>
          <w:p w:rsidR="002765D2" w:rsidRPr="002765D2" w:rsidRDefault="002765D2" w:rsidP="002765D2">
            <w:pPr>
              <w:rPr>
                <w:kern w:val="2"/>
                <w:sz w:val="21"/>
                <w:szCs w:val="22"/>
              </w:rPr>
            </w:pPr>
          </w:p>
        </w:tc>
      </w:tr>
      <w:tr w:rsidR="002765D2" w:rsidRPr="002765D2" w:rsidTr="00D056B0">
        <w:tc>
          <w:tcPr>
            <w:tcW w:w="1838" w:type="dxa"/>
            <w:shd w:val="clear" w:color="auto" w:fill="FFFFFF" w:themeFill="background1"/>
            <w:vAlign w:val="center"/>
          </w:tcPr>
          <w:p w:rsidR="002765D2" w:rsidRPr="002765D2" w:rsidRDefault="002765D2" w:rsidP="002765D2">
            <w:pPr>
              <w:rPr>
                <w:kern w:val="2"/>
                <w:sz w:val="21"/>
                <w:szCs w:val="22"/>
              </w:rPr>
            </w:pPr>
            <w:r w:rsidRPr="002765D2">
              <w:rPr>
                <w:rFonts w:hint="eastAsia"/>
                <w:kern w:val="2"/>
                <w:sz w:val="21"/>
                <w:szCs w:val="22"/>
              </w:rPr>
              <w:t>rspDesc</w:t>
            </w:r>
          </w:p>
        </w:tc>
        <w:tc>
          <w:tcPr>
            <w:tcW w:w="2620" w:type="dxa"/>
            <w:shd w:val="clear" w:color="auto" w:fill="FFFFFF" w:themeFill="background1"/>
          </w:tcPr>
          <w:p w:rsidR="002765D2" w:rsidRPr="002765D2" w:rsidRDefault="002765D2" w:rsidP="002765D2">
            <w:pPr>
              <w:rPr>
                <w:kern w:val="2"/>
                <w:sz w:val="21"/>
                <w:szCs w:val="22"/>
              </w:rPr>
            </w:pPr>
            <w:r w:rsidRPr="002765D2">
              <w:rPr>
                <w:rFonts w:hint="eastAsia"/>
                <w:bCs/>
                <w:kern w:val="2"/>
                <w:sz w:val="21"/>
                <w:szCs w:val="22"/>
              </w:rPr>
              <w:t>返回的状态码</w:t>
            </w:r>
            <w:r w:rsidRPr="002765D2">
              <w:rPr>
                <w:rFonts w:hint="eastAsia"/>
                <w:kern w:val="2"/>
                <w:sz w:val="21"/>
                <w:szCs w:val="22"/>
              </w:rPr>
              <w:t>描述</w:t>
            </w:r>
          </w:p>
        </w:tc>
        <w:tc>
          <w:tcPr>
            <w:tcW w:w="2762" w:type="dxa"/>
            <w:gridSpan w:val="2"/>
            <w:shd w:val="clear" w:color="auto" w:fill="FFFFFF" w:themeFill="background1"/>
            <w:vAlign w:val="center"/>
          </w:tcPr>
          <w:p w:rsidR="002765D2" w:rsidRPr="002765D2" w:rsidRDefault="002765D2" w:rsidP="002765D2">
            <w:pPr>
              <w:rPr>
                <w:bCs/>
                <w:kern w:val="2"/>
                <w:sz w:val="21"/>
                <w:szCs w:val="22"/>
              </w:rPr>
            </w:pPr>
            <w:r w:rsidRPr="002765D2">
              <w:rPr>
                <w:rFonts w:hint="eastAsia"/>
                <w:bCs/>
                <w:kern w:val="2"/>
                <w:sz w:val="21"/>
                <w:szCs w:val="22"/>
              </w:rPr>
              <w:t>异常返回时的异常说明</w:t>
            </w:r>
          </w:p>
        </w:tc>
        <w:tc>
          <w:tcPr>
            <w:tcW w:w="1847" w:type="dxa"/>
            <w:shd w:val="clear" w:color="auto" w:fill="FFFFFF" w:themeFill="background1"/>
            <w:vAlign w:val="center"/>
          </w:tcPr>
          <w:p w:rsidR="002765D2" w:rsidRPr="002765D2" w:rsidRDefault="002765D2" w:rsidP="002765D2">
            <w:pPr>
              <w:rPr>
                <w:kern w:val="2"/>
                <w:sz w:val="21"/>
                <w:szCs w:val="22"/>
              </w:rPr>
            </w:pPr>
          </w:p>
        </w:tc>
      </w:tr>
      <w:tr w:rsidR="002765D2" w:rsidRPr="002765D2" w:rsidTr="00D056B0">
        <w:tc>
          <w:tcPr>
            <w:tcW w:w="1838" w:type="dxa"/>
            <w:vMerge w:val="restart"/>
            <w:shd w:val="clear" w:color="auto" w:fill="FFFFFF" w:themeFill="background1"/>
            <w:vAlign w:val="center"/>
          </w:tcPr>
          <w:p w:rsidR="002765D2" w:rsidRPr="002765D2" w:rsidRDefault="002765D2" w:rsidP="002765D2">
            <w:pPr>
              <w:rPr>
                <w:kern w:val="2"/>
                <w:sz w:val="21"/>
                <w:szCs w:val="22"/>
              </w:rPr>
            </w:pPr>
            <w:r w:rsidRPr="002765D2">
              <w:rPr>
                <w:kern w:val="2"/>
                <w:sz w:val="21"/>
                <w:szCs w:val="22"/>
              </w:rPr>
              <w:t>filepathlist</w:t>
            </w:r>
          </w:p>
        </w:tc>
        <w:tc>
          <w:tcPr>
            <w:tcW w:w="2620" w:type="dxa"/>
            <w:shd w:val="clear" w:color="auto" w:fill="FFFFFF" w:themeFill="background1"/>
          </w:tcPr>
          <w:p w:rsidR="002765D2" w:rsidRPr="002765D2" w:rsidRDefault="002765D2" w:rsidP="002765D2">
            <w:pPr>
              <w:rPr>
                <w:bCs/>
                <w:kern w:val="2"/>
                <w:sz w:val="21"/>
                <w:szCs w:val="22"/>
              </w:rPr>
            </w:pPr>
            <w:r w:rsidRPr="002765D2">
              <w:rPr>
                <w:rFonts w:hint="eastAsia"/>
                <w:bCs/>
                <w:kern w:val="2"/>
                <w:sz w:val="21"/>
                <w:szCs w:val="22"/>
              </w:rPr>
              <w:t>filepath</w:t>
            </w:r>
          </w:p>
        </w:tc>
        <w:tc>
          <w:tcPr>
            <w:tcW w:w="2762" w:type="dxa"/>
            <w:gridSpan w:val="2"/>
            <w:shd w:val="clear" w:color="auto" w:fill="FFFFFF" w:themeFill="background1"/>
            <w:vAlign w:val="center"/>
          </w:tcPr>
          <w:p w:rsidR="002765D2" w:rsidRPr="002765D2" w:rsidRDefault="002765D2" w:rsidP="002765D2">
            <w:pPr>
              <w:rPr>
                <w:bCs/>
                <w:kern w:val="2"/>
                <w:sz w:val="21"/>
                <w:szCs w:val="22"/>
              </w:rPr>
            </w:pPr>
            <w:r w:rsidRPr="002765D2">
              <w:rPr>
                <w:rFonts w:hint="eastAsia"/>
                <w:bCs/>
                <w:kern w:val="2"/>
                <w:sz w:val="21"/>
                <w:szCs w:val="22"/>
              </w:rPr>
              <w:t>图片</w:t>
            </w:r>
            <w:r w:rsidRPr="002765D2">
              <w:rPr>
                <w:rFonts w:hint="eastAsia"/>
                <w:bCs/>
                <w:kern w:val="2"/>
                <w:sz w:val="21"/>
                <w:szCs w:val="22"/>
              </w:rPr>
              <w:t>url</w:t>
            </w:r>
          </w:p>
        </w:tc>
        <w:tc>
          <w:tcPr>
            <w:tcW w:w="1847" w:type="dxa"/>
            <w:shd w:val="clear" w:color="auto" w:fill="FFFFFF" w:themeFill="background1"/>
            <w:vAlign w:val="center"/>
          </w:tcPr>
          <w:p w:rsidR="002765D2" w:rsidRPr="002765D2" w:rsidRDefault="002765D2" w:rsidP="002765D2">
            <w:pPr>
              <w:rPr>
                <w:kern w:val="2"/>
                <w:sz w:val="21"/>
                <w:szCs w:val="22"/>
              </w:rPr>
            </w:pPr>
          </w:p>
        </w:tc>
      </w:tr>
      <w:tr w:rsidR="002765D2" w:rsidRPr="002765D2" w:rsidTr="00D056B0">
        <w:tc>
          <w:tcPr>
            <w:tcW w:w="1838" w:type="dxa"/>
            <w:vMerge/>
            <w:shd w:val="clear" w:color="auto" w:fill="FFFFFF" w:themeFill="background1"/>
            <w:vAlign w:val="center"/>
          </w:tcPr>
          <w:p w:rsidR="002765D2" w:rsidRPr="002765D2" w:rsidRDefault="002765D2" w:rsidP="002765D2">
            <w:pPr>
              <w:rPr>
                <w:kern w:val="2"/>
                <w:sz w:val="21"/>
                <w:szCs w:val="22"/>
              </w:rPr>
            </w:pPr>
          </w:p>
        </w:tc>
        <w:tc>
          <w:tcPr>
            <w:tcW w:w="2620" w:type="dxa"/>
            <w:shd w:val="clear" w:color="auto" w:fill="FFFFFF" w:themeFill="background1"/>
          </w:tcPr>
          <w:p w:rsidR="002765D2" w:rsidRPr="002765D2" w:rsidRDefault="002765D2" w:rsidP="002765D2">
            <w:pPr>
              <w:rPr>
                <w:bCs/>
                <w:kern w:val="2"/>
                <w:sz w:val="21"/>
                <w:szCs w:val="22"/>
              </w:rPr>
            </w:pPr>
          </w:p>
        </w:tc>
        <w:tc>
          <w:tcPr>
            <w:tcW w:w="2762" w:type="dxa"/>
            <w:gridSpan w:val="2"/>
            <w:shd w:val="clear" w:color="auto" w:fill="FFFFFF" w:themeFill="background1"/>
            <w:vAlign w:val="center"/>
          </w:tcPr>
          <w:p w:rsidR="002765D2" w:rsidRPr="002765D2" w:rsidRDefault="002765D2" w:rsidP="002765D2">
            <w:pPr>
              <w:rPr>
                <w:bCs/>
                <w:kern w:val="2"/>
                <w:sz w:val="21"/>
                <w:szCs w:val="22"/>
              </w:rPr>
            </w:pPr>
          </w:p>
        </w:tc>
        <w:tc>
          <w:tcPr>
            <w:tcW w:w="1847" w:type="dxa"/>
            <w:shd w:val="clear" w:color="auto" w:fill="FFFFFF" w:themeFill="background1"/>
            <w:vAlign w:val="center"/>
          </w:tcPr>
          <w:p w:rsidR="002765D2" w:rsidRPr="002765D2" w:rsidRDefault="002765D2" w:rsidP="002765D2">
            <w:pPr>
              <w:rPr>
                <w:kern w:val="2"/>
                <w:sz w:val="21"/>
                <w:szCs w:val="22"/>
              </w:rPr>
            </w:pPr>
          </w:p>
        </w:tc>
      </w:tr>
      <w:tr w:rsidR="002765D2" w:rsidRPr="002765D2" w:rsidTr="00D056B0">
        <w:tc>
          <w:tcPr>
            <w:tcW w:w="1838" w:type="dxa"/>
            <w:shd w:val="clear" w:color="auto" w:fill="A6A6A6" w:themeFill="background1" w:themeFillShade="A6"/>
            <w:vAlign w:val="center"/>
          </w:tcPr>
          <w:p w:rsidR="002765D2" w:rsidRPr="002765D2" w:rsidRDefault="002765D2" w:rsidP="002765D2">
            <w:pPr>
              <w:rPr>
                <w:kern w:val="2"/>
                <w:sz w:val="21"/>
                <w:szCs w:val="22"/>
              </w:rPr>
            </w:pPr>
            <w:r w:rsidRPr="002765D2">
              <w:rPr>
                <w:kern w:val="2"/>
                <w:sz w:val="21"/>
                <w:szCs w:val="22"/>
              </w:rPr>
              <w:t>返回码示例：</w:t>
            </w:r>
          </w:p>
        </w:tc>
        <w:tc>
          <w:tcPr>
            <w:tcW w:w="7229" w:type="dxa"/>
            <w:gridSpan w:val="4"/>
            <w:shd w:val="clear" w:color="auto" w:fill="FFFFFF" w:themeFill="background1"/>
            <w:vAlign w:val="center"/>
          </w:tcPr>
          <w:p w:rsidR="002765D2" w:rsidRPr="002765D2" w:rsidRDefault="002765D2" w:rsidP="002765D2">
            <w:pPr>
              <w:rPr>
                <w:bCs/>
                <w:kern w:val="2"/>
                <w:sz w:val="21"/>
                <w:szCs w:val="22"/>
              </w:rPr>
            </w:pPr>
            <w:r w:rsidRPr="002765D2">
              <w:rPr>
                <w:rFonts w:hint="eastAsia"/>
                <w:bCs/>
                <w:kern w:val="2"/>
                <w:sz w:val="21"/>
                <w:szCs w:val="22"/>
              </w:rPr>
              <w:t>{</w:t>
            </w:r>
            <w:r w:rsidRPr="002765D2">
              <w:rPr>
                <w:rFonts w:hint="eastAsia"/>
                <w:kern w:val="2"/>
                <w:sz w:val="21"/>
                <w:szCs w:val="22"/>
              </w:rPr>
              <w:t>"rspCode":"</w:t>
            </w:r>
            <w:r w:rsidRPr="002765D2">
              <w:rPr>
                <w:rFonts w:hint="eastAsia"/>
                <w:bCs/>
                <w:kern w:val="2"/>
                <w:sz w:val="21"/>
                <w:szCs w:val="22"/>
              </w:rPr>
              <w:t>0</w:t>
            </w:r>
            <w:r w:rsidRPr="002765D2">
              <w:rPr>
                <w:bCs/>
                <w:kern w:val="2"/>
                <w:sz w:val="21"/>
                <w:szCs w:val="22"/>
              </w:rPr>
              <w:t>00</w:t>
            </w:r>
            <w:r w:rsidRPr="002765D2">
              <w:rPr>
                <w:rFonts w:hint="eastAsia"/>
                <w:kern w:val="2"/>
                <w:sz w:val="21"/>
                <w:szCs w:val="22"/>
              </w:rPr>
              <w:t>","rspDesc":"</w:t>
            </w:r>
            <w:r w:rsidRPr="002765D2">
              <w:rPr>
                <w:rFonts w:hint="eastAsia"/>
                <w:kern w:val="2"/>
                <w:sz w:val="21"/>
                <w:szCs w:val="22"/>
              </w:rPr>
              <w:t>上传成功</w:t>
            </w:r>
            <w:r w:rsidRPr="002765D2">
              <w:rPr>
                <w:rFonts w:hint="eastAsia"/>
                <w:kern w:val="2"/>
                <w:sz w:val="21"/>
                <w:szCs w:val="22"/>
              </w:rPr>
              <w:t>",</w:t>
            </w:r>
            <w:r w:rsidRPr="002765D2">
              <w:rPr>
                <w:kern w:val="2"/>
                <w:sz w:val="21"/>
                <w:szCs w:val="22"/>
              </w:rPr>
              <w:t>”</w:t>
            </w:r>
            <w:r w:rsidRPr="002765D2">
              <w:rPr>
                <w:rFonts w:hint="eastAsia"/>
                <w:kern w:val="2"/>
                <w:sz w:val="21"/>
                <w:szCs w:val="22"/>
              </w:rPr>
              <w:t>filepathlsi</w:t>
            </w:r>
            <w:r w:rsidRPr="002765D2">
              <w:rPr>
                <w:kern w:val="2"/>
                <w:sz w:val="21"/>
                <w:szCs w:val="22"/>
              </w:rPr>
              <w:t>”:</w:t>
            </w:r>
            <w:r w:rsidRPr="002765D2">
              <w:rPr>
                <w:rFonts w:hint="eastAsia"/>
                <w:kern w:val="2"/>
                <w:sz w:val="21"/>
                <w:szCs w:val="22"/>
              </w:rPr>
              <w:t>t</w:t>
            </w:r>
            <w:r w:rsidRPr="002765D2">
              <w:rPr>
                <w:rFonts w:hint="eastAsia"/>
                <w:bCs/>
                <w:kern w:val="2"/>
                <w:sz w:val="21"/>
                <w:szCs w:val="22"/>
              </w:rPr>
              <w:t>[{</w:t>
            </w:r>
            <w:r w:rsidRPr="002765D2">
              <w:rPr>
                <w:rFonts w:hint="eastAsia"/>
                <w:kern w:val="2"/>
                <w:sz w:val="21"/>
                <w:szCs w:val="22"/>
              </w:rPr>
              <w:t>"</w:t>
            </w:r>
            <w:r w:rsidRPr="002765D2">
              <w:rPr>
                <w:bCs/>
                <w:kern w:val="2"/>
                <w:sz w:val="21"/>
                <w:szCs w:val="22"/>
              </w:rPr>
              <w:t xml:space="preserve"> filepath</w:t>
            </w:r>
            <w:r w:rsidRPr="002765D2">
              <w:rPr>
                <w:rFonts w:hint="eastAsia"/>
                <w:kern w:val="2"/>
                <w:sz w:val="21"/>
                <w:szCs w:val="22"/>
              </w:rPr>
              <w:t xml:space="preserve"> ":"</w:t>
            </w:r>
            <w:r w:rsidRPr="002765D2">
              <w:rPr>
                <w:kern w:val="2"/>
                <w:sz w:val="21"/>
                <w:szCs w:val="22"/>
              </w:rPr>
              <w:t>http://res.zgshfp.org.cn/upload/djpt/image/bbs1342665977.jpg</w:t>
            </w:r>
            <w:r w:rsidRPr="002765D2">
              <w:rPr>
                <w:bCs/>
                <w:kern w:val="2"/>
                <w:sz w:val="21"/>
                <w:szCs w:val="22"/>
              </w:rPr>
              <w:t>”</w:t>
            </w:r>
            <w:r w:rsidRPr="002765D2">
              <w:rPr>
                <w:kern w:val="2"/>
                <w:sz w:val="21"/>
                <w:szCs w:val="22"/>
              </w:rPr>
              <w:t xml:space="preserve"> }</w:t>
            </w:r>
            <w:r w:rsidRPr="002765D2">
              <w:rPr>
                <w:rFonts w:hint="eastAsia"/>
                <w:bCs/>
                <w:kern w:val="2"/>
                <w:sz w:val="21"/>
                <w:szCs w:val="22"/>
              </w:rPr>
              <w:t>]</w:t>
            </w:r>
            <w:r w:rsidRPr="002765D2">
              <w:rPr>
                <w:kern w:val="2"/>
                <w:sz w:val="21"/>
                <w:szCs w:val="22"/>
              </w:rPr>
              <w:t>}</w:t>
            </w:r>
          </w:p>
        </w:tc>
      </w:tr>
      <w:tr w:rsidR="002765D2" w:rsidRPr="002765D2" w:rsidTr="00D056B0">
        <w:tc>
          <w:tcPr>
            <w:tcW w:w="1838" w:type="dxa"/>
            <w:shd w:val="clear" w:color="auto" w:fill="A6A6A6" w:themeFill="background1" w:themeFillShade="A6"/>
            <w:vAlign w:val="center"/>
          </w:tcPr>
          <w:p w:rsidR="002765D2" w:rsidRPr="002765D2" w:rsidRDefault="002765D2" w:rsidP="002765D2">
            <w:pPr>
              <w:rPr>
                <w:kern w:val="2"/>
                <w:sz w:val="21"/>
                <w:szCs w:val="22"/>
              </w:rPr>
            </w:pPr>
          </w:p>
        </w:tc>
        <w:tc>
          <w:tcPr>
            <w:tcW w:w="7229" w:type="dxa"/>
            <w:gridSpan w:val="4"/>
            <w:shd w:val="clear" w:color="auto" w:fill="FFFFFF" w:themeFill="background1"/>
            <w:vAlign w:val="center"/>
          </w:tcPr>
          <w:p w:rsidR="002765D2" w:rsidRPr="002765D2" w:rsidRDefault="002765D2" w:rsidP="002765D2">
            <w:pPr>
              <w:rPr>
                <w:bCs/>
                <w:kern w:val="2"/>
                <w:sz w:val="21"/>
                <w:szCs w:val="22"/>
              </w:rPr>
            </w:pPr>
          </w:p>
        </w:tc>
      </w:tr>
    </w:tbl>
    <w:p w:rsidR="002765D2" w:rsidRPr="002765D2" w:rsidRDefault="002765D2" w:rsidP="002765D2"/>
    <w:sectPr w:rsidR="002765D2" w:rsidRPr="002765D2" w:rsidSect="003609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4288" w:rsidRDefault="00D14288" w:rsidP="00C164DE">
      <w:r>
        <w:separator/>
      </w:r>
    </w:p>
  </w:endnote>
  <w:endnote w:type="continuationSeparator" w:id="0">
    <w:p w:rsidR="00D14288" w:rsidRDefault="00D14288" w:rsidP="00C16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4288" w:rsidRDefault="00D14288" w:rsidP="00C164DE">
      <w:r>
        <w:separator/>
      </w:r>
    </w:p>
  </w:footnote>
  <w:footnote w:type="continuationSeparator" w:id="0">
    <w:p w:rsidR="00D14288" w:rsidRDefault="00D14288" w:rsidP="00C164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2402"/>
    <w:multiLevelType w:val="multilevel"/>
    <w:tmpl w:val="6074CA40"/>
    <w:lvl w:ilvl="0">
      <w:start w:val="1"/>
      <w:numFmt w:val="decimal"/>
      <w:lvlText w:val="%1."/>
      <w:lvlJc w:val="left"/>
      <w:pPr>
        <w:ind w:left="780" w:hanging="360"/>
      </w:pPr>
      <w:rPr>
        <w:rFonts w:ascii="宋体" w:eastAsia="宋体" w:hAnsi="宋体"/>
        <w:sz w:val="28"/>
        <w:szCs w:val="28"/>
      </w:rPr>
    </w:lvl>
    <w:lvl w:ilvl="1">
      <w:start w:val="1"/>
      <w:numFmt w:val="decimalFullWidth"/>
      <w:lvlText w:val="%2．"/>
      <w:lvlJc w:val="left"/>
      <w:pPr>
        <w:ind w:left="1560" w:hanging="720"/>
      </w:pPr>
      <w:rPr>
        <w:rFonts w:ascii="Cambria" w:hAnsi="Cambria" w:cs="Times New Roman" w:hint="default"/>
      </w:r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 w15:restartNumberingAfterBreak="0">
    <w:nsid w:val="0B19022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567"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F2A702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1F646E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6920DD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1F011CE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5F01BE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866010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29C829D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B8C597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30EE5E1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5F128E6"/>
    <w:multiLevelType w:val="multilevel"/>
    <w:tmpl w:val="86B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B17D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87E41F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4EE73BE3"/>
    <w:multiLevelType w:val="multilevel"/>
    <w:tmpl w:val="0409001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2AB15A1"/>
    <w:multiLevelType w:val="multilevel"/>
    <w:tmpl w:val="62AB15A1"/>
    <w:lvl w:ilvl="0">
      <w:start w:val="1"/>
      <w:numFmt w:val="decimal"/>
      <w:lvlText w:val="%1"/>
      <w:lvlJc w:val="left"/>
      <w:pPr>
        <w:ind w:left="425" w:hanging="425"/>
      </w:p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tentative="1">
      <w:start w:val="1"/>
      <w:numFmt w:val="decimal"/>
      <w:lvlText w:val="%1.%2.%3.%4"/>
      <w:lvlJc w:val="left"/>
      <w:pPr>
        <w:ind w:left="1984" w:hanging="708"/>
      </w:pPr>
      <w:rPr>
        <w:rFonts w:hint="default"/>
      </w:rPr>
    </w:lvl>
    <w:lvl w:ilvl="4" w:tentative="1">
      <w:start w:val="1"/>
      <w:numFmt w:val="decimal"/>
      <w:lvlText w:val="%1.%2.%3.%4.%5"/>
      <w:lvlJc w:val="left"/>
      <w:pPr>
        <w:ind w:left="2551" w:hanging="850"/>
      </w:pPr>
      <w:rPr>
        <w:rFonts w:hint="default"/>
      </w:rPr>
    </w:lvl>
    <w:lvl w:ilvl="5" w:tentative="1">
      <w:start w:val="1"/>
      <w:numFmt w:val="decimal"/>
      <w:lvlText w:val="%1.%2.%3.%4.%5.%6"/>
      <w:lvlJc w:val="left"/>
      <w:pPr>
        <w:ind w:left="3260" w:hanging="1134"/>
      </w:pPr>
      <w:rPr>
        <w:rFonts w:hint="default"/>
      </w:rPr>
    </w:lvl>
    <w:lvl w:ilvl="6" w:tentative="1">
      <w:start w:val="1"/>
      <w:numFmt w:val="decimal"/>
      <w:lvlText w:val="%1.%2.%3.%4.%5.%6.%7"/>
      <w:lvlJc w:val="left"/>
      <w:pPr>
        <w:ind w:left="3827" w:hanging="1276"/>
      </w:pPr>
      <w:rPr>
        <w:rFonts w:hint="default"/>
      </w:rPr>
    </w:lvl>
    <w:lvl w:ilvl="7" w:tentative="1">
      <w:start w:val="1"/>
      <w:numFmt w:val="decimal"/>
      <w:lvlText w:val="%1.%2.%3.%4.%5.%6.%7.%8"/>
      <w:lvlJc w:val="left"/>
      <w:pPr>
        <w:ind w:left="4394" w:hanging="1418"/>
      </w:pPr>
      <w:rPr>
        <w:rFonts w:hint="default"/>
      </w:rPr>
    </w:lvl>
    <w:lvl w:ilvl="8" w:tentative="1">
      <w:start w:val="1"/>
      <w:numFmt w:val="decimal"/>
      <w:lvlText w:val="%1.%2.%3.%4.%5.%6.%7.%8.%9"/>
      <w:lvlJc w:val="left"/>
      <w:pPr>
        <w:ind w:left="5102" w:hanging="1700"/>
      </w:pPr>
      <w:rPr>
        <w:rFonts w:hint="default"/>
      </w:rPr>
    </w:lvl>
  </w:abstractNum>
  <w:abstractNum w:abstractNumId="16" w15:restartNumberingAfterBreak="0">
    <w:nsid w:val="675B524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6D5404C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762E277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1"/>
  </w:num>
  <w:num w:numId="2">
    <w:abstractNumId w:val="4"/>
  </w:num>
  <w:num w:numId="3">
    <w:abstractNumId w:val="2"/>
  </w:num>
  <w:num w:numId="4">
    <w:abstractNumId w:val="7"/>
  </w:num>
  <w:num w:numId="5">
    <w:abstractNumId w:val="6"/>
  </w:num>
  <w:num w:numId="6">
    <w:abstractNumId w:val="18"/>
  </w:num>
  <w:num w:numId="7">
    <w:abstractNumId w:val="9"/>
  </w:num>
  <w:num w:numId="8">
    <w:abstractNumId w:val="16"/>
  </w:num>
  <w:num w:numId="9">
    <w:abstractNumId w:val="1"/>
  </w:num>
  <w:num w:numId="10">
    <w:abstractNumId w:val="3"/>
  </w:num>
  <w:num w:numId="11">
    <w:abstractNumId w:val="10"/>
  </w:num>
  <w:num w:numId="12">
    <w:abstractNumId w:val="8"/>
  </w:num>
  <w:num w:numId="13">
    <w:abstractNumId w:val="5"/>
  </w:num>
  <w:num w:numId="14">
    <w:abstractNumId w:val="13"/>
  </w:num>
  <w:num w:numId="15">
    <w:abstractNumId w:val="17"/>
  </w:num>
  <w:num w:numId="16">
    <w:abstractNumId w:val="12"/>
  </w:num>
  <w:num w:numId="17">
    <w:abstractNumId w:val="14"/>
  </w:num>
  <w:num w:numId="18">
    <w:abstractNumId w:val="15"/>
  </w:num>
  <w:num w:numId="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iyuanlei">
    <w15:presenceInfo w15:providerId="None" w15:userId="liyuanl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061B7"/>
    <w:rsid w:val="0000513F"/>
    <w:rsid w:val="00017B1E"/>
    <w:rsid w:val="00062B92"/>
    <w:rsid w:val="0007743B"/>
    <w:rsid w:val="0008316D"/>
    <w:rsid w:val="00091328"/>
    <w:rsid w:val="00091C67"/>
    <w:rsid w:val="000A21F2"/>
    <w:rsid w:val="000B77E8"/>
    <w:rsid w:val="000D1E20"/>
    <w:rsid w:val="000F6ABD"/>
    <w:rsid w:val="0010221D"/>
    <w:rsid w:val="00111898"/>
    <w:rsid w:val="00112682"/>
    <w:rsid w:val="001160CB"/>
    <w:rsid w:val="001252C7"/>
    <w:rsid w:val="001317B5"/>
    <w:rsid w:val="00146996"/>
    <w:rsid w:val="00151997"/>
    <w:rsid w:val="00154330"/>
    <w:rsid w:val="00157C8B"/>
    <w:rsid w:val="00165B02"/>
    <w:rsid w:val="00190509"/>
    <w:rsid w:val="00191F93"/>
    <w:rsid w:val="001A463E"/>
    <w:rsid w:val="001A5BA0"/>
    <w:rsid w:val="001D740C"/>
    <w:rsid w:val="001F3C77"/>
    <w:rsid w:val="001F6D99"/>
    <w:rsid w:val="002061B7"/>
    <w:rsid w:val="0022043B"/>
    <w:rsid w:val="00241EAD"/>
    <w:rsid w:val="00261615"/>
    <w:rsid w:val="00261BB9"/>
    <w:rsid w:val="00274AA7"/>
    <w:rsid w:val="002765D2"/>
    <w:rsid w:val="002840F1"/>
    <w:rsid w:val="00291E4C"/>
    <w:rsid w:val="002A182F"/>
    <w:rsid w:val="002B6EBC"/>
    <w:rsid w:val="002C30D2"/>
    <w:rsid w:val="002E2F18"/>
    <w:rsid w:val="002E3850"/>
    <w:rsid w:val="002E5BF8"/>
    <w:rsid w:val="002F3557"/>
    <w:rsid w:val="00330334"/>
    <w:rsid w:val="00333372"/>
    <w:rsid w:val="0034139F"/>
    <w:rsid w:val="003422B8"/>
    <w:rsid w:val="00360910"/>
    <w:rsid w:val="00360CD2"/>
    <w:rsid w:val="00374E50"/>
    <w:rsid w:val="00397EDA"/>
    <w:rsid w:val="003A2411"/>
    <w:rsid w:val="003D02F9"/>
    <w:rsid w:val="003E1E19"/>
    <w:rsid w:val="003E35A7"/>
    <w:rsid w:val="003E54C0"/>
    <w:rsid w:val="003E672A"/>
    <w:rsid w:val="00401CDE"/>
    <w:rsid w:val="0040360B"/>
    <w:rsid w:val="0040410B"/>
    <w:rsid w:val="00413251"/>
    <w:rsid w:val="00426126"/>
    <w:rsid w:val="004564AD"/>
    <w:rsid w:val="00471C62"/>
    <w:rsid w:val="00471EC3"/>
    <w:rsid w:val="00473BAA"/>
    <w:rsid w:val="00477F31"/>
    <w:rsid w:val="0048157C"/>
    <w:rsid w:val="00484C61"/>
    <w:rsid w:val="0049589C"/>
    <w:rsid w:val="004E5698"/>
    <w:rsid w:val="005049C6"/>
    <w:rsid w:val="005052D5"/>
    <w:rsid w:val="00522D86"/>
    <w:rsid w:val="00555A56"/>
    <w:rsid w:val="005665B6"/>
    <w:rsid w:val="005668B9"/>
    <w:rsid w:val="005766C0"/>
    <w:rsid w:val="005A7526"/>
    <w:rsid w:val="005B1316"/>
    <w:rsid w:val="005B68FD"/>
    <w:rsid w:val="005C27C1"/>
    <w:rsid w:val="005F7E2A"/>
    <w:rsid w:val="0060558C"/>
    <w:rsid w:val="006119FE"/>
    <w:rsid w:val="00623095"/>
    <w:rsid w:val="00625FC9"/>
    <w:rsid w:val="006556DD"/>
    <w:rsid w:val="00655D3E"/>
    <w:rsid w:val="006565DD"/>
    <w:rsid w:val="00665139"/>
    <w:rsid w:val="00665E3D"/>
    <w:rsid w:val="00683C94"/>
    <w:rsid w:val="006A239C"/>
    <w:rsid w:val="006A5C6D"/>
    <w:rsid w:val="006E6055"/>
    <w:rsid w:val="006F11E8"/>
    <w:rsid w:val="007265F9"/>
    <w:rsid w:val="007301CB"/>
    <w:rsid w:val="00750789"/>
    <w:rsid w:val="007511F2"/>
    <w:rsid w:val="00751675"/>
    <w:rsid w:val="00757144"/>
    <w:rsid w:val="00762B9C"/>
    <w:rsid w:val="00772343"/>
    <w:rsid w:val="00775B37"/>
    <w:rsid w:val="00792CDD"/>
    <w:rsid w:val="007B3496"/>
    <w:rsid w:val="007C1CFD"/>
    <w:rsid w:val="007F4758"/>
    <w:rsid w:val="008041C3"/>
    <w:rsid w:val="00812CCD"/>
    <w:rsid w:val="0081351C"/>
    <w:rsid w:val="00817CD5"/>
    <w:rsid w:val="00830085"/>
    <w:rsid w:val="00831AE6"/>
    <w:rsid w:val="008638DD"/>
    <w:rsid w:val="008660CE"/>
    <w:rsid w:val="00870805"/>
    <w:rsid w:val="0087279C"/>
    <w:rsid w:val="00877FF2"/>
    <w:rsid w:val="00887CBB"/>
    <w:rsid w:val="00894C1F"/>
    <w:rsid w:val="008A0BC0"/>
    <w:rsid w:val="008D26CC"/>
    <w:rsid w:val="008E720E"/>
    <w:rsid w:val="008F38F9"/>
    <w:rsid w:val="00933871"/>
    <w:rsid w:val="009450E2"/>
    <w:rsid w:val="0097268E"/>
    <w:rsid w:val="009A48E8"/>
    <w:rsid w:val="009C29CE"/>
    <w:rsid w:val="009E30B3"/>
    <w:rsid w:val="009F4168"/>
    <w:rsid w:val="009F58F4"/>
    <w:rsid w:val="00A03672"/>
    <w:rsid w:val="00A27114"/>
    <w:rsid w:val="00A57319"/>
    <w:rsid w:val="00A72EF6"/>
    <w:rsid w:val="00A761FD"/>
    <w:rsid w:val="00A8097E"/>
    <w:rsid w:val="00A87376"/>
    <w:rsid w:val="00AB4D6D"/>
    <w:rsid w:val="00AC2014"/>
    <w:rsid w:val="00AE039E"/>
    <w:rsid w:val="00AF7ED4"/>
    <w:rsid w:val="00B16635"/>
    <w:rsid w:val="00B30D42"/>
    <w:rsid w:val="00B427B1"/>
    <w:rsid w:val="00B67799"/>
    <w:rsid w:val="00B75F90"/>
    <w:rsid w:val="00B8295F"/>
    <w:rsid w:val="00B93121"/>
    <w:rsid w:val="00BE0A01"/>
    <w:rsid w:val="00C164DE"/>
    <w:rsid w:val="00C21AF2"/>
    <w:rsid w:val="00C31EF2"/>
    <w:rsid w:val="00C45131"/>
    <w:rsid w:val="00C50784"/>
    <w:rsid w:val="00C63F65"/>
    <w:rsid w:val="00C72EDF"/>
    <w:rsid w:val="00C77790"/>
    <w:rsid w:val="00C80FBA"/>
    <w:rsid w:val="00CC5813"/>
    <w:rsid w:val="00CC6FF7"/>
    <w:rsid w:val="00CE1C30"/>
    <w:rsid w:val="00D14288"/>
    <w:rsid w:val="00D222FA"/>
    <w:rsid w:val="00D25B94"/>
    <w:rsid w:val="00D405E0"/>
    <w:rsid w:val="00D43498"/>
    <w:rsid w:val="00D61E03"/>
    <w:rsid w:val="00D803E8"/>
    <w:rsid w:val="00DA06D5"/>
    <w:rsid w:val="00DB17BD"/>
    <w:rsid w:val="00DC2900"/>
    <w:rsid w:val="00DC31F1"/>
    <w:rsid w:val="00DD68A6"/>
    <w:rsid w:val="00E05E8D"/>
    <w:rsid w:val="00E34D11"/>
    <w:rsid w:val="00E37B60"/>
    <w:rsid w:val="00E414B1"/>
    <w:rsid w:val="00E435EA"/>
    <w:rsid w:val="00E56270"/>
    <w:rsid w:val="00E64201"/>
    <w:rsid w:val="00E733EA"/>
    <w:rsid w:val="00E74087"/>
    <w:rsid w:val="00EB1C94"/>
    <w:rsid w:val="00EE4478"/>
    <w:rsid w:val="00EF28E6"/>
    <w:rsid w:val="00F12D1F"/>
    <w:rsid w:val="00F22B1E"/>
    <w:rsid w:val="00F255DD"/>
    <w:rsid w:val="00F5591C"/>
    <w:rsid w:val="00F602FA"/>
    <w:rsid w:val="00F81B04"/>
    <w:rsid w:val="00F8465A"/>
    <w:rsid w:val="00FB44BE"/>
    <w:rsid w:val="00FB5720"/>
    <w:rsid w:val="00FC6EE6"/>
    <w:rsid w:val="00FD384A"/>
    <w:rsid w:val="00FE5ED2"/>
    <w:rsid w:val="00FF1211"/>
    <w:rsid w:val="00FF7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642B02"/>
  <w15:docId w15:val="{AF70FC09-A91F-43A8-B3A1-3D871C03B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64DE"/>
    <w:pPr>
      <w:widowControl w:val="0"/>
      <w:jc w:val="both"/>
    </w:pPr>
    <w:rPr>
      <w:rFonts w:ascii="Calibri" w:eastAsia="宋体" w:hAnsi="Calibri" w:cs="黑体"/>
    </w:rPr>
  </w:style>
  <w:style w:type="paragraph" w:styleId="1">
    <w:name w:val="heading 1"/>
    <w:basedOn w:val="a"/>
    <w:next w:val="a"/>
    <w:link w:val="10"/>
    <w:uiPriority w:val="9"/>
    <w:qFormat/>
    <w:rsid w:val="000B77E8"/>
    <w:pPr>
      <w:keepNext/>
      <w:keepLines/>
      <w:spacing w:before="340" w:after="330" w:line="578" w:lineRule="auto"/>
      <w:outlineLvl w:val="0"/>
    </w:pPr>
    <w:rPr>
      <w:rFonts w:cs="Times New Roman"/>
      <w:b/>
      <w:bCs/>
      <w:kern w:val="44"/>
      <w:sz w:val="44"/>
      <w:szCs w:val="44"/>
    </w:rPr>
  </w:style>
  <w:style w:type="paragraph" w:styleId="2">
    <w:name w:val="heading 2"/>
    <w:basedOn w:val="a"/>
    <w:next w:val="a"/>
    <w:link w:val="20"/>
    <w:uiPriority w:val="9"/>
    <w:unhideWhenUsed/>
    <w:qFormat/>
    <w:rsid w:val="004564AD"/>
    <w:pPr>
      <w:keepNext/>
      <w:keepLines/>
      <w:spacing w:before="260" w:after="260" w:line="416" w:lineRule="auto"/>
      <w:outlineLvl w:val="1"/>
    </w:pPr>
    <w:rPr>
      <w:rFonts w:ascii="Cambria" w:hAnsi="Cambria" w:cs="Times New Roman"/>
      <w:b/>
      <w:bCs/>
      <w:sz w:val="32"/>
      <w:szCs w:val="32"/>
    </w:rPr>
  </w:style>
  <w:style w:type="paragraph" w:styleId="3">
    <w:name w:val="heading 3"/>
    <w:basedOn w:val="a"/>
    <w:next w:val="a"/>
    <w:link w:val="30"/>
    <w:uiPriority w:val="9"/>
    <w:unhideWhenUsed/>
    <w:qFormat/>
    <w:rsid w:val="00C164DE"/>
    <w:pPr>
      <w:keepNext/>
      <w:keepLines/>
      <w:spacing w:before="260" w:after="260" w:line="416" w:lineRule="auto"/>
      <w:outlineLvl w:val="2"/>
    </w:pPr>
    <w:rPr>
      <w:rFonts w:cs="Times New Roman"/>
      <w:b/>
      <w:bCs/>
      <w:sz w:val="32"/>
      <w:szCs w:val="32"/>
    </w:rPr>
  </w:style>
  <w:style w:type="paragraph" w:styleId="4">
    <w:name w:val="heading 4"/>
    <w:basedOn w:val="a"/>
    <w:next w:val="a"/>
    <w:link w:val="40"/>
    <w:uiPriority w:val="9"/>
    <w:unhideWhenUsed/>
    <w:qFormat/>
    <w:rsid w:val="00E414B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D803E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6A239C"/>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64D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164DE"/>
    <w:rPr>
      <w:sz w:val="18"/>
      <w:szCs w:val="18"/>
    </w:rPr>
  </w:style>
  <w:style w:type="paragraph" w:styleId="a5">
    <w:name w:val="footer"/>
    <w:basedOn w:val="a"/>
    <w:link w:val="a6"/>
    <w:uiPriority w:val="99"/>
    <w:unhideWhenUsed/>
    <w:rsid w:val="00C164DE"/>
    <w:pPr>
      <w:tabs>
        <w:tab w:val="center" w:pos="4153"/>
        <w:tab w:val="right" w:pos="8306"/>
      </w:tabs>
      <w:snapToGrid w:val="0"/>
      <w:jc w:val="left"/>
    </w:pPr>
    <w:rPr>
      <w:sz w:val="18"/>
      <w:szCs w:val="18"/>
    </w:rPr>
  </w:style>
  <w:style w:type="character" w:customStyle="1" w:styleId="a6">
    <w:name w:val="页脚 字符"/>
    <w:basedOn w:val="a0"/>
    <w:link w:val="a5"/>
    <w:uiPriority w:val="99"/>
    <w:rsid w:val="00C164DE"/>
    <w:rPr>
      <w:sz w:val="18"/>
      <w:szCs w:val="18"/>
    </w:rPr>
  </w:style>
  <w:style w:type="character" w:customStyle="1" w:styleId="30">
    <w:name w:val="标题 3 字符"/>
    <w:basedOn w:val="a0"/>
    <w:link w:val="3"/>
    <w:uiPriority w:val="9"/>
    <w:rsid w:val="00C164DE"/>
    <w:rPr>
      <w:rFonts w:ascii="Calibri" w:eastAsia="宋体" w:hAnsi="Calibri" w:cs="Times New Roman"/>
      <w:b/>
      <w:bCs/>
      <w:sz w:val="32"/>
      <w:szCs w:val="32"/>
    </w:rPr>
  </w:style>
  <w:style w:type="table" w:styleId="a7">
    <w:name w:val="Table Grid"/>
    <w:basedOn w:val="a1"/>
    <w:uiPriority w:val="99"/>
    <w:unhideWhenUsed/>
    <w:rsid w:val="00C164D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表格文本"/>
    <w:basedOn w:val="a"/>
    <w:rsid w:val="00C164DE"/>
    <w:pPr>
      <w:tabs>
        <w:tab w:val="decimal" w:pos="0"/>
      </w:tabs>
      <w:autoSpaceDE w:val="0"/>
      <w:autoSpaceDN w:val="0"/>
      <w:adjustRightInd w:val="0"/>
      <w:jc w:val="left"/>
    </w:pPr>
    <w:rPr>
      <w:rFonts w:ascii="Arial" w:hAnsi="Arial" w:cs="Times New Roman"/>
      <w:kern w:val="0"/>
      <w:szCs w:val="21"/>
    </w:rPr>
  </w:style>
  <w:style w:type="character" w:customStyle="1" w:styleId="InternetLink">
    <w:name w:val="Internet Link"/>
    <w:rsid w:val="00C164DE"/>
    <w:rPr>
      <w:color w:val="000080"/>
      <w:u w:val="single"/>
    </w:rPr>
  </w:style>
  <w:style w:type="character" w:customStyle="1" w:styleId="40">
    <w:name w:val="标题 4 字符"/>
    <w:basedOn w:val="a0"/>
    <w:link w:val="4"/>
    <w:uiPriority w:val="9"/>
    <w:rsid w:val="00E414B1"/>
    <w:rPr>
      <w:rFonts w:asciiTheme="majorHAnsi" w:eastAsiaTheme="majorEastAsia" w:hAnsiTheme="majorHAnsi" w:cstheme="majorBidi"/>
      <w:b/>
      <w:bCs/>
      <w:sz w:val="28"/>
      <w:szCs w:val="28"/>
    </w:rPr>
  </w:style>
  <w:style w:type="character" w:customStyle="1" w:styleId="apple-converted-space">
    <w:name w:val="apple-converted-space"/>
    <w:basedOn w:val="a0"/>
    <w:rsid w:val="008660CE"/>
  </w:style>
  <w:style w:type="character" w:styleId="a9">
    <w:name w:val="Hyperlink"/>
    <w:basedOn w:val="a0"/>
    <w:uiPriority w:val="99"/>
    <w:unhideWhenUsed/>
    <w:qFormat/>
    <w:rsid w:val="00CE1C30"/>
    <w:rPr>
      <w:color w:val="0563C1" w:themeColor="hyperlink"/>
      <w:u w:val="single"/>
    </w:rPr>
  </w:style>
  <w:style w:type="character" w:customStyle="1" w:styleId="20">
    <w:name w:val="标题 2 字符"/>
    <w:basedOn w:val="a0"/>
    <w:link w:val="2"/>
    <w:uiPriority w:val="9"/>
    <w:rsid w:val="004564AD"/>
    <w:rPr>
      <w:rFonts w:ascii="Cambria" w:eastAsia="宋体" w:hAnsi="Cambria" w:cs="Times New Roman"/>
      <w:b/>
      <w:bCs/>
      <w:sz w:val="32"/>
      <w:szCs w:val="32"/>
    </w:rPr>
  </w:style>
  <w:style w:type="character" w:customStyle="1" w:styleId="50">
    <w:name w:val="标题 5 字符"/>
    <w:basedOn w:val="a0"/>
    <w:link w:val="5"/>
    <w:uiPriority w:val="9"/>
    <w:rsid w:val="00D803E8"/>
    <w:rPr>
      <w:rFonts w:ascii="Calibri" w:eastAsia="宋体" w:hAnsi="Calibri" w:cs="黑体"/>
      <w:b/>
      <w:bCs/>
      <w:sz w:val="28"/>
      <w:szCs w:val="28"/>
    </w:rPr>
  </w:style>
  <w:style w:type="paragraph" w:styleId="aa">
    <w:name w:val="Balloon Text"/>
    <w:basedOn w:val="a"/>
    <w:link w:val="ab"/>
    <w:uiPriority w:val="99"/>
    <w:semiHidden/>
    <w:unhideWhenUsed/>
    <w:rsid w:val="006119FE"/>
    <w:rPr>
      <w:sz w:val="18"/>
      <w:szCs w:val="18"/>
    </w:rPr>
  </w:style>
  <w:style w:type="character" w:customStyle="1" w:styleId="ab">
    <w:name w:val="批注框文本 字符"/>
    <w:basedOn w:val="a0"/>
    <w:link w:val="aa"/>
    <w:uiPriority w:val="99"/>
    <w:semiHidden/>
    <w:rsid w:val="006119FE"/>
    <w:rPr>
      <w:rFonts w:ascii="Calibri" w:eastAsia="宋体" w:hAnsi="Calibri" w:cs="黑体"/>
      <w:sz w:val="18"/>
      <w:szCs w:val="18"/>
    </w:rPr>
  </w:style>
  <w:style w:type="character" w:customStyle="1" w:styleId="60">
    <w:name w:val="标题 6 字符"/>
    <w:basedOn w:val="a0"/>
    <w:link w:val="6"/>
    <w:uiPriority w:val="9"/>
    <w:rsid w:val="006A239C"/>
    <w:rPr>
      <w:rFonts w:asciiTheme="majorHAnsi" w:eastAsiaTheme="majorEastAsia" w:hAnsiTheme="majorHAnsi" w:cstheme="majorBidi"/>
      <w:b/>
      <w:bCs/>
      <w:sz w:val="24"/>
      <w:szCs w:val="24"/>
    </w:rPr>
  </w:style>
  <w:style w:type="paragraph" w:styleId="ac">
    <w:name w:val="Document Map"/>
    <w:basedOn w:val="a"/>
    <w:link w:val="ad"/>
    <w:uiPriority w:val="99"/>
    <w:semiHidden/>
    <w:unhideWhenUsed/>
    <w:rsid w:val="0040410B"/>
    <w:rPr>
      <w:rFonts w:ascii="宋体"/>
      <w:sz w:val="18"/>
      <w:szCs w:val="18"/>
    </w:rPr>
  </w:style>
  <w:style w:type="character" w:customStyle="1" w:styleId="ad">
    <w:name w:val="文档结构图 字符"/>
    <w:basedOn w:val="a0"/>
    <w:link w:val="ac"/>
    <w:uiPriority w:val="99"/>
    <w:semiHidden/>
    <w:rsid w:val="0040410B"/>
    <w:rPr>
      <w:rFonts w:ascii="宋体" w:eastAsia="宋体" w:hAnsi="Calibri" w:cs="黑体"/>
      <w:sz w:val="18"/>
      <w:szCs w:val="18"/>
    </w:rPr>
  </w:style>
  <w:style w:type="character" w:customStyle="1" w:styleId="10">
    <w:name w:val="标题 1 字符"/>
    <w:basedOn w:val="a0"/>
    <w:link w:val="1"/>
    <w:uiPriority w:val="9"/>
    <w:rsid w:val="000B77E8"/>
    <w:rPr>
      <w:rFonts w:ascii="Calibri" w:eastAsia="宋体" w:hAnsi="Calibri" w:cs="Times New Roman"/>
      <w:b/>
      <w:bCs/>
      <w:kern w:val="44"/>
      <w:sz w:val="44"/>
      <w:szCs w:val="44"/>
    </w:rPr>
  </w:style>
  <w:style w:type="paragraph" w:customStyle="1" w:styleId="11">
    <w:name w:val="列出段落1"/>
    <w:basedOn w:val="a"/>
    <w:rsid w:val="000B77E8"/>
    <w:pPr>
      <w:suppressAutoHyphens/>
      <w:ind w:firstLine="420"/>
    </w:pPr>
    <w:rPr>
      <w:rFonts w:ascii="Times New Roman" w:hAnsi="Times New Roman" w:cs="Times New Roman"/>
      <w:color w:val="00000A"/>
      <w:kern w:val="0"/>
      <w:sz w:val="28"/>
      <w:szCs w:val="24"/>
    </w:rPr>
  </w:style>
  <w:style w:type="paragraph" w:customStyle="1" w:styleId="ae">
    <w:name w:val="表格栏目"/>
    <w:basedOn w:val="a"/>
    <w:rsid w:val="000B77E8"/>
    <w:pPr>
      <w:spacing w:before="45" w:after="45"/>
      <w:jc w:val="center"/>
    </w:pPr>
    <w:rPr>
      <w:rFonts w:ascii="宋体" w:eastAsia="黑体" w:hAnsi="Times New Roman" w:cs="Times New Roman"/>
      <w:b/>
      <w:bCs/>
      <w:szCs w:val="24"/>
    </w:rPr>
  </w:style>
  <w:style w:type="paragraph" w:customStyle="1" w:styleId="af">
    <w:name w:val="表格单元"/>
    <w:basedOn w:val="a"/>
    <w:rsid w:val="000B77E8"/>
    <w:pPr>
      <w:spacing w:before="45" w:after="45"/>
      <w:jc w:val="left"/>
    </w:pPr>
    <w:rPr>
      <w:rFonts w:ascii="宋体" w:hAnsi="Times New Roman" w:cs="Times New Roman"/>
      <w:szCs w:val="24"/>
    </w:rPr>
  </w:style>
  <w:style w:type="paragraph" w:styleId="HTML">
    <w:name w:val="HTML Preformatted"/>
    <w:basedOn w:val="a"/>
    <w:link w:val="HTML0"/>
    <w:uiPriority w:val="99"/>
    <w:unhideWhenUsed/>
    <w:rsid w:val="000B77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0B77E8"/>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753593">
      <w:bodyDiv w:val="1"/>
      <w:marLeft w:val="0"/>
      <w:marRight w:val="0"/>
      <w:marTop w:val="0"/>
      <w:marBottom w:val="0"/>
      <w:divBdr>
        <w:top w:val="none" w:sz="0" w:space="0" w:color="auto"/>
        <w:left w:val="none" w:sz="0" w:space="0" w:color="auto"/>
        <w:bottom w:val="none" w:sz="0" w:space="0" w:color="auto"/>
        <w:right w:val="none" w:sz="0" w:space="0" w:color="auto"/>
      </w:divBdr>
    </w:div>
    <w:div w:id="546183383">
      <w:bodyDiv w:val="1"/>
      <w:marLeft w:val="0"/>
      <w:marRight w:val="0"/>
      <w:marTop w:val="0"/>
      <w:marBottom w:val="0"/>
      <w:divBdr>
        <w:top w:val="none" w:sz="0" w:space="0" w:color="auto"/>
        <w:left w:val="none" w:sz="0" w:space="0" w:color="auto"/>
        <w:bottom w:val="none" w:sz="0" w:space="0" w:color="auto"/>
        <w:right w:val="none" w:sz="0" w:space="0" w:color="auto"/>
      </w:divBdr>
    </w:div>
    <w:div w:id="1577085724">
      <w:bodyDiv w:val="1"/>
      <w:marLeft w:val="0"/>
      <w:marRight w:val="0"/>
      <w:marTop w:val="0"/>
      <w:marBottom w:val="0"/>
      <w:divBdr>
        <w:top w:val="none" w:sz="0" w:space="0" w:color="auto"/>
        <w:left w:val="none" w:sz="0" w:space="0" w:color="auto"/>
        <w:bottom w:val="none" w:sz="0" w:space="0" w:color="auto"/>
        <w:right w:val="none" w:sz="0" w:space="0" w:color="auto"/>
      </w:divBdr>
    </w:div>
    <w:div w:id="1647319448">
      <w:bodyDiv w:val="1"/>
      <w:marLeft w:val="0"/>
      <w:marRight w:val="0"/>
      <w:marTop w:val="0"/>
      <w:marBottom w:val="0"/>
      <w:divBdr>
        <w:top w:val="none" w:sz="0" w:space="0" w:color="auto"/>
        <w:left w:val="none" w:sz="0" w:space="0" w:color="auto"/>
        <w:bottom w:val="none" w:sz="0" w:space="0" w:color="auto"/>
        <w:right w:val="none" w:sz="0" w:space="0" w:color="auto"/>
      </w:divBdr>
    </w:div>
    <w:div w:id="1732999891">
      <w:bodyDiv w:val="1"/>
      <w:marLeft w:val="0"/>
      <w:marRight w:val="0"/>
      <w:marTop w:val="0"/>
      <w:marBottom w:val="0"/>
      <w:divBdr>
        <w:top w:val="none" w:sz="0" w:space="0" w:color="auto"/>
        <w:left w:val="none" w:sz="0" w:space="0" w:color="auto"/>
        <w:bottom w:val="none" w:sz="0" w:space="0" w:color="auto"/>
        <w:right w:val="none" w:sz="0" w:space="0" w:color="auto"/>
      </w:divBdr>
    </w:div>
    <w:div w:id="1792675285">
      <w:bodyDiv w:val="1"/>
      <w:marLeft w:val="0"/>
      <w:marRight w:val="0"/>
      <w:marTop w:val="0"/>
      <w:marBottom w:val="0"/>
      <w:divBdr>
        <w:top w:val="none" w:sz="0" w:space="0" w:color="auto"/>
        <w:left w:val="none" w:sz="0" w:space="0" w:color="auto"/>
        <w:bottom w:val="none" w:sz="0" w:space="0" w:color="auto"/>
        <w:right w:val="none" w:sz="0" w:space="0" w:color="auto"/>
      </w:divBdr>
    </w:div>
    <w:div w:id="2008358435">
      <w:bodyDiv w:val="1"/>
      <w:marLeft w:val="0"/>
      <w:marRight w:val="0"/>
      <w:marTop w:val="0"/>
      <w:marBottom w:val="0"/>
      <w:divBdr>
        <w:top w:val="none" w:sz="0" w:space="0" w:color="auto"/>
        <w:left w:val="none" w:sz="0" w:space="0" w:color="auto"/>
        <w:bottom w:val="none" w:sz="0" w:space="0" w:color="auto"/>
        <w:right w:val="none" w:sz="0" w:space="0" w:color="auto"/>
      </w:divBdr>
    </w:div>
    <w:div w:id="211520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92.168.16.96:8080/AuthorityManagement/receiveWebHttp!receive.a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1707</TotalTime>
  <Pages>79</Pages>
  <Words>9271</Words>
  <Characters>52845</Characters>
  <Application>Microsoft Office Word</Application>
  <DocSecurity>0</DocSecurity>
  <Lines>440</Lines>
  <Paragraphs>123</Paragraphs>
  <ScaleCrop>false</ScaleCrop>
  <Company/>
  <LinksUpToDate>false</LinksUpToDate>
  <CharactersWithSpaces>61993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01054639</dc:creator>
  <cp:keywords/>
  <dc:description/>
  <cp:lastModifiedBy>01054639</cp:lastModifiedBy>
  <cp:revision>159</cp:revision>
  <dcterms:created xsi:type="dcterms:W3CDTF">2017-04-02T03:07:00Z</dcterms:created>
  <dcterms:modified xsi:type="dcterms:W3CDTF">2017-04-12T10:16:00Z</dcterms:modified>
</cp:coreProperties>
</file>